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31455" w14:textId="77777777" w:rsidR="00D51486" w:rsidRPr="00410DE5" w:rsidRDefault="00D51486" w:rsidP="00C57EB0">
      <w:pPr>
        <w:spacing w:after="240" w:line="360" w:lineRule="auto"/>
        <w:jc w:val="center"/>
        <w:rPr>
          <w:rFonts w:cs="Times New Roman"/>
          <w:b/>
          <w:bCs/>
          <w:color w:val="252525"/>
          <w:sz w:val="28"/>
          <w:szCs w:val="28"/>
          <w:shd w:val="clear" w:color="auto" w:fill="FFFFFF"/>
        </w:rPr>
        <w:sectPr w:rsidR="00D51486" w:rsidRPr="00410DE5" w:rsidSect="00752A1F">
          <w:footerReference w:type="default" r:id="rId8"/>
          <w:pgSz w:w="12240" w:h="15840"/>
          <w:pgMar w:top="1440" w:right="1440" w:bottom="1440" w:left="1440" w:header="708" w:footer="708" w:gutter="0"/>
          <w:cols w:space="708"/>
          <w:titlePg/>
          <w:docGrid w:linePitch="360"/>
        </w:sectPr>
      </w:pPr>
    </w:p>
    <w:p w14:paraId="24FFA778" w14:textId="77777777" w:rsidR="00646F7E" w:rsidRDefault="00646F7E" w:rsidP="00D51486">
      <w:pPr>
        <w:spacing w:after="240" w:line="360" w:lineRule="auto"/>
        <w:rPr>
          <w:rFonts w:eastAsia="Times New Roman" w:cs="Times New Roman"/>
          <w:b/>
          <w:bCs/>
          <w:color w:val="252525"/>
          <w:sz w:val="28"/>
          <w:szCs w:val="28"/>
          <w:shd w:val="clear" w:color="auto" w:fill="FFFFFF"/>
        </w:rPr>
      </w:pPr>
    </w:p>
    <w:p w14:paraId="7EC86EF9" w14:textId="77777777" w:rsidR="00D51486" w:rsidRDefault="00D51486" w:rsidP="00D51486">
      <w:pPr>
        <w:spacing w:after="240" w:line="360" w:lineRule="auto"/>
        <w:rPr>
          <w:rFonts w:eastAsia="Times New Roman" w:cs="Times New Roman"/>
          <w:b/>
          <w:bCs/>
          <w:color w:val="252525"/>
          <w:sz w:val="28"/>
          <w:szCs w:val="28"/>
          <w:shd w:val="clear" w:color="auto" w:fill="FFFFFF"/>
        </w:rPr>
      </w:pPr>
    </w:p>
    <w:p w14:paraId="6A563220" w14:textId="77777777" w:rsidR="00646F7E" w:rsidRDefault="00D021B6" w:rsidP="00C57EB0">
      <w:pPr>
        <w:spacing w:after="240" w:line="360" w:lineRule="auto"/>
        <w:jc w:val="center"/>
        <w:rPr>
          <w:rFonts w:eastAsia="Times New Roman" w:cs="Times New Roman"/>
          <w:b/>
          <w:bCs/>
          <w:color w:val="252525"/>
          <w:sz w:val="28"/>
          <w:szCs w:val="28"/>
          <w:shd w:val="clear" w:color="auto" w:fill="FFFFFF"/>
        </w:rPr>
      </w:pPr>
      <w:r w:rsidRPr="00D021B6">
        <w:rPr>
          <w:rFonts w:eastAsia="Times New Roman" w:cs="Times New Roman"/>
          <w:b/>
          <w:bCs/>
          <w:color w:val="252525"/>
          <w:sz w:val="28"/>
          <w:szCs w:val="28"/>
          <w:shd w:val="clear" w:color="auto" w:fill="FFFFFF"/>
        </w:rPr>
        <w:t>Bluetooth Low Energy Based CoAP Communication in IoT</w:t>
      </w:r>
    </w:p>
    <w:p w14:paraId="07CDF695" w14:textId="77777777" w:rsidR="006F65B3" w:rsidRPr="003C3C91" w:rsidRDefault="006F65B3" w:rsidP="006F65B3">
      <w:pPr>
        <w:pStyle w:val="Caption"/>
        <w:rPr>
          <w:color w:val="000000" w:themeColor="text1"/>
        </w:rPr>
      </w:pPr>
      <w:r w:rsidRPr="003C3C91">
        <w:rPr>
          <w:color w:val="000000" w:themeColor="text1"/>
        </w:rPr>
        <w:t>----- CoAPNonIP: An Architecture Grants CoAP in Wireless Personal Area Network</w:t>
      </w:r>
    </w:p>
    <w:p w14:paraId="03795666" w14:textId="77777777" w:rsidR="00646F7E" w:rsidRDefault="00646F7E" w:rsidP="00C57EB0">
      <w:pPr>
        <w:spacing w:after="240" w:line="360" w:lineRule="auto"/>
        <w:jc w:val="center"/>
        <w:rPr>
          <w:rFonts w:eastAsia="Times New Roman" w:cs="Times New Roman"/>
          <w:b/>
          <w:bCs/>
          <w:color w:val="252525"/>
          <w:sz w:val="28"/>
          <w:szCs w:val="28"/>
          <w:shd w:val="clear" w:color="auto" w:fill="FFFFFF"/>
        </w:rPr>
      </w:pPr>
    </w:p>
    <w:p w14:paraId="60F4373B" w14:textId="77777777" w:rsidR="00646F7E" w:rsidRDefault="00646F7E" w:rsidP="00646F7E">
      <w:pPr>
        <w:spacing w:after="240" w:line="360" w:lineRule="auto"/>
        <w:jc w:val="center"/>
        <w:rPr>
          <w:rFonts w:eastAsia="Times New Roman" w:cs="Times New Roman"/>
          <w:b/>
          <w:bCs/>
          <w:color w:val="252525"/>
          <w:sz w:val="28"/>
          <w:szCs w:val="28"/>
          <w:shd w:val="clear" w:color="auto" w:fill="FFFFFF"/>
        </w:rPr>
      </w:pPr>
    </w:p>
    <w:p w14:paraId="13F7CAC5"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14:paraId="242AB678"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14:paraId="15A6D756" w14:textId="77777777" w:rsidR="00646F7E" w:rsidRPr="00646F7E" w:rsidRDefault="00646F7E" w:rsidP="00646F7E">
      <w:pPr>
        <w:autoSpaceDE w:val="0"/>
        <w:autoSpaceDN w:val="0"/>
        <w:adjustRightInd w:val="0"/>
        <w:spacing w:after="0" w:line="360" w:lineRule="auto"/>
        <w:jc w:val="center"/>
        <w:rPr>
          <w:rFonts w:cs="Times New Roman"/>
          <w:szCs w:val="24"/>
        </w:rPr>
      </w:pPr>
      <w:r>
        <w:rPr>
          <w:rFonts w:cs="Times New Roman"/>
          <w:szCs w:val="24"/>
        </w:rPr>
        <w:t>in Partial Fulfi</w:t>
      </w:r>
      <w:r w:rsidRPr="00646F7E">
        <w:rPr>
          <w:rFonts w:cs="Times New Roman"/>
          <w:szCs w:val="24"/>
        </w:rPr>
        <w:t>llment of the Requirements</w:t>
      </w:r>
    </w:p>
    <w:p w14:paraId="3C9FCB7E"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for the degree of Master of Science</w:t>
      </w:r>
    </w:p>
    <w:p w14:paraId="594E8507"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in the Department of Computer Science</w:t>
      </w:r>
    </w:p>
    <w:p w14:paraId="345238BB"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14:paraId="515739F2" w14:textId="77777777"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14:paraId="1A56D4DB" w14:textId="77777777" w:rsidR="00CC548B" w:rsidRPr="00F16E77" w:rsidRDefault="00CC548B" w:rsidP="00CC548B">
      <w:pPr>
        <w:rPr>
          <w:color w:val="000000" w:themeColor="text1"/>
        </w:rPr>
      </w:pPr>
    </w:p>
    <w:p w14:paraId="1030842B" w14:textId="77777777" w:rsidR="00CC548B" w:rsidRDefault="00CC548B" w:rsidP="00CC548B">
      <w:pPr>
        <w:rPr>
          <w:color w:val="000000" w:themeColor="text1"/>
        </w:rPr>
      </w:pPr>
    </w:p>
    <w:p w14:paraId="304B1859" w14:textId="77777777" w:rsidR="00646F7E" w:rsidRDefault="00646F7E" w:rsidP="00CC548B">
      <w:pPr>
        <w:rPr>
          <w:color w:val="000000" w:themeColor="text1"/>
        </w:rPr>
      </w:pPr>
    </w:p>
    <w:p w14:paraId="4BF1E70C" w14:textId="77777777" w:rsidR="00646F7E" w:rsidRPr="00F16E77" w:rsidRDefault="00646F7E" w:rsidP="00CC548B">
      <w:pPr>
        <w:rPr>
          <w:color w:val="000000" w:themeColor="text1"/>
        </w:rPr>
      </w:pPr>
    </w:p>
    <w:p w14:paraId="1A399399" w14:textId="77777777" w:rsidR="00CC548B" w:rsidRPr="00F16E77" w:rsidRDefault="00CC548B" w:rsidP="00CC548B">
      <w:pPr>
        <w:jc w:val="center"/>
        <w:rPr>
          <w:color w:val="000000" w:themeColor="text1"/>
        </w:rPr>
      </w:pPr>
      <w:r w:rsidRPr="00F16E77">
        <w:rPr>
          <w:color w:val="000000" w:themeColor="text1"/>
        </w:rPr>
        <w:t>by</w:t>
      </w:r>
    </w:p>
    <w:p w14:paraId="2DE01F10" w14:textId="77777777" w:rsidR="00CC548B" w:rsidRPr="00F16E77" w:rsidRDefault="00646F7E" w:rsidP="00646F7E">
      <w:pPr>
        <w:jc w:val="center"/>
        <w:rPr>
          <w:color w:val="000000" w:themeColor="text1"/>
        </w:rPr>
      </w:pPr>
      <w:r>
        <w:rPr>
          <w:color w:val="000000" w:themeColor="text1"/>
        </w:rPr>
        <w:t>NAN CHEN</w:t>
      </w:r>
    </w:p>
    <w:p w14:paraId="0A14716C" w14:textId="77777777"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14:paraId="4D4FF016" w14:textId="77777777" w:rsidR="00CC548B" w:rsidRDefault="00CC548B" w:rsidP="00C57EB0">
      <w:pPr>
        <w:spacing w:after="240" w:line="360" w:lineRule="auto"/>
        <w:jc w:val="center"/>
        <w:rPr>
          <w:rFonts w:eastAsia="Times New Roman" w:cs="Times New Roman"/>
          <w:sz w:val="28"/>
          <w:szCs w:val="28"/>
        </w:rPr>
      </w:pPr>
    </w:p>
    <w:p w14:paraId="0EBA4A25" w14:textId="77777777"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14:paraId="1BBB323A" w14:textId="77777777" w:rsidR="00CC548B" w:rsidRDefault="00CC548B" w:rsidP="00CD0897">
      <w:pPr>
        <w:spacing w:after="240" w:line="360" w:lineRule="auto"/>
        <w:rPr>
          <w:rFonts w:eastAsia="Times New Roman" w:cs="Times New Roman"/>
          <w:sz w:val="28"/>
          <w:szCs w:val="28"/>
        </w:rPr>
      </w:pPr>
    </w:p>
    <w:p w14:paraId="7782AB2A" w14:textId="77777777" w:rsidR="00CC548B" w:rsidRDefault="00CC548B" w:rsidP="00C57EB0">
      <w:pPr>
        <w:spacing w:after="240" w:line="360" w:lineRule="auto"/>
        <w:jc w:val="center"/>
        <w:rPr>
          <w:rFonts w:eastAsia="Times New Roman" w:cs="Times New Roman"/>
          <w:sz w:val="28"/>
          <w:szCs w:val="28"/>
        </w:rPr>
      </w:pPr>
    </w:p>
    <w:p w14:paraId="6AED7120" w14:textId="77777777" w:rsidR="002D4F04" w:rsidRPr="002D4F04" w:rsidRDefault="004148E2" w:rsidP="002D4F04">
      <w:pPr>
        <w:pStyle w:val="Heading1"/>
      </w:pPr>
      <w:bookmarkStart w:id="0" w:name="_Toc441070929"/>
      <w:r w:rsidRPr="002D4F04">
        <w:t>PERMISSION TO USE</w:t>
      </w:r>
      <w:bookmarkEnd w:id="0"/>
    </w:p>
    <w:p w14:paraId="3219D708"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 presen</w:t>
      </w:r>
      <w:r>
        <w:rPr>
          <w:rFonts w:cs="Times New Roman"/>
          <w:sz w:val="20"/>
          <w:szCs w:val="20"/>
        </w:rPr>
        <w:t>ting this thesis in partial fulfi</w:t>
      </w:r>
      <w:r w:rsidRPr="002D4F04">
        <w:rPr>
          <w:rFonts w:cs="Times New Roman"/>
          <w:sz w:val="20"/>
          <w:szCs w:val="20"/>
        </w:rPr>
        <w:t>lment of the requirements for a Postgraduate degree from the</w:t>
      </w:r>
    </w:p>
    <w:p w14:paraId="245B11DE"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 I agree that the Libraries of this University may make it freely available for</w:t>
      </w:r>
    </w:p>
    <w:p w14:paraId="54C941D2"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inspection. I further agree that permission for copying of this thesis in any manner, in whole or in part, for</w:t>
      </w:r>
    </w:p>
    <w:p w14:paraId="47EEFCC4"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scholarly purposes may be granted by the professor or professors who supervised my thesis work or, in their</w:t>
      </w:r>
    </w:p>
    <w:p w14:paraId="3663BF20"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absence, by the Head of the Department or the Dean of the College in which my thesis work was done. It is</w:t>
      </w:r>
    </w:p>
    <w:p w14:paraId="2BA7F2E3"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understood that any copying or publication or use of this th</w:t>
      </w:r>
      <w:r>
        <w:rPr>
          <w:rFonts w:cs="Times New Roman"/>
          <w:sz w:val="20"/>
          <w:szCs w:val="20"/>
        </w:rPr>
        <w:t>esis or parts thereof for financial</w:t>
      </w:r>
      <w:r w:rsidRPr="002D4F04">
        <w:rPr>
          <w:rFonts w:cs="Times New Roman"/>
          <w:sz w:val="20"/>
          <w:szCs w:val="20"/>
        </w:rPr>
        <w:t xml:space="preserve"> gain shall not</w:t>
      </w:r>
    </w:p>
    <w:p w14:paraId="651DB425"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allowed without my written permission. It is also understood that due recognition shall be given to me</w:t>
      </w:r>
    </w:p>
    <w:p w14:paraId="3F94ECCC"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and to the University of Saskatchewan in any scholarly use which may be made of any material in my thesis.</w:t>
      </w:r>
    </w:p>
    <w:p w14:paraId="4F4D2387"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Requests for permission to copy or to make other use of material in this thesis in whole or part should</w:t>
      </w:r>
    </w:p>
    <w:p w14:paraId="5D58CE94" w14:textId="77777777" w:rsid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addressed to:</w:t>
      </w:r>
    </w:p>
    <w:p w14:paraId="32F9EA1E" w14:textId="77777777" w:rsidR="002D4F04" w:rsidRPr="002D4F04" w:rsidRDefault="002D4F04" w:rsidP="002D4F04">
      <w:pPr>
        <w:autoSpaceDE w:val="0"/>
        <w:autoSpaceDN w:val="0"/>
        <w:adjustRightInd w:val="0"/>
        <w:spacing w:after="0" w:line="240" w:lineRule="auto"/>
        <w:rPr>
          <w:rFonts w:cs="Times New Roman"/>
          <w:sz w:val="20"/>
          <w:szCs w:val="20"/>
        </w:rPr>
      </w:pPr>
    </w:p>
    <w:p w14:paraId="38975F62"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Head of the Department of Computer Science</w:t>
      </w:r>
    </w:p>
    <w:p w14:paraId="22330E51"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176 Thorvaldsen Building</w:t>
      </w:r>
    </w:p>
    <w:p w14:paraId="1BB8F97E"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110 Science Place</w:t>
      </w:r>
    </w:p>
    <w:p w14:paraId="224815DD"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w:t>
      </w:r>
    </w:p>
    <w:p w14:paraId="427B96E0"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Saskatoon, Saskatchewan</w:t>
      </w:r>
    </w:p>
    <w:p w14:paraId="1A57F62E" w14:textId="77777777"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Canada</w:t>
      </w:r>
    </w:p>
    <w:p w14:paraId="3B8BFE48" w14:textId="77777777" w:rsidR="00CC548B" w:rsidRPr="002D4F04" w:rsidRDefault="002D4F04" w:rsidP="002D4F04">
      <w:pPr>
        <w:spacing w:after="240" w:line="360" w:lineRule="auto"/>
        <w:rPr>
          <w:rFonts w:eastAsia="Times New Roman" w:cs="Times New Roman"/>
          <w:b/>
          <w:sz w:val="28"/>
          <w:szCs w:val="28"/>
        </w:rPr>
      </w:pPr>
      <w:r w:rsidRPr="002D4F04">
        <w:rPr>
          <w:rFonts w:cs="Times New Roman"/>
          <w:sz w:val="20"/>
          <w:szCs w:val="20"/>
        </w:rPr>
        <w:t>S7N 5C9</w:t>
      </w:r>
    </w:p>
    <w:p w14:paraId="04A6D325" w14:textId="77777777" w:rsidR="00CC548B" w:rsidRDefault="00CC548B" w:rsidP="00C57EB0">
      <w:pPr>
        <w:spacing w:after="240" w:line="360" w:lineRule="auto"/>
        <w:jc w:val="center"/>
        <w:rPr>
          <w:rFonts w:eastAsia="Times New Roman" w:cs="Times New Roman"/>
          <w:sz w:val="28"/>
          <w:szCs w:val="28"/>
        </w:rPr>
      </w:pPr>
    </w:p>
    <w:p w14:paraId="0EFEF4C2" w14:textId="77777777" w:rsidR="00CC548B" w:rsidRDefault="00CC548B" w:rsidP="00C57EB0">
      <w:pPr>
        <w:spacing w:after="240" w:line="360" w:lineRule="auto"/>
        <w:jc w:val="center"/>
        <w:rPr>
          <w:rFonts w:eastAsia="Times New Roman" w:cs="Times New Roman"/>
          <w:sz w:val="28"/>
          <w:szCs w:val="28"/>
        </w:rPr>
      </w:pPr>
    </w:p>
    <w:p w14:paraId="6600606F" w14:textId="77777777" w:rsidR="00CC548B" w:rsidRDefault="00CC548B" w:rsidP="00C57EB0">
      <w:pPr>
        <w:spacing w:after="240" w:line="360" w:lineRule="auto"/>
        <w:jc w:val="center"/>
        <w:rPr>
          <w:rFonts w:eastAsia="Times New Roman" w:cs="Times New Roman"/>
          <w:sz w:val="28"/>
          <w:szCs w:val="28"/>
        </w:rPr>
      </w:pPr>
    </w:p>
    <w:p w14:paraId="378077BD" w14:textId="77777777" w:rsidR="00CC548B" w:rsidRDefault="00CC548B" w:rsidP="00C57EB0">
      <w:pPr>
        <w:spacing w:after="240" w:line="360" w:lineRule="auto"/>
        <w:jc w:val="center"/>
        <w:rPr>
          <w:rFonts w:eastAsia="Times New Roman" w:cs="Times New Roman"/>
          <w:sz w:val="28"/>
          <w:szCs w:val="28"/>
        </w:rPr>
      </w:pPr>
    </w:p>
    <w:p w14:paraId="567E5956" w14:textId="77777777" w:rsidR="00CC548B" w:rsidRPr="00CC548B" w:rsidRDefault="00CC548B" w:rsidP="00C57EB0">
      <w:pPr>
        <w:spacing w:after="240" w:line="360" w:lineRule="auto"/>
        <w:jc w:val="center"/>
        <w:rPr>
          <w:rFonts w:eastAsia="Times New Roman" w:cs="Times New Roman"/>
          <w:sz w:val="28"/>
          <w:szCs w:val="28"/>
        </w:rPr>
      </w:pPr>
    </w:p>
    <w:p w14:paraId="4836239D" w14:textId="77777777" w:rsidR="00472E7E" w:rsidRDefault="00472E7E" w:rsidP="00C57EB0">
      <w:pPr>
        <w:spacing w:after="0" w:line="360" w:lineRule="auto"/>
        <w:rPr>
          <w:rFonts w:eastAsia="Times New Roman" w:cs="Times New Roman"/>
          <w:szCs w:val="24"/>
        </w:rPr>
      </w:pPr>
    </w:p>
    <w:p w14:paraId="60012309" w14:textId="77777777" w:rsidR="002D4F04" w:rsidRDefault="002D4F04" w:rsidP="00C57EB0">
      <w:pPr>
        <w:spacing w:after="0" w:line="360" w:lineRule="auto"/>
        <w:rPr>
          <w:rFonts w:eastAsia="Times New Roman" w:cs="Times New Roman"/>
          <w:szCs w:val="24"/>
        </w:rPr>
      </w:pPr>
    </w:p>
    <w:p w14:paraId="26AA0AC7" w14:textId="77777777" w:rsidR="002D4F04" w:rsidRDefault="002D4F04" w:rsidP="00C57EB0">
      <w:pPr>
        <w:spacing w:after="0" w:line="360" w:lineRule="auto"/>
        <w:rPr>
          <w:rFonts w:eastAsia="Times New Roman" w:cs="Times New Roman"/>
          <w:szCs w:val="24"/>
        </w:rPr>
      </w:pPr>
    </w:p>
    <w:p w14:paraId="646C4D75" w14:textId="77777777" w:rsidR="002D4F04" w:rsidRDefault="002D4F04" w:rsidP="00C57EB0">
      <w:pPr>
        <w:spacing w:after="0" w:line="360" w:lineRule="auto"/>
        <w:rPr>
          <w:rFonts w:eastAsia="Times New Roman" w:cs="Times New Roman"/>
          <w:szCs w:val="24"/>
        </w:rPr>
      </w:pPr>
    </w:p>
    <w:p w14:paraId="29E46130" w14:textId="77777777" w:rsidR="002D4F04" w:rsidRDefault="002D4F04" w:rsidP="00C57EB0">
      <w:pPr>
        <w:spacing w:after="0" w:line="360" w:lineRule="auto"/>
        <w:rPr>
          <w:rFonts w:eastAsia="Times New Roman" w:cs="Times New Roman"/>
          <w:szCs w:val="24"/>
        </w:rPr>
      </w:pPr>
    </w:p>
    <w:p w14:paraId="3971468E" w14:textId="77777777" w:rsidR="002D4F04" w:rsidRDefault="004148E2" w:rsidP="00EF251B">
      <w:pPr>
        <w:pStyle w:val="Heading1"/>
      </w:pPr>
      <w:bookmarkStart w:id="1" w:name="_Toc441070930"/>
      <w:r w:rsidRPr="002D4F04">
        <w:lastRenderedPageBreak/>
        <w:t>ABSTRACT</w:t>
      </w:r>
      <w:bookmarkEnd w:id="1"/>
    </w:p>
    <w:p w14:paraId="49AC8070" w14:textId="77777777" w:rsidR="00A4545C" w:rsidRDefault="00AF767B" w:rsidP="00A4545C">
      <w:pPr>
        <w:spacing w:line="360" w:lineRule="auto"/>
      </w:pPr>
      <w:r>
        <w:t>In recent years, the development of smart devices has brought the Internet of things (IoT) become a popular topic. In IoT</w:t>
      </w:r>
      <w:r w:rsidR="007B13F5">
        <w:t>,</w:t>
      </w:r>
      <w:r>
        <w:t xml:space="preserve"> the </w:t>
      </w:r>
      <w:r w:rsidRPr="00AF767B">
        <w:t>Constrained Application Protocol</w:t>
      </w:r>
      <w:r w:rsidR="00D47A2C">
        <w:t xml:space="preserve"> (CoAP) is a well known protocol</w:t>
      </w:r>
      <w:r w:rsidR="006B2622">
        <w:t xml:space="preserve"> </w:t>
      </w:r>
      <w:r w:rsidR="00D47A2C">
        <w:t>used in constrained nodes and constrained networks.</w:t>
      </w:r>
      <w:r w:rsidR="00224F50">
        <w:t xml:space="preserve"> CoAP aims to work in IP based network where socket is available. However, there are many constrained devices using different scenario to</w:t>
      </w:r>
      <w:r w:rsidR="003A1C53">
        <w:t xml:space="preserve"> transfer data. For example, </w:t>
      </w:r>
      <w:r w:rsidR="003D5558">
        <w:t xml:space="preserve">Bluetooth Low Energy (BLE) </w:t>
      </w:r>
      <w:r w:rsidR="00E80B82">
        <w:t>device</w:t>
      </w:r>
      <w:r w:rsidR="003A1C53">
        <w:t>s</w:t>
      </w:r>
      <w:r w:rsidR="00224F50">
        <w:t xml:space="preserve"> use MAC address as identifier and </w:t>
      </w:r>
      <w:r w:rsidR="00566A5D">
        <w:t xml:space="preserve">use </w:t>
      </w:r>
      <w:r w:rsidR="00566A5D" w:rsidRPr="00566A5D">
        <w:t>Generic Attribute Profile</w:t>
      </w:r>
      <w:r w:rsidR="00566A5D">
        <w:t xml:space="preserve"> (GATT)</w:t>
      </w:r>
      <w:r w:rsidR="00F17F1F">
        <w:t xml:space="preserve"> to transfer data.</w:t>
      </w:r>
      <w:r w:rsidR="00603DF0">
        <w:t xml:space="preserve"> </w:t>
      </w:r>
      <w:r w:rsidR="004B6587">
        <w:t>Therefore, how to overcome those barriers of communication technologies to support CoAP is a meaningful</w:t>
      </w:r>
      <w:r w:rsidR="004C5E58">
        <w:t xml:space="preserve"> research field.</w:t>
      </w:r>
      <w:r w:rsidR="00A4545C">
        <w:t xml:space="preserve"> </w:t>
      </w:r>
    </w:p>
    <w:p w14:paraId="79C83422" w14:textId="77777777" w:rsidR="00D346E4" w:rsidRDefault="00FB0810" w:rsidP="00D346E4">
      <w:pPr>
        <w:pStyle w:val="Caption"/>
        <w:spacing w:line="360" w:lineRule="auto"/>
        <w:jc w:val="left"/>
        <w:rPr>
          <w:color w:val="000000" w:themeColor="text1"/>
        </w:rPr>
      </w:pPr>
      <w:del w:id="2" w:author="Alex Chen" w:date="2016-05-03T12:07:00Z">
        <w:r w:rsidRPr="00D346E4" w:rsidDel="003A1C53">
          <w:rPr>
            <w:color w:val="000000" w:themeColor="text1"/>
          </w:rPr>
          <w:delText>As far as I can see, t</w:delText>
        </w:r>
      </w:del>
      <w:ins w:id="3" w:author="Alex Chen" w:date="2016-05-03T12:07:00Z">
        <w:r w:rsidR="003A1C53">
          <w:rPr>
            <w:color w:val="000000" w:themeColor="text1"/>
          </w:rPr>
          <w:t>T</w:t>
        </w:r>
      </w:ins>
      <w:r w:rsidR="00A4545C" w:rsidRPr="00D346E4">
        <w:rPr>
          <w:color w:val="000000" w:themeColor="text1"/>
        </w:rPr>
        <w:t xml:space="preserve">here are several approaches to overcome those barriers. For </w:t>
      </w:r>
      <w:r w:rsidR="0004008E" w:rsidRPr="00D346E4">
        <w:rPr>
          <w:color w:val="000000" w:themeColor="text1"/>
        </w:rPr>
        <w:t>example</w:t>
      </w:r>
      <w:r w:rsidR="00A4545C" w:rsidRPr="00D346E4">
        <w:rPr>
          <w:color w:val="000000" w:themeColor="text1"/>
        </w:rPr>
        <w:t xml:space="preserve">, </w:t>
      </w:r>
      <w:r w:rsidR="005175F9" w:rsidRPr="00D346E4">
        <w:rPr>
          <w:color w:val="000000" w:themeColor="text1"/>
        </w:rPr>
        <w:t xml:space="preserve">new hardware component can be added to </w:t>
      </w:r>
      <w:r w:rsidR="007A6F74" w:rsidRPr="00D346E4">
        <w:rPr>
          <w:color w:val="000000" w:themeColor="text1"/>
        </w:rPr>
        <w:t>make those device support TCP/IP protocol stacks</w:t>
      </w:r>
      <w:r w:rsidR="0004008E" w:rsidRPr="00D346E4">
        <w:rPr>
          <w:color w:val="000000" w:themeColor="text1"/>
        </w:rPr>
        <w:t>. Then those devices can easily implement CoAP.</w:t>
      </w:r>
      <w:r w:rsidR="00EE678F" w:rsidRPr="00D346E4">
        <w:rPr>
          <w:color w:val="000000" w:themeColor="text1"/>
        </w:rPr>
        <w:t xml:space="preserve"> On the other hand, </w:t>
      </w:r>
      <w:r w:rsidR="00800B5C" w:rsidRPr="00D346E4">
        <w:rPr>
          <w:color w:val="000000" w:themeColor="text1"/>
        </w:rPr>
        <w:t>a</w:t>
      </w:r>
      <w:r w:rsidR="008E1FF5" w:rsidRPr="00D346E4">
        <w:rPr>
          <w:color w:val="000000" w:themeColor="text1"/>
        </w:rPr>
        <w:t>n</w:t>
      </w:r>
      <w:r w:rsidR="00800B5C" w:rsidRPr="00D346E4">
        <w:rPr>
          <w:color w:val="000000" w:themeColor="text1"/>
        </w:rPr>
        <w:t xml:space="preserve"> application layer architecture can be added upon existing communication technologies to support </w:t>
      </w:r>
      <w:r w:rsidR="008E1FF5" w:rsidRPr="00D346E4">
        <w:rPr>
          <w:color w:val="000000" w:themeColor="text1"/>
        </w:rPr>
        <w:t>CoAP.</w:t>
      </w:r>
      <w:r w:rsidR="00D346E4" w:rsidRPr="00D346E4">
        <w:rPr>
          <w:color w:val="000000" w:themeColor="text1"/>
        </w:rPr>
        <w:t xml:space="preserve"> Considering to minimize </w:t>
      </w:r>
      <w:ins w:id="4" w:author="Alex Chen" w:date="2016-05-03T12:10:00Z">
        <w:r w:rsidR="003A1C53">
          <w:rPr>
            <w:color w:val="000000" w:themeColor="text1"/>
          </w:rPr>
          <w:t xml:space="preserve">the </w:t>
        </w:r>
      </w:ins>
      <w:r w:rsidR="00D346E4" w:rsidRPr="00D346E4">
        <w:rPr>
          <w:color w:val="000000" w:themeColor="text1"/>
        </w:rPr>
        <w:t xml:space="preserve">changes </w:t>
      </w:r>
      <w:del w:id="5" w:author="Alex Chen" w:date="2016-05-03T12:10:00Z">
        <w:r w:rsidR="00D346E4" w:rsidRPr="00D346E4" w:rsidDel="003A1C53">
          <w:rPr>
            <w:color w:val="000000" w:themeColor="text1"/>
          </w:rPr>
          <w:delText xml:space="preserve">to </w:delText>
        </w:r>
      </w:del>
      <w:ins w:id="6" w:author="Alex Chen" w:date="2016-05-03T12:10:00Z">
        <w:r w:rsidR="003A1C53">
          <w:rPr>
            <w:color w:val="000000" w:themeColor="text1"/>
          </w:rPr>
          <w:t>of</w:t>
        </w:r>
        <w:r w:rsidR="003A1C53" w:rsidRPr="00D346E4">
          <w:rPr>
            <w:color w:val="000000" w:themeColor="text1"/>
          </w:rPr>
          <w:t xml:space="preserve"> </w:t>
        </w:r>
      </w:ins>
      <w:r w:rsidR="00D346E4" w:rsidRPr="00D346E4">
        <w:rPr>
          <w:color w:val="000000" w:themeColor="text1"/>
        </w:rPr>
        <w:t>underlying communication infrastructure, the second approach can achieve the goal with less cost.</w:t>
      </w:r>
    </w:p>
    <w:p w14:paraId="1084E854" w14:textId="77777777" w:rsidR="00045E9C" w:rsidRPr="003B1717" w:rsidRDefault="001445BB" w:rsidP="003F103D">
      <w:pPr>
        <w:spacing w:line="360" w:lineRule="auto"/>
        <w:rPr>
          <w:rFonts w:cs="Times New Roman"/>
          <w:szCs w:val="24"/>
        </w:rPr>
      </w:pPr>
      <w:r>
        <w:t>The o</w:t>
      </w:r>
      <w:r w:rsidR="00711164">
        <w:t xml:space="preserve">bjective of </w:t>
      </w:r>
      <w:r w:rsidR="00D86C6F">
        <w:t>th</w:t>
      </w:r>
      <w:ins w:id="7" w:author="Alex Chen" w:date="2016-05-03T12:11:00Z">
        <w:r w:rsidR="003A1C53">
          <w:t>is</w:t>
        </w:r>
      </w:ins>
      <w:del w:id="8" w:author="Alex Chen" w:date="2016-05-03T12:11:00Z">
        <w:r w:rsidR="00D86C6F" w:rsidDel="003A1C53">
          <w:delText>e</w:delText>
        </w:r>
      </w:del>
      <w:r w:rsidR="00D86C6F">
        <w:t xml:space="preserve"> research is </w:t>
      </w:r>
      <w:del w:id="9" w:author="Alex Chen" w:date="2016-05-03T12:11:00Z">
        <w:r w:rsidR="00D86C6F" w:rsidDel="003A1C53">
          <w:delText xml:space="preserve">proposing </w:delText>
        </w:r>
      </w:del>
      <w:ins w:id="10" w:author="Alex Chen" w:date="2016-05-03T12:11:00Z">
        <w:r w:rsidR="003A1C53">
          <w:t xml:space="preserve">to propose </w:t>
        </w:r>
      </w:ins>
      <w:r w:rsidR="00D86C6F">
        <w:t xml:space="preserve">an architecture </w:t>
      </w:r>
      <w:del w:id="11" w:author="Alex Chen" w:date="2016-05-03T12:11:00Z">
        <w:r w:rsidR="00D86C6F" w:rsidDel="003A1C53">
          <w:delText xml:space="preserve">to </w:delText>
        </w:r>
      </w:del>
      <w:ins w:id="12" w:author="Alex Chen" w:date="2016-05-03T12:11:00Z">
        <w:r w:rsidR="003A1C53">
          <w:t xml:space="preserve">that </w:t>
        </w:r>
      </w:ins>
      <w:r w:rsidR="00D86C6F">
        <w:t>grant</w:t>
      </w:r>
      <w:ins w:id="13" w:author="Alex Chen" w:date="2016-05-03T12:12:00Z">
        <w:r w:rsidR="003A1C53">
          <w:t>s</w:t>
        </w:r>
      </w:ins>
      <w:r w:rsidR="00D86C6F">
        <w:t xml:space="preserve"> CoAP in different Non-IP based communication technologies. Meanwhile, the research will take Bluetooth </w:t>
      </w:r>
      <w:ins w:id="14" w:author="Alex Chen" w:date="2016-05-03T12:12:00Z">
        <w:r w:rsidR="00990BCC">
          <w:t>L</w:t>
        </w:r>
      </w:ins>
      <w:del w:id="15" w:author="Alex Chen" w:date="2016-05-03T12:12:00Z">
        <w:r w:rsidR="00D86C6F" w:rsidDel="00990BCC">
          <w:delText>l</w:delText>
        </w:r>
      </w:del>
      <w:r w:rsidR="00D86C6F">
        <w:t xml:space="preserve">ow </w:t>
      </w:r>
      <w:ins w:id="16" w:author="Alex Chen" w:date="2016-05-03T12:13:00Z">
        <w:r w:rsidR="00990BCC">
          <w:t>E</w:t>
        </w:r>
      </w:ins>
      <w:del w:id="17" w:author="Alex Chen" w:date="2016-05-03T12:13:00Z">
        <w:r w:rsidR="00D86C6F" w:rsidDel="00990BCC">
          <w:delText>e</w:delText>
        </w:r>
      </w:del>
      <w:r w:rsidR="00D86C6F">
        <w:t xml:space="preserve">nergy as an example to explore how to overcome </w:t>
      </w:r>
      <w:r w:rsidR="008E4224">
        <w:t xml:space="preserve">limitations of underline communication </w:t>
      </w:r>
      <w:r w:rsidR="00D93A43">
        <w:t>technology</w:t>
      </w:r>
      <w:r w:rsidR="008E4224">
        <w:t>.</w:t>
      </w:r>
      <w:r w:rsidR="00D86C6F">
        <w:t xml:space="preserve"> </w:t>
      </w:r>
    </w:p>
    <w:p w14:paraId="55D18840" w14:textId="77777777" w:rsidR="00D346E4" w:rsidRPr="00D346E4" w:rsidRDefault="00D346E4" w:rsidP="00D346E4"/>
    <w:p w14:paraId="6264DFC2" w14:textId="77777777" w:rsidR="008E1FF5" w:rsidRPr="008E1FF5" w:rsidRDefault="008E1FF5" w:rsidP="008E1FF5">
      <w:pPr>
        <w:pStyle w:val="Caption"/>
      </w:pPr>
    </w:p>
    <w:p w14:paraId="52E8ED84" w14:textId="77777777" w:rsidR="002D4F04" w:rsidRDefault="002D4F04" w:rsidP="002D4F04">
      <w:pPr>
        <w:spacing w:after="0" w:line="360" w:lineRule="auto"/>
        <w:jc w:val="center"/>
        <w:rPr>
          <w:rFonts w:cs="Times New Roman"/>
          <w:szCs w:val="24"/>
        </w:rPr>
      </w:pPr>
    </w:p>
    <w:p w14:paraId="4CECCB33" w14:textId="77777777" w:rsidR="002D4F04" w:rsidRDefault="002D4F04" w:rsidP="002D4F04">
      <w:pPr>
        <w:spacing w:after="0" w:line="360" w:lineRule="auto"/>
        <w:jc w:val="center"/>
        <w:rPr>
          <w:rFonts w:cs="Times New Roman"/>
          <w:szCs w:val="24"/>
        </w:rPr>
      </w:pPr>
    </w:p>
    <w:p w14:paraId="333C5319" w14:textId="77777777" w:rsidR="002D4F04" w:rsidRDefault="002D4F04" w:rsidP="002D4F04">
      <w:pPr>
        <w:spacing w:after="0" w:line="360" w:lineRule="auto"/>
        <w:jc w:val="center"/>
        <w:rPr>
          <w:rFonts w:cs="Times New Roman"/>
          <w:szCs w:val="24"/>
        </w:rPr>
      </w:pPr>
    </w:p>
    <w:p w14:paraId="2C4CAB51" w14:textId="77777777" w:rsidR="002D4F04" w:rsidRDefault="002D4F04" w:rsidP="00FC0EDD">
      <w:pPr>
        <w:spacing w:after="0" w:line="360" w:lineRule="auto"/>
        <w:rPr>
          <w:rFonts w:cs="Times New Roman"/>
          <w:szCs w:val="24"/>
        </w:rPr>
      </w:pPr>
    </w:p>
    <w:p w14:paraId="145515F9" w14:textId="77777777" w:rsidR="005C7CEC" w:rsidRDefault="004148E2" w:rsidP="005C7CEC">
      <w:pPr>
        <w:pStyle w:val="Heading1"/>
      </w:pPr>
      <w:bookmarkStart w:id="18" w:name="_Toc441070931"/>
      <w:r w:rsidRPr="002D4F04">
        <w:lastRenderedPageBreak/>
        <w:t>ACKNOWLEDGEMENTS</w:t>
      </w:r>
      <w:bookmarkEnd w:id="18"/>
    </w:p>
    <w:p w14:paraId="1F38B93E" w14:textId="38BA2039" w:rsidR="00BC0DF6" w:rsidRDefault="00886EE8" w:rsidP="00A95A24">
      <w:pPr>
        <w:spacing w:after="0" w:line="360" w:lineRule="auto"/>
      </w:pPr>
      <w:r>
        <w:rPr>
          <w:rFonts w:hint="eastAsia"/>
        </w:rPr>
        <w:t xml:space="preserve">I would like to express my </w:t>
      </w:r>
      <w:r>
        <w:t>very great appreciation to my supervisor Professor</w:t>
      </w:r>
      <w:r w:rsidR="00303A75">
        <w:t xml:space="preserve"> Ralph Deters. Under his supervi</w:t>
      </w:r>
      <w:ins w:id="19" w:author="Alex Chen" w:date="2016-05-03T12:13:00Z">
        <w:r w:rsidR="00990BCC">
          <w:t>sion</w:t>
        </w:r>
      </w:ins>
      <w:del w:id="20" w:author="Alex Chen" w:date="2016-05-03T12:13:00Z">
        <w:r w:rsidR="00303A75" w:rsidDel="00990BCC">
          <w:delText>se</w:delText>
        </w:r>
      </w:del>
      <w:r w:rsidR="00303A75">
        <w:t xml:space="preserve"> I</w:t>
      </w:r>
      <w:ins w:id="21" w:author="Alex Chen" w:date="2016-05-03T12:14:00Z">
        <w:r w:rsidR="00990BCC">
          <w:t>’ve</w:t>
        </w:r>
      </w:ins>
      <w:r w:rsidR="00303A75">
        <w:t xml:space="preserve"> g</w:t>
      </w:r>
      <w:ins w:id="22" w:author="Alex Chen" w:date="2016-05-03T12:14:00Z">
        <w:r w:rsidR="00990BCC">
          <w:t>ained</w:t>
        </w:r>
      </w:ins>
      <w:del w:id="23" w:author="Alex Chen" w:date="2016-05-03T12:14:00Z">
        <w:r w:rsidR="00303A75" w:rsidDel="00990BCC">
          <w:delText>rant</w:delText>
        </w:r>
      </w:del>
      <w:r w:rsidR="00303A75">
        <w:t xml:space="preserve"> </w:t>
      </w:r>
      <w:r w:rsidR="00621037">
        <w:t>great</w:t>
      </w:r>
      <w:r w:rsidR="00303A75">
        <w:t xml:space="preserve"> </w:t>
      </w:r>
      <w:r w:rsidR="007C1743">
        <w:t>skills in the past two years.</w:t>
      </w:r>
      <w:r w:rsidR="00621037">
        <w:t xml:space="preserve"> </w:t>
      </w:r>
      <w:r w:rsidR="003A562A">
        <w:t>The past two years is a wonderful and memorisable journey</w:t>
      </w:r>
      <w:ins w:id="24" w:author="Alex Chen" w:date="2016-05-03T12:14:00Z">
        <w:r w:rsidR="00990BCC">
          <w:t xml:space="preserve"> of my </w:t>
        </w:r>
        <w:del w:id="25" w:author="NAN CHEN" w:date="2016-05-08T16:55:00Z">
          <w:r w:rsidR="00990BCC" w:rsidDel="008E621F">
            <w:delText>lift</w:delText>
          </w:r>
        </w:del>
      </w:ins>
      <w:ins w:id="26" w:author="NAN CHEN" w:date="2016-05-08T16:55:00Z">
        <w:r w:rsidR="008E621F">
          <w:t>life</w:t>
        </w:r>
      </w:ins>
      <w:r w:rsidR="003A562A">
        <w:t xml:space="preserve">. </w:t>
      </w:r>
      <w:r w:rsidR="00687EEA">
        <w:t>Under Professor Ralph Deter</w:t>
      </w:r>
      <w:ins w:id="27" w:author="Alex Chen" w:date="2016-05-03T12:15:00Z">
        <w:r w:rsidR="00990BCC">
          <w:t>’s</w:t>
        </w:r>
      </w:ins>
      <w:del w:id="28" w:author="Alex Chen" w:date="2016-05-03T12:15:00Z">
        <w:r w:rsidR="00687EEA" w:rsidDel="00990BCC">
          <w:delText>s</w:delText>
        </w:r>
      </w:del>
      <w:r w:rsidR="00687EEA">
        <w:t xml:space="preserve"> guide, I</w:t>
      </w:r>
      <w:ins w:id="29" w:author="Alex Chen" w:date="2016-05-03T12:15:00Z">
        <w:r w:rsidR="00990BCC">
          <w:t>’ve</w:t>
        </w:r>
      </w:ins>
      <w:r w:rsidR="00687EEA">
        <w:t xml:space="preserve"> not only achieved marks in academic but also increase</w:t>
      </w:r>
      <w:ins w:id="30" w:author="Alex Chen" w:date="2016-05-03T12:15:00Z">
        <w:r w:rsidR="00990BCC">
          <w:t>d</w:t>
        </w:r>
      </w:ins>
      <w:r w:rsidR="00687EEA">
        <w:t xml:space="preserve"> skills in programming.</w:t>
      </w:r>
    </w:p>
    <w:p w14:paraId="5E273372" w14:textId="77777777" w:rsidR="00E4155A" w:rsidRDefault="00E4155A" w:rsidP="00BC0DF6"/>
    <w:p w14:paraId="20ED97E6" w14:textId="77777777" w:rsidR="00BC0DF6" w:rsidRPr="00BC0DF6" w:rsidRDefault="00BC0DF6" w:rsidP="00BC0DF6">
      <w:r w:rsidRPr="00BC0DF6">
        <w:t xml:space="preserve">I would also like to extend my thanks to </w:t>
      </w:r>
      <w:r>
        <w:t>all colleagues in MADMAC lab</w:t>
      </w:r>
      <w:r w:rsidR="00A95A24">
        <w:t xml:space="preserve">. </w:t>
      </w:r>
      <w:r w:rsidR="00E4155A">
        <w:t>Their support helped me to work through the tough time at the first year and grant</w:t>
      </w:r>
      <w:ins w:id="31" w:author="Alex Chen" w:date="2016-05-03T12:15:00Z">
        <w:r w:rsidR="00990BCC">
          <w:t>ed</w:t>
        </w:r>
      </w:ins>
      <w:r w:rsidR="00E4155A">
        <w:t xml:space="preserve"> me confidence to overcome problems. </w:t>
      </w:r>
    </w:p>
    <w:p w14:paraId="55E91337" w14:textId="77777777" w:rsidR="00583877" w:rsidRPr="00583877" w:rsidRDefault="0068112A" w:rsidP="00583877">
      <w:r>
        <w:t xml:space="preserve">At last, </w:t>
      </w:r>
      <w:r w:rsidR="00583877">
        <w:t xml:space="preserve">I </w:t>
      </w:r>
      <w:r w:rsidR="00C01538">
        <w:t>want</w:t>
      </w:r>
      <w:r>
        <w:t xml:space="preserve"> to thank</w:t>
      </w:r>
      <w:r w:rsidR="00583877">
        <w:t xml:space="preserve"> the support of my parents and family members. </w:t>
      </w:r>
      <w:r w:rsidR="006D672E">
        <w:t xml:space="preserve">Without their support I can not </w:t>
      </w:r>
      <w:del w:id="32" w:author="Alex Chen" w:date="2016-05-03T12:16:00Z">
        <w:r w:rsidR="006D672E" w:rsidDel="00990BCC">
          <w:rPr>
            <w:rFonts w:hint="eastAsia"/>
          </w:rPr>
          <w:delText>smoothly</w:delText>
        </w:r>
        <w:r w:rsidR="006D672E" w:rsidDel="00990BCC">
          <w:delText xml:space="preserve"> </w:delText>
        </w:r>
      </w:del>
      <w:r w:rsidR="008C6AF7">
        <w:t xml:space="preserve">study and work </w:t>
      </w:r>
      <w:ins w:id="33" w:author="Alex Chen" w:date="2016-05-03T12:17:00Z">
        <w:r w:rsidR="00990BCC">
          <w:rPr>
            <w:rFonts w:hint="eastAsia"/>
          </w:rPr>
          <w:t>smoothly</w:t>
        </w:r>
        <w:r w:rsidR="00990BCC">
          <w:t xml:space="preserve"> </w:t>
        </w:r>
      </w:ins>
      <w:r w:rsidR="008C6AF7">
        <w:t>in the past two years.</w:t>
      </w:r>
    </w:p>
    <w:p w14:paraId="69931BD1" w14:textId="77777777" w:rsidR="002D4F04" w:rsidRDefault="002D4F04" w:rsidP="002D4F04">
      <w:pPr>
        <w:spacing w:after="0" w:line="360" w:lineRule="auto"/>
        <w:jc w:val="center"/>
        <w:rPr>
          <w:rFonts w:eastAsia="Times New Roman" w:cs="Times New Roman"/>
          <w:szCs w:val="24"/>
        </w:rPr>
      </w:pPr>
    </w:p>
    <w:p w14:paraId="4B9EFDE9" w14:textId="77777777" w:rsidR="002D4F04" w:rsidRDefault="002D4F04" w:rsidP="002D4F04">
      <w:pPr>
        <w:spacing w:after="0" w:line="360" w:lineRule="auto"/>
        <w:jc w:val="center"/>
        <w:rPr>
          <w:rFonts w:eastAsia="Times New Roman" w:cs="Times New Roman"/>
          <w:szCs w:val="24"/>
        </w:rPr>
      </w:pPr>
    </w:p>
    <w:p w14:paraId="2D7FBD72" w14:textId="77777777" w:rsidR="002D4F04" w:rsidRDefault="002D4F04" w:rsidP="002D4F04">
      <w:pPr>
        <w:spacing w:after="0" w:line="360" w:lineRule="auto"/>
        <w:jc w:val="center"/>
        <w:rPr>
          <w:rFonts w:eastAsia="Times New Roman" w:cs="Times New Roman"/>
          <w:szCs w:val="24"/>
        </w:rPr>
      </w:pPr>
    </w:p>
    <w:p w14:paraId="1893842D" w14:textId="77777777" w:rsidR="002D4F04" w:rsidRDefault="002D4F04" w:rsidP="002D4F04">
      <w:pPr>
        <w:spacing w:after="0" w:line="360" w:lineRule="auto"/>
        <w:jc w:val="center"/>
        <w:rPr>
          <w:rFonts w:eastAsia="Times New Roman" w:cs="Times New Roman"/>
          <w:szCs w:val="24"/>
        </w:rPr>
      </w:pPr>
    </w:p>
    <w:p w14:paraId="6E4269F1" w14:textId="77777777" w:rsidR="002D4F04" w:rsidRDefault="002D4F04" w:rsidP="002D4F04">
      <w:pPr>
        <w:spacing w:after="0" w:line="360" w:lineRule="auto"/>
        <w:jc w:val="center"/>
        <w:rPr>
          <w:rFonts w:eastAsia="Times New Roman" w:cs="Times New Roman"/>
          <w:szCs w:val="24"/>
        </w:rPr>
      </w:pPr>
    </w:p>
    <w:p w14:paraId="04E73A37" w14:textId="77777777" w:rsidR="002D4F04" w:rsidRDefault="002D4F04" w:rsidP="002D4F04">
      <w:pPr>
        <w:spacing w:after="0" w:line="360" w:lineRule="auto"/>
        <w:jc w:val="center"/>
        <w:rPr>
          <w:rFonts w:eastAsia="Times New Roman" w:cs="Times New Roman"/>
          <w:szCs w:val="24"/>
        </w:rPr>
      </w:pPr>
    </w:p>
    <w:p w14:paraId="35B1069B" w14:textId="77777777" w:rsidR="002D4F04" w:rsidRDefault="002D4F04" w:rsidP="002D4F04">
      <w:pPr>
        <w:spacing w:after="0" w:line="360" w:lineRule="auto"/>
        <w:jc w:val="center"/>
        <w:rPr>
          <w:rFonts w:eastAsia="Times New Roman" w:cs="Times New Roman"/>
          <w:szCs w:val="24"/>
        </w:rPr>
      </w:pPr>
    </w:p>
    <w:p w14:paraId="63572BBE" w14:textId="77777777" w:rsidR="002D4F04" w:rsidRDefault="002D4F04" w:rsidP="002D4F04">
      <w:pPr>
        <w:spacing w:after="0" w:line="360" w:lineRule="auto"/>
        <w:jc w:val="center"/>
        <w:rPr>
          <w:rFonts w:eastAsia="Times New Roman" w:cs="Times New Roman"/>
          <w:szCs w:val="24"/>
        </w:rPr>
      </w:pPr>
    </w:p>
    <w:p w14:paraId="22360426" w14:textId="77777777" w:rsidR="002D4F04" w:rsidRDefault="002D4F04" w:rsidP="002D4F04">
      <w:pPr>
        <w:spacing w:after="0" w:line="360" w:lineRule="auto"/>
        <w:jc w:val="center"/>
        <w:rPr>
          <w:rFonts w:eastAsia="Times New Roman" w:cs="Times New Roman"/>
          <w:szCs w:val="24"/>
        </w:rPr>
      </w:pPr>
    </w:p>
    <w:p w14:paraId="0D49DD68" w14:textId="77777777" w:rsidR="002D4F04" w:rsidRDefault="002D4F04" w:rsidP="002D4F04">
      <w:pPr>
        <w:spacing w:after="0" w:line="360" w:lineRule="auto"/>
        <w:jc w:val="center"/>
        <w:rPr>
          <w:rFonts w:eastAsia="Times New Roman" w:cs="Times New Roman"/>
          <w:szCs w:val="24"/>
        </w:rPr>
      </w:pPr>
    </w:p>
    <w:p w14:paraId="65BF89B7" w14:textId="77777777" w:rsidR="002D4F04" w:rsidRDefault="002D4F04" w:rsidP="002D4F04">
      <w:pPr>
        <w:spacing w:after="0" w:line="360" w:lineRule="auto"/>
        <w:jc w:val="center"/>
        <w:rPr>
          <w:rFonts w:eastAsia="Times New Roman" w:cs="Times New Roman"/>
          <w:szCs w:val="24"/>
        </w:rPr>
      </w:pPr>
    </w:p>
    <w:p w14:paraId="00130E65" w14:textId="77777777" w:rsidR="002D4F04" w:rsidRDefault="002D4F04" w:rsidP="002D4F04">
      <w:pPr>
        <w:spacing w:after="0" w:line="360" w:lineRule="auto"/>
        <w:jc w:val="center"/>
        <w:rPr>
          <w:rFonts w:eastAsia="Times New Roman" w:cs="Times New Roman"/>
          <w:szCs w:val="24"/>
        </w:rPr>
      </w:pPr>
    </w:p>
    <w:p w14:paraId="761BF528" w14:textId="77777777" w:rsidR="002D4F04" w:rsidRDefault="002D4F04" w:rsidP="002D4F04">
      <w:pPr>
        <w:spacing w:after="0" w:line="360" w:lineRule="auto"/>
        <w:jc w:val="center"/>
        <w:rPr>
          <w:rFonts w:eastAsia="Times New Roman" w:cs="Times New Roman"/>
          <w:szCs w:val="24"/>
        </w:rPr>
      </w:pPr>
    </w:p>
    <w:p w14:paraId="2998EFC7" w14:textId="77777777" w:rsidR="002D4F04" w:rsidRDefault="002D4F04" w:rsidP="002D4F04">
      <w:pPr>
        <w:spacing w:after="0" w:line="360" w:lineRule="auto"/>
        <w:jc w:val="center"/>
        <w:rPr>
          <w:rFonts w:eastAsia="Times New Roman" w:cs="Times New Roman"/>
          <w:szCs w:val="24"/>
        </w:rPr>
      </w:pPr>
    </w:p>
    <w:p w14:paraId="6B336A4D" w14:textId="77777777" w:rsidR="002D4F04" w:rsidRDefault="002D4F04" w:rsidP="002D4F04">
      <w:pPr>
        <w:spacing w:after="0" w:line="360" w:lineRule="auto"/>
        <w:jc w:val="center"/>
        <w:rPr>
          <w:rFonts w:eastAsia="Times New Roman" w:cs="Times New Roman"/>
          <w:szCs w:val="24"/>
        </w:rPr>
      </w:pPr>
    </w:p>
    <w:p w14:paraId="2E81F0FA" w14:textId="77777777" w:rsidR="002D4F04" w:rsidRDefault="002D4F04" w:rsidP="002D4F04">
      <w:pPr>
        <w:spacing w:after="0" w:line="360" w:lineRule="auto"/>
        <w:jc w:val="center"/>
        <w:rPr>
          <w:rFonts w:eastAsia="Times New Roman" w:cs="Times New Roman"/>
          <w:szCs w:val="24"/>
        </w:rPr>
      </w:pPr>
    </w:p>
    <w:p w14:paraId="4A067AF7" w14:textId="77777777" w:rsidR="00D51486" w:rsidRDefault="00D51486" w:rsidP="00D346E4">
      <w:pPr>
        <w:spacing w:after="0" w:line="360" w:lineRule="auto"/>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14:paraId="75A82EE4" w14:textId="77777777" w:rsidR="00752A1F" w:rsidRDefault="00752A1F" w:rsidP="00815F1C">
      <w:pPr>
        <w:spacing w:after="0" w:line="360" w:lineRule="auto"/>
        <w:rPr>
          <w:rFonts w:eastAsia="Times New Roman" w:cs="Times New Roman"/>
          <w:szCs w:val="24"/>
        </w:rPr>
        <w:sectPr w:rsidR="00752A1F" w:rsidSect="00752A1F">
          <w:type w:val="continuous"/>
          <w:pgSz w:w="12240" w:h="15840"/>
          <w:pgMar w:top="1440" w:right="1440" w:bottom="1440" w:left="1440" w:header="708" w:footer="708" w:gutter="0"/>
          <w:pgNumType w:fmt="lowerRoman"/>
          <w:cols w:space="708"/>
          <w:docGrid w:linePitch="360"/>
        </w:sectPr>
      </w:pPr>
    </w:p>
    <w:p w14:paraId="501BE6E0" w14:textId="77777777" w:rsidR="002D4F04" w:rsidRDefault="002D4F04" w:rsidP="00815F1C">
      <w:pPr>
        <w:spacing w:after="0" w:line="360" w:lineRule="auto"/>
        <w:rPr>
          <w:rFonts w:eastAsia="Times New Roman" w:cs="Times New Roman"/>
          <w:szCs w:val="24"/>
        </w:rPr>
      </w:pPr>
    </w:p>
    <w:p w14:paraId="5974F790" w14:textId="77777777" w:rsidR="00303A75" w:rsidRDefault="00303A75" w:rsidP="00303A75">
      <w:pPr>
        <w:pStyle w:val="Caption"/>
      </w:pPr>
    </w:p>
    <w:p w14:paraId="774A477F" w14:textId="77777777" w:rsidR="00303A75" w:rsidRDefault="00303A75" w:rsidP="00303A75"/>
    <w:p w14:paraId="77A5BA76" w14:textId="77777777" w:rsidR="00303A75" w:rsidRPr="00303A75" w:rsidRDefault="00303A75" w:rsidP="00303A75">
      <w:pPr>
        <w:pStyle w:val="Caption"/>
      </w:pPr>
    </w:p>
    <w:p w14:paraId="2BEF2D4A" w14:textId="77777777" w:rsidR="002D4F04" w:rsidRDefault="002D4F04" w:rsidP="002D4F04">
      <w:pPr>
        <w:spacing w:after="0" w:line="360" w:lineRule="auto"/>
        <w:jc w:val="center"/>
        <w:rPr>
          <w:rFonts w:eastAsia="Times New Roman" w:cs="Times New Roman"/>
          <w:szCs w:val="24"/>
        </w:rPr>
      </w:pPr>
    </w:p>
    <w:sdt>
      <w:sdtPr>
        <w:rPr>
          <w:rFonts w:asciiTheme="minorHAnsi" w:eastAsiaTheme="minorEastAsia" w:hAnsiTheme="minorHAnsi" w:cstheme="minorBidi"/>
          <w:b w:val="0"/>
          <w:color w:val="auto"/>
          <w:sz w:val="22"/>
          <w:szCs w:val="22"/>
          <w:shd w:val="clear" w:color="auto" w:fill="auto"/>
          <w:lang w:val="en-CA" w:eastAsia="zh-CN"/>
        </w:rPr>
        <w:id w:val="-1131636100"/>
        <w:docPartObj>
          <w:docPartGallery w:val="Table of Contents"/>
          <w:docPartUnique/>
        </w:docPartObj>
      </w:sdtPr>
      <w:sdtEndPr>
        <w:rPr>
          <w:rFonts w:ascii="Times New Roman" w:hAnsi="Times New Roman"/>
          <w:bCs/>
          <w:noProof/>
          <w:sz w:val="24"/>
        </w:rPr>
      </w:sdtEndPr>
      <w:sdtContent>
        <w:bookmarkStart w:id="34" w:name="_Toc441059971" w:displacedByCustomXml="prev"/>
        <w:p w14:paraId="11A9436E" w14:textId="77777777" w:rsidR="002D4F04" w:rsidRPr="004148E2" w:rsidRDefault="00752A1F" w:rsidP="004148E2">
          <w:pPr>
            <w:pStyle w:val="TOCHeading"/>
            <w:outlineLvl w:val="0"/>
            <w:rPr>
              <w:rStyle w:val="Heading1Char"/>
            </w:rPr>
          </w:pPr>
          <w:r w:rsidRPr="004148E2">
            <w:rPr>
              <w:rStyle w:val="Heading1Char"/>
            </w:rPr>
            <w:t>TABLE OF CONTENTS</w:t>
          </w:r>
          <w:bookmarkEnd w:id="34"/>
        </w:p>
        <w:p w14:paraId="258C9ABF" w14:textId="77777777" w:rsidR="00ED4D24" w:rsidRDefault="002D4F04">
          <w:pPr>
            <w:pStyle w:val="TOC1"/>
            <w:tabs>
              <w:tab w:val="right" w:leader="dot" w:pos="9350"/>
            </w:tabs>
            <w:rPr>
              <w:noProof/>
            </w:rPr>
          </w:pPr>
          <w:r>
            <w:fldChar w:fldCharType="begin"/>
          </w:r>
          <w:r>
            <w:instrText xml:space="preserve"> TOC \o "1-3" \h \z \u </w:instrText>
          </w:r>
          <w:r>
            <w:fldChar w:fldCharType="separate"/>
          </w:r>
          <w:hyperlink w:anchor="_Toc441070929" w:history="1">
            <w:r w:rsidR="00ED4D24" w:rsidRPr="00DC7EB9">
              <w:rPr>
                <w:rStyle w:val="Hyperlink"/>
                <w:noProof/>
              </w:rPr>
              <w:t>Permission to Use</w:t>
            </w:r>
            <w:r w:rsidR="00ED4D24">
              <w:rPr>
                <w:noProof/>
                <w:webHidden/>
              </w:rPr>
              <w:tab/>
            </w:r>
            <w:r w:rsidR="00ED4D24">
              <w:rPr>
                <w:noProof/>
                <w:webHidden/>
              </w:rPr>
              <w:fldChar w:fldCharType="begin"/>
            </w:r>
            <w:r w:rsidR="00ED4D24">
              <w:rPr>
                <w:noProof/>
                <w:webHidden/>
              </w:rPr>
              <w:instrText xml:space="preserve"> PAGEREF _Toc441070929 \h </w:instrText>
            </w:r>
            <w:r w:rsidR="00ED4D24">
              <w:rPr>
                <w:noProof/>
                <w:webHidden/>
              </w:rPr>
            </w:r>
            <w:r w:rsidR="00ED4D24">
              <w:rPr>
                <w:noProof/>
                <w:webHidden/>
              </w:rPr>
              <w:fldChar w:fldCharType="separate"/>
            </w:r>
            <w:r w:rsidR="00815F1C">
              <w:rPr>
                <w:noProof/>
                <w:webHidden/>
              </w:rPr>
              <w:t>i</w:t>
            </w:r>
            <w:r w:rsidR="00ED4D24">
              <w:rPr>
                <w:noProof/>
                <w:webHidden/>
              </w:rPr>
              <w:fldChar w:fldCharType="end"/>
            </w:r>
          </w:hyperlink>
        </w:p>
        <w:p w14:paraId="1E194550" w14:textId="77777777" w:rsidR="00ED4D24" w:rsidRDefault="008E621F">
          <w:pPr>
            <w:pStyle w:val="TOC1"/>
            <w:tabs>
              <w:tab w:val="right" w:leader="dot" w:pos="9350"/>
            </w:tabs>
            <w:rPr>
              <w:noProof/>
            </w:rPr>
          </w:pPr>
          <w:hyperlink w:anchor="_Toc441070930" w:history="1">
            <w:r w:rsidR="00ED4D24" w:rsidRPr="00DC7EB9">
              <w:rPr>
                <w:rStyle w:val="Hyperlink"/>
                <w:noProof/>
              </w:rPr>
              <w:t>Abstract</w:t>
            </w:r>
            <w:r w:rsidR="00ED4D24">
              <w:rPr>
                <w:noProof/>
                <w:webHidden/>
              </w:rPr>
              <w:tab/>
            </w:r>
            <w:r w:rsidR="00ED4D24">
              <w:rPr>
                <w:noProof/>
                <w:webHidden/>
              </w:rPr>
              <w:fldChar w:fldCharType="begin"/>
            </w:r>
            <w:r w:rsidR="00ED4D24">
              <w:rPr>
                <w:noProof/>
                <w:webHidden/>
              </w:rPr>
              <w:instrText xml:space="preserve"> PAGEREF _Toc441070930 \h </w:instrText>
            </w:r>
            <w:r w:rsidR="00ED4D24">
              <w:rPr>
                <w:noProof/>
                <w:webHidden/>
              </w:rPr>
            </w:r>
            <w:r w:rsidR="00ED4D24">
              <w:rPr>
                <w:noProof/>
                <w:webHidden/>
              </w:rPr>
              <w:fldChar w:fldCharType="separate"/>
            </w:r>
            <w:r w:rsidR="00815F1C">
              <w:rPr>
                <w:noProof/>
                <w:webHidden/>
              </w:rPr>
              <w:t>ii</w:t>
            </w:r>
            <w:r w:rsidR="00ED4D24">
              <w:rPr>
                <w:noProof/>
                <w:webHidden/>
              </w:rPr>
              <w:fldChar w:fldCharType="end"/>
            </w:r>
          </w:hyperlink>
        </w:p>
        <w:p w14:paraId="4A84E32E" w14:textId="77777777" w:rsidR="00ED4D24" w:rsidRDefault="008E621F">
          <w:pPr>
            <w:pStyle w:val="TOC1"/>
            <w:tabs>
              <w:tab w:val="right" w:leader="dot" w:pos="9350"/>
            </w:tabs>
            <w:rPr>
              <w:noProof/>
            </w:rPr>
          </w:pPr>
          <w:hyperlink w:anchor="_Toc441070931" w:history="1">
            <w:r w:rsidR="00ED4D24" w:rsidRPr="00DC7EB9">
              <w:rPr>
                <w:rStyle w:val="Hyperlink"/>
                <w:noProof/>
              </w:rPr>
              <w:t>Acknowledgements</w:t>
            </w:r>
            <w:r w:rsidR="00ED4D24">
              <w:rPr>
                <w:noProof/>
                <w:webHidden/>
              </w:rPr>
              <w:tab/>
            </w:r>
            <w:r w:rsidR="00ED4D24">
              <w:rPr>
                <w:noProof/>
                <w:webHidden/>
              </w:rPr>
              <w:fldChar w:fldCharType="begin"/>
            </w:r>
            <w:r w:rsidR="00ED4D24">
              <w:rPr>
                <w:noProof/>
                <w:webHidden/>
              </w:rPr>
              <w:instrText xml:space="preserve"> PAGEREF _Toc441070931 \h </w:instrText>
            </w:r>
            <w:r w:rsidR="00ED4D24">
              <w:rPr>
                <w:noProof/>
                <w:webHidden/>
              </w:rPr>
            </w:r>
            <w:r w:rsidR="00ED4D24">
              <w:rPr>
                <w:noProof/>
                <w:webHidden/>
              </w:rPr>
              <w:fldChar w:fldCharType="separate"/>
            </w:r>
            <w:r w:rsidR="00815F1C">
              <w:rPr>
                <w:noProof/>
                <w:webHidden/>
              </w:rPr>
              <w:t>iii</w:t>
            </w:r>
            <w:r w:rsidR="00ED4D24">
              <w:rPr>
                <w:noProof/>
                <w:webHidden/>
              </w:rPr>
              <w:fldChar w:fldCharType="end"/>
            </w:r>
          </w:hyperlink>
        </w:p>
        <w:p w14:paraId="670C42BC" w14:textId="77777777" w:rsidR="00ED4D24" w:rsidRDefault="008E621F">
          <w:pPr>
            <w:pStyle w:val="TOC1"/>
            <w:tabs>
              <w:tab w:val="right" w:leader="dot" w:pos="9350"/>
            </w:tabs>
            <w:rPr>
              <w:noProof/>
            </w:rPr>
          </w:pPr>
          <w:hyperlink w:anchor="_Toc441070932" w:history="1">
            <w:r w:rsidR="00ED4D24" w:rsidRPr="00DC7EB9">
              <w:rPr>
                <w:rStyle w:val="Hyperlink"/>
                <w:noProof/>
              </w:rPr>
              <w:t>CHAPTER 1 INTRODUCTION</w:t>
            </w:r>
            <w:r w:rsidR="00ED4D24">
              <w:rPr>
                <w:noProof/>
                <w:webHidden/>
              </w:rPr>
              <w:tab/>
            </w:r>
            <w:r w:rsidR="00ED4D24">
              <w:rPr>
                <w:noProof/>
                <w:webHidden/>
              </w:rPr>
              <w:fldChar w:fldCharType="begin"/>
            </w:r>
            <w:r w:rsidR="00ED4D24">
              <w:rPr>
                <w:noProof/>
                <w:webHidden/>
              </w:rPr>
              <w:instrText xml:space="preserve"> PAGEREF _Toc441070932 \h </w:instrText>
            </w:r>
            <w:r w:rsidR="00ED4D24">
              <w:rPr>
                <w:noProof/>
                <w:webHidden/>
              </w:rPr>
            </w:r>
            <w:r w:rsidR="00ED4D24">
              <w:rPr>
                <w:noProof/>
                <w:webHidden/>
              </w:rPr>
              <w:fldChar w:fldCharType="separate"/>
            </w:r>
            <w:r w:rsidR="00815F1C">
              <w:rPr>
                <w:noProof/>
                <w:webHidden/>
              </w:rPr>
              <w:t>1</w:t>
            </w:r>
            <w:r w:rsidR="00ED4D24">
              <w:rPr>
                <w:noProof/>
                <w:webHidden/>
              </w:rPr>
              <w:fldChar w:fldCharType="end"/>
            </w:r>
          </w:hyperlink>
        </w:p>
        <w:p w14:paraId="5C691D22" w14:textId="77777777" w:rsidR="00ED4D24" w:rsidRDefault="008E621F">
          <w:pPr>
            <w:pStyle w:val="TOC1"/>
            <w:tabs>
              <w:tab w:val="right" w:leader="dot" w:pos="9350"/>
            </w:tabs>
            <w:rPr>
              <w:noProof/>
            </w:rPr>
          </w:pPr>
          <w:hyperlink w:anchor="_Toc441070933" w:history="1">
            <w:r w:rsidR="00ED4D24" w:rsidRPr="00DC7EB9">
              <w:rPr>
                <w:rStyle w:val="Hyperlink"/>
                <w:noProof/>
              </w:rPr>
              <w:t>CHAPTER 2 PROBLEM DEFINITION</w:t>
            </w:r>
            <w:r w:rsidR="00ED4D24">
              <w:rPr>
                <w:noProof/>
                <w:webHidden/>
              </w:rPr>
              <w:tab/>
            </w:r>
            <w:r w:rsidR="00ED4D24">
              <w:rPr>
                <w:noProof/>
                <w:webHidden/>
              </w:rPr>
              <w:fldChar w:fldCharType="begin"/>
            </w:r>
            <w:r w:rsidR="00ED4D24">
              <w:rPr>
                <w:noProof/>
                <w:webHidden/>
              </w:rPr>
              <w:instrText xml:space="preserve"> PAGEREF _Toc441070933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14:paraId="478F7E56" w14:textId="77777777" w:rsidR="00ED4D24" w:rsidRDefault="008E621F">
          <w:pPr>
            <w:pStyle w:val="TOC2"/>
            <w:tabs>
              <w:tab w:val="right" w:leader="dot" w:pos="9350"/>
            </w:tabs>
            <w:rPr>
              <w:noProof/>
            </w:rPr>
          </w:pPr>
          <w:hyperlink w:anchor="_Toc441070934" w:history="1">
            <w:r w:rsidR="00ED4D24" w:rsidRPr="00DC7EB9">
              <w:rPr>
                <w:rStyle w:val="Hyperlink"/>
                <w:noProof/>
              </w:rPr>
              <w:t>2.1 How to merge Non-IP based device into IoT?</w:t>
            </w:r>
            <w:r w:rsidR="00ED4D24">
              <w:rPr>
                <w:noProof/>
                <w:webHidden/>
              </w:rPr>
              <w:tab/>
            </w:r>
            <w:r w:rsidR="00ED4D24">
              <w:rPr>
                <w:noProof/>
                <w:webHidden/>
              </w:rPr>
              <w:fldChar w:fldCharType="begin"/>
            </w:r>
            <w:r w:rsidR="00ED4D24">
              <w:rPr>
                <w:noProof/>
                <w:webHidden/>
              </w:rPr>
              <w:instrText xml:space="preserve"> PAGEREF _Toc441070934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14:paraId="66EE930A" w14:textId="77777777" w:rsidR="00ED4D24" w:rsidRDefault="008E621F">
          <w:pPr>
            <w:pStyle w:val="TOC2"/>
            <w:tabs>
              <w:tab w:val="right" w:leader="dot" w:pos="9350"/>
            </w:tabs>
            <w:rPr>
              <w:noProof/>
            </w:rPr>
          </w:pPr>
          <w:hyperlink w:anchor="_Toc441070935" w:history="1">
            <w:r w:rsidR="00ED4D24" w:rsidRPr="00752A1F">
              <w:rPr>
                <w:rStyle w:val="Hyperlink"/>
                <w:rFonts w:eastAsia="Times New Roman" w:cs="Times New Roman"/>
                <w:bCs/>
                <w:noProof/>
                <w:shd w:val="clear" w:color="auto" w:fill="FFFFFF"/>
              </w:rPr>
              <w:t>2.2 How to overcome limitations of standard BLE communication?</w:t>
            </w:r>
            <w:r w:rsidR="00ED4D24">
              <w:rPr>
                <w:noProof/>
                <w:webHidden/>
              </w:rPr>
              <w:tab/>
            </w:r>
            <w:r w:rsidR="00ED4D24">
              <w:rPr>
                <w:noProof/>
                <w:webHidden/>
              </w:rPr>
              <w:fldChar w:fldCharType="begin"/>
            </w:r>
            <w:r w:rsidR="00ED4D24">
              <w:rPr>
                <w:noProof/>
                <w:webHidden/>
              </w:rPr>
              <w:instrText xml:space="preserve"> PAGEREF _Toc441070935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14:paraId="698BD2C1" w14:textId="77777777" w:rsidR="00ED4D24" w:rsidRDefault="008E621F">
          <w:pPr>
            <w:pStyle w:val="TOC3"/>
            <w:rPr>
              <w:rFonts w:asciiTheme="minorHAnsi" w:eastAsiaTheme="minorEastAsia" w:hAnsiTheme="minorHAnsi" w:cstheme="minorBidi"/>
              <w:bCs w:val="0"/>
              <w:shd w:val="clear" w:color="auto" w:fill="auto"/>
            </w:rPr>
          </w:pPr>
          <w:hyperlink w:anchor="_Toc441070936" w:history="1">
            <w:r w:rsidR="00ED4D24" w:rsidRPr="00DC7EB9">
              <w:rPr>
                <w:rStyle w:val="Hyperlink"/>
              </w:rPr>
              <w:t>2.2.1 Size limitation of a BLE request</w:t>
            </w:r>
            <w:r w:rsidR="00ED4D24">
              <w:rPr>
                <w:webHidden/>
              </w:rPr>
              <w:tab/>
            </w:r>
            <w:r w:rsidR="00ED4D24">
              <w:rPr>
                <w:webHidden/>
              </w:rPr>
              <w:fldChar w:fldCharType="begin"/>
            </w:r>
            <w:r w:rsidR="00ED4D24">
              <w:rPr>
                <w:webHidden/>
              </w:rPr>
              <w:instrText xml:space="preserve"> PAGEREF _Toc441070936 \h </w:instrText>
            </w:r>
            <w:r w:rsidR="00ED4D24">
              <w:rPr>
                <w:webHidden/>
              </w:rPr>
            </w:r>
            <w:r w:rsidR="00ED4D24">
              <w:rPr>
                <w:webHidden/>
              </w:rPr>
              <w:fldChar w:fldCharType="separate"/>
            </w:r>
            <w:r w:rsidR="00815F1C">
              <w:rPr>
                <w:webHidden/>
              </w:rPr>
              <w:t>2</w:t>
            </w:r>
            <w:r w:rsidR="00ED4D24">
              <w:rPr>
                <w:webHidden/>
              </w:rPr>
              <w:fldChar w:fldCharType="end"/>
            </w:r>
          </w:hyperlink>
        </w:p>
        <w:p w14:paraId="34211413" w14:textId="77777777" w:rsidR="00ED4D24" w:rsidRDefault="008E621F">
          <w:pPr>
            <w:pStyle w:val="TOC3"/>
            <w:rPr>
              <w:rFonts w:asciiTheme="minorHAnsi" w:eastAsiaTheme="minorEastAsia" w:hAnsiTheme="minorHAnsi" w:cstheme="minorBidi"/>
              <w:bCs w:val="0"/>
              <w:shd w:val="clear" w:color="auto" w:fill="auto"/>
            </w:rPr>
          </w:pPr>
          <w:hyperlink w:anchor="_Toc441070937" w:history="1">
            <w:r w:rsidR="00ED4D24" w:rsidRPr="00752A1F">
              <w:rPr>
                <w:rStyle w:val="Hyperlink"/>
              </w:rPr>
              <w:t>2.2.2 Chaos server-side callback</w:t>
            </w:r>
            <w:r w:rsidR="00ED4D24">
              <w:rPr>
                <w:webHidden/>
              </w:rPr>
              <w:tab/>
            </w:r>
            <w:r w:rsidR="00ED4D24">
              <w:rPr>
                <w:webHidden/>
              </w:rPr>
              <w:fldChar w:fldCharType="begin"/>
            </w:r>
            <w:r w:rsidR="00ED4D24">
              <w:rPr>
                <w:webHidden/>
              </w:rPr>
              <w:instrText xml:space="preserve"> PAGEREF _Toc441070937 \h </w:instrText>
            </w:r>
            <w:r w:rsidR="00ED4D24">
              <w:rPr>
                <w:webHidden/>
              </w:rPr>
            </w:r>
            <w:r w:rsidR="00ED4D24">
              <w:rPr>
                <w:webHidden/>
              </w:rPr>
              <w:fldChar w:fldCharType="separate"/>
            </w:r>
            <w:r w:rsidR="00815F1C">
              <w:rPr>
                <w:webHidden/>
              </w:rPr>
              <w:t>3</w:t>
            </w:r>
            <w:r w:rsidR="00ED4D24">
              <w:rPr>
                <w:webHidden/>
              </w:rPr>
              <w:fldChar w:fldCharType="end"/>
            </w:r>
          </w:hyperlink>
        </w:p>
        <w:p w14:paraId="740BEE32" w14:textId="77777777" w:rsidR="00ED4D24" w:rsidRDefault="008E621F">
          <w:pPr>
            <w:pStyle w:val="TOC2"/>
            <w:tabs>
              <w:tab w:val="right" w:leader="dot" w:pos="9350"/>
            </w:tabs>
            <w:rPr>
              <w:noProof/>
            </w:rPr>
          </w:pPr>
          <w:hyperlink w:anchor="_Toc441070938" w:history="1">
            <w:r w:rsidR="00ED4D24" w:rsidRPr="00DC7EB9">
              <w:rPr>
                <w:rStyle w:val="Hyperlink"/>
                <w:noProof/>
              </w:rPr>
              <w:t>2.3 How to Serve multiple applications?</w:t>
            </w:r>
            <w:r w:rsidR="00ED4D24">
              <w:rPr>
                <w:noProof/>
                <w:webHidden/>
              </w:rPr>
              <w:tab/>
            </w:r>
            <w:r w:rsidR="00ED4D24">
              <w:rPr>
                <w:noProof/>
                <w:webHidden/>
              </w:rPr>
              <w:fldChar w:fldCharType="begin"/>
            </w:r>
            <w:r w:rsidR="00ED4D24">
              <w:rPr>
                <w:noProof/>
                <w:webHidden/>
              </w:rPr>
              <w:instrText xml:space="preserve"> PAGEREF _Toc441070938 \h </w:instrText>
            </w:r>
            <w:r w:rsidR="00ED4D24">
              <w:rPr>
                <w:noProof/>
                <w:webHidden/>
              </w:rPr>
            </w:r>
            <w:r w:rsidR="00ED4D24">
              <w:rPr>
                <w:noProof/>
                <w:webHidden/>
              </w:rPr>
              <w:fldChar w:fldCharType="separate"/>
            </w:r>
            <w:r w:rsidR="00815F1C">
              <w:rPr>
                <w:noProof/>
                <w:webHidden/>
              </w:rPr>
              <w:t>3</w:t>
            </w:r>
            <w:r w:rsidR="00ED4D24">
              <w:rPr>
                <w:noProof/>
                <w:webHidden/>
              </w:rPr>
              <w:fldChar w:fldCharType="end"/>
            </w:r>
          </w:hyperlink>
        </w:p>
        <w:p w14:paraId="08BDF771" w14:textId="77777777" w:rsidR="00ED4D24" w:rsidRPr="00752A1F" w:rsidRDefault="008E621F">
          <w:pPr>
            <w:pStyle w:val="TOC2"/>
            <w:tabs>
              <w:tab w:val="right" w:leader="dot" w:pos="9350"/>
            </w:tabs>
            <w:rPr>
              <w:b/>
              <w:noProof/>
            </w:rPr>
          </w:pPr>
          <w:hyperlink w:anchor="_Toc441070939" w:history="1">
            <w:r w:rsidR="00ED4D24" w:rsidRPr="0020438F">
              <w:rPr>
                <w:rStyle w:val="Hyperlink"/>
                <w:rFonts w:eastAsia="Times New Roman" w:cs="Times New Roman"/>
                <w:bCs/>
                <w:noProof/>
                <w:u w:val="none"/>
                <w:shd w:val="clear" w:color="auto" w:fill="FFFFFF"/>
              </w:rPr>
              <w:t>2.4 How to provide common interface to support wireless communication protocols</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_Toc441070939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14:paraId="7ACA6684" w14:textId="77777777" w:rsidR="00ED4D24" w:rsidRPr="00752A1F" w:rsidRDefault="008E621F">
          <w:pPr>
            <w:pStyle w:val="TOC2"/>
            <w:tabs>
              <w:tab w:val="right" w:leader="dot" w:pos="9350"/>
            </w:tabs>
            <w:rPr>
              <w:b/>
              <w:noProof/>
            </w:rPr>
          </w:pPr>
          <w:hyperlink w:anchor="_Toc441070940" w:history="1">
            <w:r w:rsidR="00ED4D24" w:rsidRPr="00752A1F">
              <w:rPr>
                <w:rStyle w:val="Hyperlink"/>
                <w:rFonts w:eastAsia="Times New Roman" w:cs="Times New Roman"/>
                <w:bCs/>
                <w:noProof/>
                <w:shd w:val="clear" w:color="auto" w:fill="FFFFFF"/>
              </w:rPr>
              <w:t>2.5 Research Goal</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_Toc441070940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14:paraId="41CBC632" w14:textId="77777777" w:rsidR="00ED4D24" w:rsidRDefault="008E621F">
          <w:pPr>
            <w:pStyle w:val="TOC1"/>
            <w:tabs>
              <w:tab w:val="right" w:leader="dot" w:pos="9350"/>
            </w:tabs>
            <w:rPr>
              <w:noProof/>
            </w:rPr>
          </w:pPr>
          <w:hyperlink w:anchor="_Toc441070941" w:history="1">
            <w:r w:rsidR="00ED4D24" w:rsidRPr="00DC7EB9">
              <w:rPr>
                <w:rStyle w:val="Hyperlink"/>
                <w:noProof/>
              </w:rPr>
              <w:t>CHAPTER 3 LITERATURE REVIEW</w:t>
            </w:r>
            <w:r w:rsidR="00ED4D24">
              <w:rPr>
                <w:noProof/>
                <w:webHidden/>
              </w:rPr>
              <w:tab/>
            </w:r>
            <w:r w:rsidR="00ED4D24">
              <w:rPr>
                <w:noProof/>
                <w:webHidden/>
              </w:rPr>
              <w:fldChar w:fldCharType="begin"/>
            </w:r>
            <w:r w:rsidR="00ED4D24">
              <w:rPr>
                <w:noProof/>
                <w:webHidden/>
              </w:rPr>
              <w:instrText xml:space="preserve"> PAGEREF _Toc441070941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14:paraId="417F49E6" w14:textId="77777777" w:rsidR="00ED4D24" w:rsidRDefault="008E621F">
          <w:pPr>
            <w:pStyle w:val="TOC2"/>
            <w:tabs>
              <w:tab w:val="right" w:leader="dot" w:pos="9350"/>
            </w:tabs>
            <w:rPr>
              <w:noProof/>
            </w:rPr>
          </w:pPr>
          <w:hyperlink w:anchor="_Toc441070942" w:history="1">
            <w:r w:rsidR="00ED4D24" w:rsidRPr="00DC7EB9">
              <w:rPr>
                <w:rStyle w:val="Hyperlink"/>
                <w:noProof/>
              </w:rPr>
              <w:t>3.1 Cloud Computing</w:t>
            </w:r>
            <w:r w:rsidR="00ED4D24">
              <w:rPr>
                <w:noProof/>
                <w:webHidden/>
              </w:rPr>
              <w:tab/>
            </w:r>
            <w:r w:rsidR="00ED4D24">
              <w:rPr>
                <w:noProof/>
                <w:webHidden/>
              </w:rPr>
              <w:fldChar w:fldCharType="begin"/>
            </w:r>
            <w:r w:rsidR="00ED4D24">
              <w:rPr>
                <w:noProof/>
                <w:webHidden/>
              </w:rPr>
              <w:instrText xml:space="preserve"> PAGEREF _Toc441070942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14:paraId="4B42DF4F" w14:textId="77777777" w:rsidR="00ED4D24" w:rsidRDefault="008E621F">
          <w:pPr>
            <w:pStyle w:val="TOC2"/>
            <w:tabs>
              <w:tab w:val="right" w:leader="dot" w:pos="9350"/>
            </w:tabs>
            <w:rPr>
              <w:noProof/>
            </w:rPr>
          </w:pPr>
          <w:hyperlink w:anchor="_Toc441070943" w:history="1">
            <w:r w:rsidR="00ED4D24" w:rsidRPr="00DC7EB9">
              <w:rPr>
                <w:rStyle w:val="Hyperlink"/>
                <w:noProof/>
              </w:rPr>
              <w:t>3.2 IoT</w:t>
            </w:r>
            <w:r w:rsidR="00ED4D24">
              <w:rPr>
                <w:noProof/>
                <w:webHidden/>
              </w:rPr>
              <w:tab/>
            </w:r>
            <w:r w:rsidR="00ED4D24">
              <w:rPr>
                <w:noProof/>
                <w:webHidden/>
              </w:rPr>
              <w:fldChar w:fldCharType="begin"/>
            </w:r>
            <w:r w:rsidR="00ED4D24">
              <w:rPr>
                <w:noProof/>
                <w:webHidden/>
              </w:rPr>
              <w:instrText xml:space="preserve"> PAGEREF _Toc441070943 \h </w:instrText>
            </w:r>
            <w:r w:rsidR="00ED4D24">
              <w:rPr>
                <w:noProof/>
                <w:webHidden/>
              </w:rPr>
            </w:r>
            <w:r w:rsidR="00ED4D24">
              <w:rPr>
                <w:noProof/>
                <w:webHidden/>
              </w:rPr>
              <w:fldChar w:fldCharType="separate"/>
            </w:r>
            <w:r w:rsidR="00815F1C">
              <w:rPr>
                <w:noProof/>
                <w:webHidden/>
              </w:rPr>
              <w:t>5</w:t>
            </w:r>
            <w:r w:rsidR="00ED4D24">
              <w:rPr>
                <w:noProof/>
                <w:webHidden/>
              </w:rPr>
              <w:fldChar w:fldCharType="end"/>
            </w:r>
          </w:hyperlink>
        </w:p>
        <w:p w14:paraId="5F7DC2F9" w14:textId="77777777" w:rsidR="00ED4D24" w:rsidRDefault="008E621F">
          <w:pPr>
            <w:pStyle w:val="TOC2"/>
            <w:tabs>
              <w:tab w:val="right" w:leader="dot" w:pos="9350"/>
            </w:tabs>
            <w:rPr>
              <w:noProof/>
            </w:rPr>
          </w:pPr>
          <w:hyperlink w:anchor="_Toc441070944" w:history="1">
            <w:r w:rsidR="00ED4D24" w:rsidRPr="00DC7EB9">
              <w:rPr>
                <w:rStyle w:val="Hyperlink"/>
                <w:noProof/>
              </w:rPr>
              <w:t>3.3 Personal Cloud</w:t>
            </w:r>
            <w:r w:rsidR="00ED4D24">
              <w:rPr>
                <w:noProof/>
                <w:webHidden/>
              </w:rPr>
              <w:tab/>
            </w:r>
            <w:r w:rsidR="00ED4D24">
              <w:rPr>
                <w:noProof/>
                <w:webHidden/>
              </w:rPr>
              <w:fldChar w:fldCharType="begin"/>
            </w:r>
            <w:r w:rsidR="00ED4D24">
              <w:rPr>
                <w:noProof/>
                <w:webHidden/>
              </w:rPr>
              <w:instrText xml:space="preserve"> PAGEREF _Toc441070944 \h </w:instrText>
            </w:r>
            <w:r w:rsidR="00ED4D24">
              <w:rPr>
                <w:noProof/>
                <w:webHidden/>
              </w:rPr>
            </w:r>
            <w:r w:rsidR="00ED4D24">
              <w:rPr>
                <w:noProof/>
                <w:webHidden/>
              </w:rPr>
              <w:fldChar w:fldCharType="separate"/>
            </w:r>
            <w:r w:rsidR="00815F1C">
              <w:rPr>
                <w:noProof/>
                <w:webHidden/>
              </w:rPr>
              <w:t>6</w:t>
            </w:r>
            <w:r w:rsidR="00ED4D24">
              <w:rPr>
                <w:noProof/>
                <w:webHidden/>
              </w:rPr>
              <w:fldChar w:fldCharType="end"/>
            </w:r>
          </w:hyperlink>
        </w:p>
        <w:p w14:paraId="76ADAC29" w14:textId="77777777" w:rsidR="00ED4D24" w:rsidRDefault="008E621F">
          <w:pPr>
            <w:pStyle w:val="TOC2"/>
            <w:tabs>
              <w:tab w:val="right" w:leader="dot" w:pos="9350"/>
            </w:tabs>
            <w:rPr>
              <w:noProof/>
            </w:rPr>
          </w:pPr>
          <w:hyperlink w:anchor="_Toc441070945" w:history="1">
            <w:r w:rsidR="00ED4D24" w:rsidRPr="00DC7EB9">
              <w:rPr>
                <w:rStyle w:val="Hyperlink"/>
                <w:noProof/>
              </w:rPr>
              <w:t>3.4 SOAP and REST</w:t>
            </w:r>
            <w:r w:rsidR="00ED4D24">
              <w:rPr>
                <w:noProof/>
                <w:webHidden/>
              </w:rPr>
              <w:tab/>
            </w:r>
            <w:r w:rsidR="00ED4D24">
              <w:rPr>
                <w:noProof/>
                <w:webHidden/>
              </w:rPr>
              <w:fldChar w:fldCharType="begin"/>
            </w:r>
            <w:r w:rsidR="00ED4D24">
              <w:rPr>
                <w:noProof/>
                <w:webHidden/>
              </w:rPr>
              <w:instrText xml:space="preserve"> PAGEREF _Toc441070945 \h </w:instrText>
            </w:r>
            <w:r w:rsidR="00ED4D24">
              <w:rPr>
                <w:noProof/>
                <w:webHidden/>
              </w:rPr>
            </w:r>
            <w:r w:rsidR="00ED4D24">
              <w:rPr>
                <w:noProof/>
                <w:webHidden/>
              </w:rPr>
              <w:fldChar w:fldCharType="separate"/>
            </w:r>
            <w:r w:rsidR="00815F1C">
              <w:rPr>
                <w:noProof/>
                <w:webHidden/>
              </w:rPr>
              <w:t>7</w:t>
            </w:r>
            <w:r w:rsidR="00ED4D24">
              <w:rPr>
                <w:noProof/>
                <w:webHidden/>
              </w:rPr>
              <w:fldChar w:fldCharType="end"/>
            </w:r>
          </w:hyperlink>
        </w:p>
        <w:p w14:paraId="7FB29BB3" w14:textId="77777777" w:rsidR="00ED4D24" w:rsidRDefault="008E621F">
          <w:pPr>
            <w:pStyle w:val="TOC3"/>
            <w:rPr>
              <w:rFonts w:asciiTheme="minorHAnsi" w:eastAsiaTheme="minorEastAsia" w:hAnsiTheme="minorHAnsi" w:cstheme="minorBidi"/>
              <w:bCs w:val="0"/>
              <w:shd w:val="clear" w:color="auto" w:fill="auto"/>
            </w:rPr>
          </w:pPr>
          <w:hyperlink w:anchor="_Toc441070946" w:history="1">
            <w:r w:rsidR="00ED4D24" w:rsidRPr="00DC7EB9">
              <w:rPr>
                <w:rStyle w:val="Hyperlink"/>
              </w:rPr>
              <w:t>3.4.1 SOAP</w:t>
            </w:r>
            <w:r w:rsidR="00ED4D24">
              <w:rPr>
                <w:webHidden/>
              </w:rPr>
              <w:tab/>
            </w:r>
            <w:r w:rsidR="00ED4D24">
              <w:rPr>
                <w:webHidden/>
              </w:rPr>
              <w:fldChar w:fldCharType="begin"/>
            </w:r>
            <w:r w:rsidR="00ED4D24">
              <w:rPr>
                <w:webHidden/>
              </w:rPr>
              <w:instrText xml:space="preserve"> PAGEREF _Toc441070946 \h </w:instrText>
            </w:r>
            <w:r w:rsidR="00ED4D24">
              <w:rPr>
                <w:webHidden/>
              </w:rPr>
            </w:r>
            <w:r w:rsidR="00ED4D24">
              <w:rPr>
                <w:webHidden/>
              </w:rPr>
              <w:fldChar w:fldCharType="separate"/>
            </w:r>
            <w:r w:rsidR="00815F1C">
              <w:rPr>
                <w:webHidden/>
              </w:rPr>
              <w:t>8</w:t>
            </w:r>
            <w:r w:rsidR="00ED4D24">
              <w:rPr>
                <w:webHidden/>
              </w:rPr>
              <w:fldChar w:fldCharType="end"/>
            </w:r>
          </w:hyperlink>
        </w:p>
        <w:p w14:paraId="020C1725" w14:textId="77777777" w:rsidR="00ED4D24" w:rsidRDefault="008E621F">
          <w:pPr>
            <w:pStyle w:val="TOC3"/>
            <w:rPr>
              <w:rFonts w:asciiTheme="minorHAnsi" w:eastAsiaTheme="minorEastAsia" w:hAnsiTheme="minorHAnsi" w:cstheme="minorBidi"/>
              <w:bCs w:val="0"/>
              <w:shd w:val="clear" w:color="auto" w:fill="auto"/>
            </w:rPr>
          </w:pPr>
          <w:hyperlink w:anchor="_Toc441070947" w:history="1">
            <w:r w:rsidR="00ED4D24" w:rsidRPr="00DC7EB9">
              <w:rPr>
                <w:rStyle w:val="Hyperlink"/>
              </w:rPr>
              <w:t>3.4.2 REST</w:t>
            </w:r>
            <w:r w:rsidR="00ED4D24">
              <w:rPr>
                <w:webHidden/>
              </w:rPr>
              <w:tab/>
            </w:r>
            <w:r w:rsidR="00ED4D24">
              <w:rPr>
                <w:webHidden/>
              </w:rPr>
              <w:fldChar w:fldCharType="begin"/>
            </w:r>
            <w:r w:rsidR="00ED4D24">
              <w:rPr>
                <w:webHidden/>
              </w:rPr>
              <w:instrText xml:space="preserve"> PAGEREF _Toc441070947 \h </w:instrText>
            </w:r>
            <w:r w:rsidR="00ED4D24">
              <w:rPr>
                <w:webHidden/>
              </w:rPr>
            </w:r>
            <w:r w:rsidR="00ED4D24">
              <w:rPr>
                <w:webHidden/>
              </w:rPr>
              <w:fldChar w:fldCharType="separate"/>
            </w:r>
            <w:r w:rsidR="00815F1C">
              <w:rPr>
                <w:webHidden/>
              </w:rPr>
              <w:t>8</w:t>
            </w:r>
            <w:r w:rsidR="00ED4D24">
              <w:rPr>
                <w:webHidden/>
              </w:rPr>
              <w:fldChar w:fldCharType="end"/>
            </w:r>
          </w:hyperlink>
        </w:p>
        <w:p w14:paraId="24E09653" w14:textId="77777777" w:rsidR="00ED4D24" w:rsidRDefault="008E621F">
          <w:pPr>
            <w:pStyle w:val="TOC3"/>
            <w:rPr>
              <w:rFonts w:asciiTheme="minorHAnsi" w:eastAsiaTheme="minorEastAsia" w:hAnsiTheme="minorHAnsi" w:cstheme="minorBidi"/>
              <w:bCs w:val="0"/>
              <w:shd w:val="clear" w:color="auto" w:fill="auto"/>
            </w:rPr>
          </w:pPr>
          <w:hyperlink w:anchor="_Toc441070948" w:history="1">
            <w:r w:rsidR="00ED4D24" w:rsidRPr="00DC7EB9">
              <w:rPr>
                <w:rStyle w:val="Hyperlink"/>
              </w:rPr>
              <w:t>3.4.3 REST VS SOAP</w:t>
            </w:r>
            <w:r w:rsidR="00ED4D24">
              <w:rPr>
                <w:webHidden/>
              </w:rPr>
              <w:tab/>
            </w:r>
            <w:r w:rsidR="00ED4D24">
              <w:rPr>
                <w:webHidden/>
              </w:rPr>
              <w:fldChar w:fldCharType="begin"/>
            </w:r>
            <w:r w:rsidR="00ED4D24">
              <w:rPr>
                <w:webHidden/>
              </w:rPr>
              <w:instrText xml:space="preserve"> PAGEREF _Toc441070948 \h </w:instrText>
            </w:r>
            <w:r w:rsidR="00ED4D24">
              <w:rPr>
                <w:webHidden/>
              </w:rPr>
            </w:r>
            <w:r w:rsidR="00ED4D24">
              <w:rPr>
                <w:webHidden/>
              </w:rPr>
              <w:fldChar w:fldCharType="separate"/>
            </w:r>
            <w:r w:rsidR="00815F1C">
              <w:rPr>
                <w:webHidden/>
              </w:rPr>
              <w:t>10</w:t>
            </w:r>
            <w:r w:rsidR="00ED4D24">
              <w:rPr>
                <w:webHidden/>
              </w:rPr>
              <w:fldChar w:fldCharType="end"/>
            </w:r>
          </w:hyperlink>
        </w:p>
        <w:p w14:paraId="56F3A440" w14:textId="77777777" w:rsidR="00ED4D24" w:rsidRDefault="008E621F">
          <w:pPr>
            <w:pStyle w:val="TOC3"/>
            <w:rPr>
              <w:rFonts w:asciiTheme="minorHAnsi" w:eastAsiaTheme="minorEastAsia" w:hAnsiTheme="minorHAnsi" w:cstheme="minorBidi"/>
              <w:bCs w:val="0"/>
              <w:shd w:val="clear" w:color="auto" w:fill="auto"/>
            </w:rPr>
          </w:pPr>
          <w:hyperlink w:anchor="_Toc441070949" w:history="1">
            <w:r w:rsidR="00ED4D24" w:rsidRPr="00DC7EB9">
              <w:rPr>
                <w:rStyle w:val="Hyperlink"/>
              </w:rPr>
              <w:t>3.4.4 REST VS SOAP in mobile app</w:t>
            </w:r>
            <w:r w:rsidR="00ED4D24">
              <w:rPr>
                <w:webHidden/>
              </w:rPr>
              <w:tab/>
            </w:r>
            <w:r w:rsidR="00ED4D24">
              <w:rPr>
                <w:webHidden/>
              </w:rPr>
              <w:fldChar w:fldCharType="begin"/>
            </w:r>
            <w:r w:rsidR="00ED4D24">
              <w:rPr>
                <w:webHidden/>
              </w:rPr>
              <w:instrText xml:space="preserve"> PAGEREF _Toc441070949 \h </w:instrText>
            </w:r>
            <w:r w:rsidR="00ED4D24">
              <w:rPr>
                <w:webHidden/>
              </w:rPr>
            </w:r>
            <w:r w:rsidR="00ED4D24">
              <w:rPr>
                <w:webHidden/>
              </w:rPr>
              <w:fldChar w:fldCharType="separate"/>
            </w:r>
            <w:r w:rsidR="00815F1C">
              <w:rPr>
                <w:webHidden/>
              </w:rPr>
              <w:t>11</w:t>
            </w:r>
            <w:r w:rsidR="00ED4D24">
              <w:rPr>
                <w:webHidden/>
              </w:rPr>
              <w:fldChar w:fldCharType="end"/>
            </w:r>
          </w:hyperlink>
        </w:p>
        <w:p w14:paraId="5BF121A3" w14:textId="77777777" w:rsidR="00ED4D24" w:rsidRDefault="008E621F">
          <w:pPr>
            <w:pStyle w:val="TOC3"/>
            <w:rPr>
              <w:rFonts w:asciiTheme="minorHAnsi" w:eastAsiaTheme="minorEastAsia" w:hAnsiTheme="minorHAnsi" w:cstheme="minorBidi"/>
              <w:bCs w:val="0"/>
              <w:shd w:val="clear" w:color="auto" w:fill="auto"/>
            </w:rPr>
          </w:pPr>
          <w:hyperlink w:anchor="_Toc441070950" w:history="1">
            <w:r w:rsidR="00ED4D24" w:rsidRPr="00DC7EB9">
              <w:rPr>
                <w:rStyle w:val="Hyperlink"/>
              </w:rPr>
              <w:t>3.4.5 Conclusion</w:t>
            </w:r>
            <w:r w:rsidR="00ED4D24">
              <w:rPr>
                <w:webHidden/>
              </w:rPr>
              <w:tab/>
            </w:r>
            <w:r w:rsidR="00ED4D24">
              <w:rPr>
                <w:webHidden/>
              </w:rPr>
              <w:fldChar w:fldCharType="begin"/>
            </w:r>
            <w:r w:rsidR="00ED4D24">
              <w:rPr>
                <w:webHidden/>
              </w:rPr>
              <w:instrText xml:space="preserve"> PAGEREF _Toc441070950 \h </w:instrText>
            </w:r>
            <w:r w:rsidR="00ED4D24">
              <w:rPr>
                <w:webHidden/>
              </w:rPr>
            </w:r>
            <w:r w:rsidR="00ED4D24">
              <w:rPr>
                <w:webHidden/>
              </w:rPr>
              <w:fldChar w:fldCharType="separate"/>
            </w:r>
            <w:r w:rsidR="00815F1C">
              <w:rPr>
                <w:webHidden/>
              </w:rPr>
              <w:t>12</w:t>
            </w:r>
            <w:r w:rsidR="00ED4D24">
              <w:rPr>
                <w:webHidden/>
              </w:rPr>
              <w:fldChar w:fldCharType="end"/>
            </w:r>
          </w:hyperlink>
        </w:p>
        <w:p w14:paraId="4CA443C1" w14:textId="77777777" w:rsidR="00ED4D24" w:rsidRDefault="008E621F">
          <w:pPr>
            <w:pStyle w:val="TOC2"/>
            <w:tabs>
              <w:tab w:val="right" w:leader="dot" w:pos="9350"/>
            </w:tabs>
            <w:rPr>
              <w:noProof/>
            </w:rPr>
          </w:pPr>
          <w:hyperlink w:anchor="_Toc441070951" w:history="1">
            <w:r w:rsidR="00ED4D24" w:rsidRPr="00752A1F">
              <w:rPr>
                <w:rStyle w:val="Hyperlink"/>
                <w:rFonts w:eastAsia="Times New Roman" w:cs="Times New Roman"/>
                <w:bCs/>
                <w:noProof/>
                <w:shd w:val="clear" w:color="auto" w:fill="FFFFFF"/>
              </w:rPr>
              <w:t>3.5 MQTT and CoAP</w:t>
            </w:r>
            <w:r w:rsidR="00ED4D24">
              <w:rPr>
                <w:noProof/>
                <w:webHidden/>
              </w:rPr>
              <w:tab/>
            </w:r>
            <w:r w:rsidR="00ED4D24">
              <w:rPr>
                <w:noProof/>
                <w:webHidden/>
              </w:rPr>
              <w:fldChar w:fldCharType="begin"/>
            </w:r>
            <w:r w:rsidR="00ED4D24">
              <w:rPr>
                <w:noProof/>
                <w:webHidden/>
              </w:rPr>
              <w:instrText xml:space="preserve"> PAGEREF _Toc441070951 \h </w:instrText>
            </w:r>
            <w:r w:rsidR="00ED4D24">
              <w:rPr>
                <w:noProof/>
                <w:webHidden/>
              </w:rPr>
            </w:r>
            <w:r w:rsidR="00ED4D24">
              <w:rPr>
                <w:noProof/>
                <w:webHidden/>
              </w:rPr>
              <w:fldChar w:fldCharType="separate"/>
            </w:r>
            <w:r w:rsidR="00815F1C">
              <w:rPr>
                <w:noProof/>
                <w:webHidden/>
              </w:rPr>
              <w:t>12</w:t>
            </w:r>
            <w:r w:rsidR="00ED4D24">
              <w:rPr>
                <w:noProof/>
                <w:webHidden/>
              </w:rPr>
              <w:fldChar w:fldCharType="end"/>
            </w:r>
          </w:hyperlink>
        </w:p>
        <w:p w14:paraId="54C81F46" w14:textId="77777777" w:rsidR="00ED4D24" w:rsidRDefault="008E621F">
          <w:pPr>
            <w:pStyle w:val="TOC3"/>
            <w:rPr>
              <w:rFonts w:asciiTheme="minorHAnsi" w:eastAsiaTheme="minorEastAsia" w:hAnsiTheme="minorHAnsi" w:cstheme="minorBidi"/>
              <w:bCs w:val="0"/>
              <w:shd w:val="clear" w:color="auto" w:fill="auto"/>
            </w:rPr>
          </w:pPr>
          <w:hyperlink w:anchor="_Toc441070952" w:history="1">
            <w:r w:rsidR="00ED4D24" w:rsidRPr="00DC7EB9">
              <w:rPr>
                <w:rStyle w:val="Hyperlink"/>
              </w:rPr>
              <w:t>3.5.1 MQTT</w:t>
            </w:r>
            <w:r w:rsidR="00ED4D24">
              <w:rPr>
                <w:webHidden/>
              </w:rPr>
              <w:tab/>
            </w:r>
            <w:r w:rsidR="00ED4D24">
              <w:rPr>
                <w:webHidden/>
              </w:rPr>
              <w:fldChar w:fldCharType="begin"/>
            </w:r>
            <w:r w:rsidR="00ED4D24">
              <w:rPr>
                <w:webHidden/>
              </w:rPr>
              <w:instrText xml:space="preserve"> PAGEREF _Toc441070952 \h </w:instrText>
            </w:r>
            <w:r w:rsidR="00ED4D24">
              <w:rPr>
                <w:webHidden/>
              </w:rPr>
            </w:r>
            <w:r w:rsidR="00ED4D24">
              <w:rPr>
                <w:webHidden/>
              </w:rPr>
              <w:fldChar w:fldCharType="separate"/>
            </w:r>
            <w:r w:rsidR="00815F1C">
              <w:rPr>
                <w:webHidden/>
              </w:rPr>
              <w:t>12</w:t>
            </w:r>
            <w:r w:rsidR="00ED4D24">
              <w:rPr>
                <w:webHidden/>
              </w:rPr>
              <w:fldChar w:fldCharType="end"/>
            </w:r>
          </w:hyperlink>
        </w:p>
        <w:p w14:paraId="1C64AA4E" w14:textId="77777777" w:rsidR="00ED4D24" w:rsidRDefault="008E621F">
          <w:pPr>
            <w:pStyle w:val="TOC3"/>
            <w:rPr>
              <w:rFonts w:asciiTheme="minorHAnsi" w:eastAsiaTheme="minorEastAsia" w:hAnsiTheme="minorHAnsi" w:cstheme="minorBidi"/>
              <w:bCs w:val="0"/>
              <w:shd w:val="clear" w:color="auto" w:fill="auto"/>
            </w:rPr>
          </w:pPr>
          <w:hyperlink w:anchor="_Toc441070953" w:history="1">
            <w:r w:rsidR="00ED4D24" w:rsidRPr="00DC7EB9">
              <w:rPr>
                <w:rStyle w:val="Hyperlink"/>
              </w:rPr>
              <w:t>3.5.2 CoAP</w:t>
            </w:r>
            <w:r w:rsidR="00ED4D24">
              <w:rPr>
                <w:webHidden/>
              </w:rPr>
              <w:tab/>
            </w:r>
            <w:r w:rsidR="00ED4D24">
              <w:rPr>
                <w:webHidden/>
              </w:rPr>
              <w:fldChar w:fldCharType="begin"/>
            </w:r>
            <w:r w:rsidR="00ED4D24">
              <w:rPr>
                <w:webHidden/>
              </w:rPr>
              <w:instrText xml:space="preserve"> PAGEREF _Toc441070953 \h </w:instrText>
            </w:r>
            <w:r w:rsidR="00ED4D24">
              <w:rPr>
                <w:webHidden/>
              </w:rPr>
            </w:r>
            <w:r w:rsidR="00ED4D24">
              <w:rPr>
                <w:webHidden/>
              </w:rPr>
              <w:fldChar w:fldCharType="separate"/>
            </w:r>
            <w:r w:rsidR="00815F1C">
              <w:rPr>
                <w:webHidden/>
              </w:rPr>
              <w:t>14</w:t>
            </w:r>
            <w:r w:rsidR="00ED4D24">
              <w:rPr>
                <w:webHidden/>
              </w:rPr>
              <w:fldChar w:fldCharType="end"/>
            </w:r>
          </w:hyperlink>
        </w:p>
        <w:p w14:paraId="5CE63F10" w14:textId="77777777" w:rsidR="00ED4D24" w:rsidRDefault="008E621F">
          <w:pPr>
            <w:pStyle w:val="TOC3"/>
            <w:rPr>
              <w:rFonts w:asciiTheme="minorHAnsi" w:eastAsiaTheme="minorEastAsia" w:hAnsiTheme="minorHAnsi" w:cstheme="minorBidi"/>
              <w:bCs w:val="0"/>
              <w:shd w:val="clear" w:color="auto" w:fill="auto"/>
            </w:rPr>
          </w:pPr>
          <w:hyperlink w:anchor="_Toc441070954" w:history="1">
            <w:r w:rsidR="00ED4D24" w:rsidRPr="00DC7EB9">
              <w:rPr>
                <w:rStyle w:val="Hyperlink"/>
              </w:rPr>
              <w:t>3.5.3 COAP VS MQTT</w:t>
            </w:r>
            <w:r w:rsidR="00ED4D24">
              <w:rPr>
                <w:webHidden/>
              </w:rPr>
              <w:tab/>
            </w:r>
            <w:r w:rsidR="00ED4D24">
              <w:rPr>
                <w:webHidden/>
              </w:rPr>
              <w:fldChar w:fldCharType="begin"/>
            </w:r>
            <w:r w:rsidR="00ED4D24">
              <w:rPr>
                <w:webHidden/>
              </w:rPr>
              <w:instrText xml:space="preserve"> PAGEREF _Toc441070954 \h </w:instrText>
            </w:r>
            <w:r w:rsidR="00ED4D24">
              <w:rPr>
                <w:webHidden/>
              </w:rPr>
            </w:r>
            <w:r w:rsidR="00ED4D24">
              <w:rPr>
                <w:webHidden/>
              </w:rPr>
              <w:fldChar w:fldCharType="separate"/>
            </w:r>
            <w:r w:rsidR="00815F1C">
              <w:rPr>
                <w:webHidden/>
              </w:rPr>
              <w:t>17</w:t>
            </w:r>
            <w:r w:rsidR="00ED4D24">
              <w:rPr>
                <w:webHidden/>
              </w:rPr>
              <w:fldChar w:fldCharType="end"/>
            </w:r>
          </w:hyperlink>
        </w:p>
        <w:p w14:paraId="080E22A8" w14:textId="77777777" w:rsidR="00ED4D24" w:rsidRDefault="008E621F">
          <w:pPr>
            <w:pStyle w:val="TOC3"/>
            <w:rPr>
              <w:rFonts w:asciiTheme="minorHAnsi" w:eastAsiaTheme="minorEastAsia" w:hAnsiTheme="minorHAnsi" w:cstheme="minorBidi"/>
              <w:bCs w:val="0"/>
              <w:shd w:val="clear" w:color="auto" w:fill="auto"/>
            </w:rPr>
          </w:pPr>
          <w:hyperlink w:anchor="_Toc441070955" w:history="1">
            <w:r w:rsidR="00ED4D24" w:rsidRPr="00DC7EB9">
              <w:rPr>
                <w:rStyle w:val="Hyperlink"/>
              </w:rPr>
              <w:t>3.5.4 Conclusion</w:t>
            </w:r>
            <w:r w:rsidR="00ED4D24">
              <w:rPr>
                <w:webHidden/>
              </w:rPr>
              <w:tab/>
            </w:r>
            <w:r w:rsidR="00ED4D24">
              <w:rPr>
                <w:webHidden/>
              </w:rPr>
              <w:fldChar w:fldCharType="begin"/>
            </w:r>
            <w:r w:rsidR="00ED4D24">
              <w:rPr>
                <w:webHidden/>
              </w:rPr>
              <w:instrText xml:space="preserve"> PAGEREF _Toc441070955 \h </w:instrText>
            </w:r>
            <w:r w:rsidR="00ED4D24">
              <w:rPr>
                <w:webHidden/>
              </w:rPr>
            </w:r>
            <w:r w:rsidR="00ED4D24">
              <w:rPr>
                <w:webHidden/>
              </w:rPr>
              <w:fldChar w:fldCharType="separate"/>
            </w:r>
            <w:r w:rsidR="00815F1C">
              <w:rPr>
                <w:webHidden/>
              </w:rPr>
              <w:t>18</w:t>
            </w:r>
            <w:r w:rsidR="00ED4D24">
              <w:rPr>
                <w:webHidden/>
              </w:rPr>
              <w:fldChar w:fldCharType="end"/>
            </w:r>
          </w:hyperlink>
        </w:p>
        <w:p w14:paraId="21543258" w14:textId="77777777" w:rsidR="00ED4D24" w:rsidRDefault="008E621F">
          <w:pPr>
            <w:pStyle w:val="TOC2"/>
            <w:tabs>
              <w:tab w:val="right" w:leader="dot" w:pos="9350"/>
            </w:tabs>
            <w:rPr>
              <w:noProof/>
            </w:rPr>
          </w:pPr>
          <w:hyperlink w:anchor="_Toc441070956" w:history="1">
            <w:r w:rsidR="00ED4D24" w:rsidRPr="00DC7EB9">
              <w:rPr>
                <w:rStyle w:val="Hyperlink"/>
                <w:noProof/>
              </w:rPr>
              <w:t>3.6 Bluetooth</w:t>
            </w:r>
            <w:r w:rsidR="00ED4D24">
              <w:rPr>
                <w:noProof/>
                <w:webHidden/>
              </w:rPr>
              <w:tab/>
            </w:r>
            <w:r w:rsidR="00ED4D24">
              <w:rPr>
                <w:noProof/>
                <w:webHidden/>
              </w:rPr>
              <w:fldChar w:fldCharType="begin"/>
            </w:r>
            <w:r w:rsidR="00ED4D24">
              <w:rPr>
                <w:noProof/>
                <w:webHidden/>
              </w:rPr>
              <w:instrText xml:space="preserve"> PAGEREF _Toc441070956 \h </w:instrText>
            </w:r>
            <w:r w:rsidR="00ED4D24">
              <w:rPr>
                <w:noProof/>
                <w:webHidden/>
              </w:rPr>
            </w:r>
            <w:r w:rsidR="00ED4D24">
              <w:rPr>
                <w:noProof/>
                <w:webHidden/>
              </w:rPr>
              <w:fldChar w:fldCharType="separate"/>
            </w:r>
            <w:r w:rsidR="00815F1C">
              <w:rPr>
                <w:noProof/>
                <w:webHidden/>
              </w:rPr>
              <w:t>18</w:t>
            </w:r>
            <w:r w:rsidR="00ED4D24">
              <w:rPr>
                <w:noProof/>
                <w:webHidden/>
              </w:rPr>
              <w:fldChar w:fldCharType="end"/>
            </w:r>
          </w:hyperlink>
        </w:p>
        <w:p w14:paraId="361C0CFF" w14:textId="77777777" w:rsidR="00ED4D24" w:rsidRDefault="008E621F">
          <w:pPr>
            <w:pStyle w:val="TOC3"/>
            <w:rPr>
              <w:rFonts w:asciiTheme="minorHAnsi" w:eastAsiaTheme="minorEastAsia" w:hAnsiTheme="minorHAnsi" w:cstheme="minorBidi"/>
              <w:bCs w:val="0"/>
              <w:shd w:val="clear" w:color="auto" w:fill="auto"/>
            </w:rPr>
          </w:pPr>
          <w:hyperlink w:anchor="_Toc441070957" w:history="1">
            <w:r w:rsidR="00ED4D24" w:rsidRPr="00DC7EB9">
              <w:rPr>
                <w:rStyle w:val="Hyperlink"/>
              </w:rPr>
              <w:t>3.6.1 Classic Bluetooth</w:t>
            </w:r>
            <w:r w:rsidR="00ED4D24">
              <w:rPr>
                <w:webHidden/>
              </w:rPr>
              <w:tab/>
            </w:r>
            <w:r w:rsidR="00ED4D24">
              <w:rPr>
                <w:webHidden/>
              </w:rPr>
              <w:fldChar w:fldCharType="begin"/>
            </w:r>
            <w:r w:rsidR="00ED4D24">
              <w:rPr>
                <w:webHidden/>
              </w:rPr>
              <w:instrText xml:space="preserve"> PAGEREF _Toc441070957 \h </w:instrText>
            </w:r>
            <w:r w:rsidR="00ED4D24">
              <w:rPr>
                <w:webHidden/>
              </w:rPr>
            </w:r>
            <w:r w:rsidR="00ED4D24">
              <w:rPr>
                <w:webHidden/>
              </w:rPr>
              <w:fldChar w:fldCharType="separate"/>
            </w:r>
            <w:r w:rsidR="00815F1C">
              <w:rPr>
                <w:webHidden/>
              </w:rPr>
              <w:t>19</w:t>
            </w:r>
            <w:r w:rsidR="00ED4D24">
              <w:rPr>
                <w:webHidden/>
              </w:rPr>
              <w:fldChar w:fldCharType="end"/>
            </w:r>
          </w:hyperlink>
        </w:p>
        <w:p w14:paraId="6D2B60DC" w14:textId="77777777" w:rsidR="00ED4D24" w:rsidRDefault="008E621F">
          <w:pPr>
            <w:pStyle w:val="TOC3"/>
            <w:rPr>
              <w:rFonts w:asciiTheme="minorHAnsi" w:eastAsiaTheme="minorEastAsia" w:hAnsiTheme="minorHAnsi" w:cstheme="minorBidi"/>
              <w:bCs w:val="0"/>
              <w:shd w:val="clear" w:color="auto" w:fill="auto"/>
            </w:rPr>
          </w:pPr>
          <w:hyperlink w:anchor="_Toc441070958" w:history="1">
            <w:r w:rsidR="00ED4D24" w:rsidRPr="00DC7EB9">
              <w:rPr>
                <w:rStyle w:val="Hyperlink"/>
              </w:rPr>
              <w:t>3.6.2 Bluetooth Low Energy</w:t>
            </w:r>
            <w:r w:rsidR="00ED4D24">
              <w:rPr>
                <w:webHidden/>
              </w:rPr>
              <w:tab/>
            </w:r>
            <w:r w:rsidR="00ED4D24">
              <w:rPr>
                <w:webHidden/>
              </w:rPr>
              <w:fldChar w:fldCharType="begin"/>
            </w:r>
            <w:r w:rsidR="00ED4D24">
              <w:rPr>
                <w:webHidden/>
              </w:rPr>
              <w:instrText xml:space="preserve"> PAGEREF _Toc441070958 \h </w:instrText>
            </w:r>
            <w:r w:rsidR="00ED4D24">
              <w:rPr>
                <w:webHidden/>
              </w:rPr>
            </w:r>
            <w:r w:rsidR="00ED4D24">
              <w:rPr>
                <w:webHidden/>
              </w:rPr>
              <w:fldChar w:fldCharType="separate"/>
            </w:r>
            <w:r w:rsidR="00815F1C">
              <w:rPr>
                <w:webHidden/>
              </w:rPr>
              <w:t>20</w:t>
            </w:r>
            <w:r w:rsidR="00ED4D24">
              <w:rPr>
                <w:webHidden/>
              </w:rPr>
              <w:fldChar w:fldCharType="end"/>
            </w:r>
          </w:hyperlink>
        </w:p>
        <w:p w14:paraId="342FCA0A" w14:textId="77777777" w:rsidR="00ED4D24" w:rsidRDefault="008E621F">
          <w:pPr>
            <w:pStyle w:val="TOC3"/>
            <w:rPr>
              <w:rFonts w:asciiTheme="minorHAnsi" w:eastAsiaTheme="minorEastAsia" w:hAnsiTheme="minorHAnsi" w:cstheme="minorBidi"/>
              <w:bCs w:val="0"/>
              <w:shd w:val="clear" w:color="auto" w:fill="auto"/>
            </w:rPr>
          </w:pPr>
          <w:hyperlink w:anchor="_Toc441070959" w:history="1">
            <w:r w:rsidR="00ED4D24" w:rsidRPr="00DC7EB9">
              <w:rPr>
                <w:rStyle w:val="Hyperlink"/>
              </w:rPr>
              <w:t>3.6.3 Classic Bluetooth vs Bluetooth Low Energy</w:t>
            </w:r>
            <w:r w:rsidR="00ED4D24">
              <w:rPr>
                <w:webHidden/>
              </w:rPr>
              <w:tab/>
            </w:r>
            <w:r w:rsidR="00ED4D24">
              <w:rPr>
                <w:webHidden/>
              </w:rPr>
              <w:fldChar w:fldCharType="begin"/>
            </w:r>
            <w:r w:rsidR="00ED4D24">
              <w:rPr>
                <w:webHidden/>
              </w:rPr>
              <w:instrText xml:space="preserve"> PAGEREF _Toc441070959 \h </w:instrText>
            </w:r>
            <w:r w:rsidR="00ED4D24">
              <w:rPr>
                <w:webHidden/>
              </w:rPr>
            </w:r>
            <w:r w:rsidR="00ED4D24">
              <w:rPr>
                <w:webHidden/>
              </w:rPr>
              <w:fldChar w:fldCharType="separate"/>
            </w:r>
            <w:r w:rsidR="00815F1C">
              <w:rPr>
                <w:webHidden/>
              </w:rPr>
              <w:t>25</w:t>
            </w:r>
            <w:r w:rsidR="00ED4D24">
              <w:rPr>
                <w:webHidden/>
              </w:rPr>
              <w:fldChar w:fldCharType="end"/>
            </w:r>
          </w:hyperlink>
        </w:p>
        <w:p w14:paraId="2866ADB0" w14:textId="77777777" w:rsidR="00ED4D24" w:rsidRDefault="008E621F">
          <w:pPr>
            <w:pStyle w:val="TOC3"/>
            <w:rPr>
              <w:rFonts w:asciiTheme="minorHAnsi" w:eastAsiaTheme="minorEastAsia" w:hAnsiTheme="minorHAnsi" w:cstheme="minorBidi"/>
              <w:bCs w:val="0"/>
              <w:shd w:val="clear" w:color="auto" w:fill="auto"/>
            </w:rPr>
          </w:pPr>
          <w:hyperlink w:anchor="_Toc441070960" w:history="1">
            <w:r w:rsidR="00ED4D24" w:rsidRPr="00DC7EB9">
              <w:rPr>
                <w:rStyle w:val="Hyperlink"/>
              </w:rPr>
              <w:t>3.6.4 Conclusion</w:t>
            </w:r>
            <w:r w:rsidR="00ED4D24">
              <w:rPr>
                <w:webHidden/>
              </w:rPr>
              <w:tab/>
            </w:r>
            <w:r w:rsidR="00ED4D24">
              <w:rPr>
                <w:webHidden/>
              </w:rPr>
              <w:fldChar w:fldCharType="begin"/>
            </w:r>
            <w:r w:rsidR="00ED4D24">
              <w:rPr>
                <w:webHidden/>
              </w:rPr>
              <w:instrText xml:space="preserve"> PAGEREF _Toc441070960 \h </w:instrText>
            </w:r>
            <w:r w:rsidR="00ED4D24">
              <w:rPr>
                <w:webHidden/>
              </w:rPr>
            </w:r>
            <w:r w:rsidR="00ED4D24">
              <w:rPr>
                <w:webHidden/>
              </w:rPr>
              <w:fldChar w:fldCharType="separate"/>
            </w:r>
            <w:r w:rsidR="00815F1C">
              <w:rPr>
                <w:webHidden/>
              </w:rPr>
              <w:t>25</w:t>
            </w:r>
            <w:r w:rsidR="00ED4D24">
              <w:rPr>
                <w:webHidden/>
              </w:rPr>
              <w:fldChar w:fldCharType="end"/>
            </w:r>
          </w:hyperlink>
        </w:p>
        <w:p w14:paraId="0621FA6E" w14:textId="77777777" w:rsidR="00ED4D24" w:rsidRDefault="008E621F">
          <w:pPr>
            <w:pStyle w:val="TOC2"/>
            <w:tabs>
              <w:tab w:val="right" w:leader="dot" w:pos="9350"/>
            </w:tabs>
            <w:rPr>
              <w:noProof/>
            </w:rPr>
          </w:pPr>
          <w:hyperlink w:anchor="_Toc441070961" w:history="1">
            <w:r w:rsidR="00ED4D24" w:rsidRPr="00DC7EB9">
              <w:rPr>
                <w:rStyle w:val="Hyperlink"/>
                <w:noProof/>
              </w:rPr>
              <w:t>3.7 CAP Theorem</w:t>
            </w:r>
            <w:r w:rsidR="00ED4D24">
              <w:rPr>
                <w:noProof/>
                <w:webHidden/>
              </w:rPr>
              <w:tab/>
            </w:r>
            <w:r w:rsidR="00ED4D24">
              <w:rPr>
                <w:noProof/>
                <w:webHidden/>
              </w:rPr>
              <w:fldChar w:fldCharType="begin"/>
            </w:r>
            <w:r w:rsidR="00ED4D24">
              <w:rPr>
                <w:noProof/>
                <w:webHidden/>
              </w:rPr>
              <w:instrText xml:space="preserve"> PAGEREF _Toc441070961 \h </w:instrText>
            </w:r>
            <w:r w:rsidR="00ED4D24">
              <w:rPr>
                <w:noProof/>
                <w:webHidden/>
              </w:rPr>
            </w:r>
            <w:r w:rsidR="00ED4D24">
              <w:rPr>
                <w:noProof/>
                <w:webHidden/>
              </w:rPr>
              <w:fldChar w:fldCharType="separate"/>
            </w:r>
            <w:r w:rsidR="00815F1C">
              <w:rPr>
                <w:noProof/>
                <w:webHidden/>
              </w:rPr>
              <w:t>26</w:t>
            </w:r>
            <w:r w:rsidR="00ED4D24">
              <w:rPr>
                <w:noProof/>
                <w:webHidden/>
              </w:rPr>
              <w:fldChar w:fldCharType="end"/>
            </w:r>
          </w:hyperlink>
        </w:p>
        <w:p w14:paraId="6090F7FE" w14:textId="77777777" w:rsidR="00ED4D24" w:rsidRDefault="008E621F">
          <w:pPr>
            <w:pStyle w:val="TOC2"/>
            <w:tabs>
              <w:tab w:val="right" w:leader="dot" w:pos="9350"/>
            </w:tabs>
            <w:rPr>
              <w:noProof/>
            </w:rPr>
          </w:pPr>
          <w:hyperlink w:anchor="_Toc441070962" w:history="1">
            <w:r w:rsidR="00ED4D24" w:rsidRPr="00DC7EB9">
              <w:rPr>
                <w:rStyle w:val="Hyperlink"/>
                <w:noProof/>
              </w:rPr>
              <w:t>3.8 Data Security</w:t>
            </w:r>
            <w:r w:rsidR="00ED4D24">
              <w:rPr>
                <w:noProof/>
                <w:webHidden/>
              </w:rPr>
              <w:tab/>
            </w:r>
            <w:r w:rsidR="00ED4D24">
              <w:rPr>
                <w:noProof/>
                <w:webHidden/>
              </w:rPr>
              <w:fldChar w:fldCharType="begin"/>
            </w:r>
            <w:r w:rsidR="00ED4D24">
              <w:rPr>
                <w:noProof/>
                <w:webHidden/>
              </w:rPr>
              <w:instrText xml:space="preserve"> PAGEREF _Toc441070962 \h </w:instrText>
            </w:r>
            <w:r w:rsidR="00ED4D24">
              <w:rPr>
                <w:noProof/>
                <w:webHidden/>
              </w:rPr>
            </w:r>
            <w:r w:rsidR="00ED4D24">
              <w:rPr>
                <w:noProof/>
                <w:webHidden/>
              </w:rPr>
              <w:fldChar w:fldCharType="separate"/>
            </w:r>
            <w:r w:rsidR="00815F1C">
              <w:rPr>
                <w:noProof/>
                <w:webHidden/>
              </w:rPr>
              <w:t>27</w:t>
            </w:r>
            <w:r w:rsidR="00ED4D24">
              <w:rPr>
                <w:noProof/>
                <w:webHidden/>
              </w:rPr>
              <w:fldChar w:fldCharType="end"/>
            </w:r>
          </w:hyperlink>
        </w:p>
        <w:p w14:paraId="3486C7A8" w14:textId="77777777" w:rsidR="00ED4D24" w:rsidRDefault="008E621F">
          <w:pPr>
            <w:pStyle w:val="TOC3"/>
            <w:rPr>
              <w:rFonts w:asciiTheme="minorHAnsi" w:eastAsiaTheme="minorEastAsia" w:hAnsiTheme="minorHAnsi" w:cstheme="minorBidi"/>
              <w:bCs w:val="0"/>
              <w:shd w:val="clear" w:color="auto" w:fill="auto"/>
            </w:rPr>
          </w:pPr>
          <w:hyperlink w:anchor="_Toc441070963" w:history="1">
            <w:r w:rsidR="00ED4D24" w:rsidRPr="00DC7EB9">
              <w:rPr>
                <w:rStyle w:val="Hyperlink"/>
              </w:rPr>
              <w:t>3.8.1 Symmetric encryption</w:t>
            </w:r>
            <w:r w:rsidR="00ED4D24">
              <w:rPr>
                <w:webHidden/>
              </w:rPr>
              <w:tab/>
            </w:r>
            <w:r w:rsidR="00ED4D24">
              <w:rPr>
                <w:webHidden/>
              </w:rPr>
              <w:fldChar w:fldCharType="begin"/>
            </w:r>
            <w:r w:rsidR="00ED4D24">
              <w:rPr>
                <w:webHidden/>
              </w:rPr>
              <w:instrText xml:space="preserve"> PAGEREF _Toc441070963 \h </w:instrText>
            </w:r>
            <w:r w:rsidR="00ED4D24">
              <w:rPr>
                <w:webHidden/>
              </w:rPr>
            </w:r>
            <w:r w:rsidR="00ED4D24">
              <w:rPr>
                <w:webHidden/>
              </w:rPr>
              <w:fldChar w:fldCharType="separate"/>
            </w:r>
            <w:r w:rsidR="00815F1C">
              <w:rPr>
                <w:webHidden/>
              </w:rPr>
              <w:t>27</w:t>
            </w:r>
            <w:r w:rsidR="00ED4D24">
              <w:rPr>
                <w:webHidden/>
              </w:rPr>
              <w:fldChar w:fldCharType="end"/>
            </w:r>
          </w:hyperlink>
        </w:p>
        <w:p w14:paraId="31A63F97" w14:textId="77777777" w:rsidR="00ED4D24" w:rsidRDefault="008E621F">
          <w:pPr>
            <w:pStyle w:val="TOC3"/>
            <w:rPr>
              <w:rFonts w:asciiTheme="minorHAnsi" w:eastAsiaTheme="minorEastAsia" w:hAnsiTheme="minorHAnsi" w:cstheme="minorBidi"/>
              <w:bCs w:val="0"/>
              <w:shd w:val="clear" w:color="auto" w:fill="auto"/>
            </w:rPr>
          </w:pPr>
          <w:hyperlink w:anchor="_Toc441070964" w:history="1">
            <w:r w:rsidR="00ED4D24" w:rsidRPr="00DC7EB9">
              <w:rPr>
                <w:rStyle w:val="Hyperlink"/>
              </w:rPr>
              <w:t>3.8.2 Asymmetric encryption</w:t>
            </w:r>
            <w:r w:rsidR="00ED4D24">
              <w:rPr>
                <w:webHidden/>
              </w:rPr>
              <w:tab/>
            </w:r>
            <w:r w:rsidR="00ED4D24">
              <w:rPr>
                <w:webHidden/>
              </w:rPr>
              <w:fldChar w:fldCharType="begin"/>
            </w:r>
            <w:r w:rsidR="00ED4D24">
              <w:rPr>
                <w:webHidden/>
              </w:rPr>
              <w:instrText xml:space="preserve"> PAGEREF _Toc441070964 \h </w:instrText>
            </w:r>
            <w:r w:rsidR="00ED4D24">
              <w:rPr>
                <w:webHidden/>
              </w:rPr>
            </w:r>
            <w:r w:rsidR="00ED4D24">
              <w:rPr>
                <w:webHidden/>
              </w:rPr>
              <w:fldChar w:fldCharType="separate"/>
            </w:r>
            <w:r w:rsidR="00815F1C">
              <w:rPr>
                <w:webHidden/>
              </w:rPr>
              <w:t>27</w:t>
            </w:r>
            <w:r w:rsidR="00ED4D24">
              <w:rPr>
                <w:webHidden/>
              </w:rPr>
              <w:fldChar w:fldCharType="end"/>
            </w:r>
          </w:hyperlink>
        </w:p>
        <w:p w14:paraId="51E2493D" w14:textId="77777777" w:rsidR="00ED4D24" w:rsidRDefault="008E621F">
          <w:pPr>
            <w:pStyle w:val="TOC1"/>
            <w:tabs>
              <w:tab w:val="right" w:leader="dot" w:pos="9350"/>
            </w:tabs>
            <w:rPr>
              <w:noProof/>
            </w:rPr>
          </w:pPr>
          <w:hyperlink w:anchor="_Toc441070965" w:history="1">
            <w:r w:rsidR="00ED4D24" w:rsidRPr="00DC7EB9">
              <w:rPr>
                <w:rStyle w:val="Hyperlink"/>
                <w:noProof/>
              </w:rPr>
              <w:t>CHAPTER 4 DESIGN AND ARCHITECTURE</w:t>
            </w:r>
            <w:r w:rsidR="00ED4D24">
              <w:rPr>
                <w:noProof/>
                <w:webHidden/>
              </w:rPr>
              <w:tab/>
            </w:r>
            <w:r w:rsidR="00ED4D24">
              <w:rPr>
                <w:noProof/>
                <w:webHidden/>
              </w:rPr>
              <w:fldChar w:fldCharType="begin"/>
            </w:r>
            <w:r w:rsidR="00ED4D24">
              <w:rPr>
                <w:noProof/>
                <w:webHidden/>
              </w:rPr>
              <w:instrText xml:space="preserve"> PAGEREF _Toc441070965 \h </w:instrText>
            </w:r>
            <w:r w:rsidR="00ED4D24">
              <w:rPr>
                <w:noProof/>
                <w:webHidden/>
              </w:rPr>
            </w:r>
            <w:r w:rsidR="00ED4D24">
              <w:rPr>
                <w:noProof/>
                <w:webHidden/>
              </w:rPr>
              <w:fldChar w:fldCharType="separate"/>
            </w:r>
            <w:r w:rsidR="00815F1C">
              <w:rPr>
                <w:noProof/>
                <w:webHidden/>
              </w:rPr>
              <w:t>29</w:t>
            </w:r>
            <w:r w:rsidR="00ED4D24">
              <w:rPr>
                <w:noProof/>
                <w:webHidden/>
              </w:rPr>
              <w:fldChar w:fldCharType="end"/>
            </w:r>
          </w:hyperlink>
        </w:p>
        <w:p w14:paraId="71208AA4" w14:textId="77777777" w:rsidR="00ED4D24" w:rsidRDefault="008E621F">
          <w:pPr>
            <w:pStyle w:val="TOC2"/>
            <w:tabs>
              <w:tab w:val="right" w:leader="dot" w:pos="9350"/>
            </w:tabs>
            <w:rPr>
              <w:noProof/>
            </w:rPr>
          </w:pPr>
          <w:hyperlink w:anchor="_Toc441070966" w:history="1">
            <w:r w:rsidR="00ED4D24" w:rsidRPr="00DC7EB9">
              <w:rPr>
                <w:rStyle w:val="Hyperlink"/>
                <w:noProof/>
              </w:rPr>
              <w:t>4.1 Application layer</w:t>
            </w:r>
            <w:r w:rsidR="00ED4D24">
              <w:rPr>
                <w:noProof/>
                <w:webHidden/>
              </w:rPr>
              <w:tab/>
            </w:r>
            <w:r w:rsidR="00ED4D24">
              <w:rPr>
                <w:noProof/>
                <w:webHidden/>
              </w:rPr>
              <w:fldChar w:fldCharType="begin"/>
            </w:r>
            <w:r w:rsidR="00ED4D24">
              <w:rPr>
                <w:noProof/>
                <w:webHidden/>
              </w:rPr>
              <w:instrText xml:space="preserve"> PAGEREF _Toc441070966 \h </w:instrText>
            </w:r>
            <w:r w:rsidR="00ED4D24">
              <w:rPr>
                <w:noProof/>
                <w:webHidden/>
              </w:rPr>
            </w:r>
            <w:r w:rsidR="00ED4D24">
              <w:rPr>
                <w:noProof/>
                <w:webHidden/>
              </w:rPr>
              <w:fldChar w:fldCharType="separate"/>
            </w:r>
            <w:r w:rsidR="00815F1C">
              <w:rPr>
                <w:noProof/>
                <w:webHidden/>
              </w:rPr>
              <w:t>30</w:t>
            </w:r>
            <w:r w:rsidR="00ED4D24">
              <w:rPr>
                <w:noProof/>
                <w:webHidden/>
              </w:rPr>
              <w:fldChar w:fldCharType="end"/>
            </w:r>
          </w:hyperlink>
        </w:p>
        <w:p w14:paraId="08739B7C" w14:textId="77777777" w:rsidR="00ED4D24" w:rsidRDefault="008E621F">
          <w:pPr>
            <w:pStyle w:val="TOC3"/>
            <w:rPr>
              <w:rFonts w:asciiTheme="minorHAnsi" w:eastAsiaTheme="minorEastAsia" w:hAnsiTheme="minorHAnsi" w:cstheme="minorBidi"/>
              <w:bCs w:val="0"/>
              <w:shd w:val="clear" w:color="auto" w:fill="auto"/>
            </w:rPr>
          </w:pPr>
          <w:hyperlink w:anchor="_Toc441070967" w:history="1">
            <w:r w:rsidR="00ED4D24" w:rsidRPr="00DC7EB9">
              <w:rPr>
                <w:rStyle w:val="Hyperlink"/>
              </w:rPr>
              <w:t>4.1.1 Process component</w:t>
            </w:r>
            <w:r w:rsidR="00ED4D24">
              <w:rPr>
                <w:webHidden/>
              </w:rPr>
              <w:tab/>
            </w:r>
            <w:r w:rsidR="00ED4D24">
              <w:rPr>
                <w:webHidden/>
              </w:rPr>
              <w:fldChar w:fldCharType="begin"/>
            </w:r>
            <w:r w:rsidR="00ED4D24">
              <w:rPr>
                <w:webHidden/>
              </w:rPr>
              <w:instrText xml:space="preserve"> PAGEREF _Toc441070967 \h </w:instrText>
            </w:r>
            <w:r w:rsidR="00ED4D24">
              <w:rPr>
                <w:webHidden/>
              </w:rPr>
            </w:r>
            <w:r w:rsidR="00ED4D24">
              <w:rPr>
                <w:webHidden/>
              </w:rPr>
              <w:fldChar w:fldCharType="separate"/>
            </w:r>
            <w:r w:rsidR="00815F1C">
              <w:rPr>
                <w:webHidden/>
              </w:rPr>
              <w:t>31</w:t>
            </w:r>
            <w:r w:rsidR="00ED4D24">
              <w:rPr>
                <w:webHidden/>
              </w:rPr>
              <w:fldChar w:fldCharType="end"/>
            </w:r>
          </w:hyperlink>
        </w:p>
        <w:p w14:paraId="562098B8" w14:textId="77777777" w:rsidR="00ED4D24" w:rsidRDefault="008E621F">
          <w:pPr>
            <w:pStyle w:val="TOC3"/>
            <w:rPr>
              <w:rFonts w:asciiTheme="minorHAnsi" w:eastAsiaTheme="minorEastAsia" w:hAnsiTheme="minorHAnsi" w:cstheme="minorBidi"/>
              <w:bCs w:val="0"/>
              <w:shd w:val="clear" w:color="auto" w:fill="auto"/>
            </w:rPr>
          </w:pPr>
          <w:hyperlink w:anchor="_Toc441070968" w:history="1">
            <w:r w:rsidR="00ED4D24" w:rsidRPr="00DC7EB9">
              <w:rPr>
                <w:rStyle w:val="Hyperlink"/>
              </w:rPr>
              <w:t>4.1.2 Communication component</w:t>
            </w:r>
            <w:r w:rsidR="00ED4D24">
              <w:rPr>
                <w:webHidden/>
              </w:rPr>
              <w:tab/>
            </w:r>
            <w:r w:rsidR="00ED4D24">
              <w:rPr>
                <w:webHidden/>
              </w:rPr>
              <w:fldChar w:fldCharType="begin"/>
            </w:r>
            <w:r w:rsidR="00ED4D24">
              <w:rPr>
                <w:webHidden/>
              </w:rPr>
              <w:instrText xml:space="preserve"> PAGEREF _Toc441070968 \h </w:instrText>
            </w:r>
            <w:r w:rsidR="00ED4D24">
              <w:rPr>
                <w:webHidden/>
              </w:rPr>
            </w:r>
            <w:r w:rsidR="00ED4D24">
              <w:rPr>
                <w:webHidden/>
              </w:rPr>
              <w:fldChar w:fldCharType="separate"/>
            </w:r>
            <w:r w:rsidR="00815F1C">
              <w:rPr>
                <w:webHidden/>
              </w:rPr>
              <w:t>32</w:t>
            </w:r>
            <w:r w:rsidR="00ED4D24">
              <w:rPr>
                <w:webHidden/>
              </w:rPr>
              <w:fldChar w:fldCharType="end"/>
            </w:r>
          </w:hyperlink>
        </w:p>
        <w:p w14:paraId="3B8FBF48" w14:textId="77777777" w:rsidR="00ED4D24" w:rsidRDefault="008E621F">
          <w:pPr>
            <w:pStyle w:val="TOC3"/>
            <w:rPr>
              <w:rFonts w:asciiTheme="minorHAnsi" w:eastAsiaTheme="minorEastAsia" w:hAnsiTheme="minorHAnsi" w:cstheme="minorBidi"/>
              <w:bCs w:val="0"/>
              <w:shd w:val="clear" w:color="auto" w:fill="auto"/>
            </w:rPr>
          </w:pPr>
          <w:hyperlink w:anchor="_Toc441070969" w:history="1">
            <w:r w:rsidR="00ED4D24" w:rsidRPr="00DC7EB9">
              <w:rPr>
                <w:rStyle w:val="Hyperlink"/>
              </w:rPr>
              <w:t>4.1.3 Conclusion</w:t>
            </w:r>
            <w:r w:rsidR="00ED4D24">
              <w:rPr>
                <w:webHidden/>
              </w:rPr>
              <w:tab/>
            </w:r>
            <w:r w:rsidR="00ED4D24">
              <w:rPr>
                <w:webHidden/>
              </w:rPr>
              <w:fldChar w:fldCharType="begin"/>
            </w:r>
            <w:r w:rsidR="00ED4D24">
              <w:rPr>
                <w:webHidden/>
              </w:rPr>
              <w:instrText xml:space="preserve"> PAGEREF _Toc441070969 \h </w:instrText>
            </w:r>
            <w:r w:rsidR="00ED4D24">
              <w:rPr>
                <w:webHidden/>
              </w:rPr>
            </w:r>
            <w:r w:rsidR="00ED4D24">
              <w:rPr>
                <w:webHidden/>
              </w:rPr>
              <w:fldChar w:fldCharType="separate"/>
            </w:r>
            <w:r w:rsidR="00815F1C">
              <w:rPr>
                <w:webHidden/>
              </w:rPr>
              <w:t>33</w:t>
            </w:r>
            <w:r w:rsidR="00ED4D24">
              <w:rPr>
                <w:webHidden/>
              </w:rPr>
              <w:fldChar w:fldCharType="end"/>
            </w:r>
          </w:hyperlink>
        </w:p>
        <w:p w14:paraId="14AA1157" w14:textId="77777777" w:rsidR="00ED4D24" w:rsidRDefault="008E621F">
          <w:pPr>
            <w:pStyle w:val="TOC2"/>
            <w:tabs>
              <w:tab w:val="right" w:leader="dot" w:pos="9350"/>
            </w:tabs>
            <w:rPr>
              <w:noProof/>
            </w:rPr>
          </w:pPr>
          <w:hyperlink w:anchor="_Toc441070970" w:history="1">
            <w:r w:rsidR="00ED4D24" w:rsidRPr="00DC7EB9">
              <w:rPr>
                <w:rStyle w:val="Hyperlink"/>
                <w:noProof/>
              </w:rPr>
              <w:t>4.2 Network layer</w:t>
            </w:r>
            <w:r w:rsidR="00ED4D24">
              <w:rPr>
                <w:noProof/>
                <w:webHidden/>
              </w:rPr>
              <w:tab/>
            </w:r>
            <w:r w:rsidR="00ED4D24">
              <w:rPr>
                <w:noProof/>
                <w:webHidden/>
              </w:rPr>
              <w:fldChar w:fldCharType="begin"/>
            </w:r>
            <w:r w:rsidR="00ED4D24">
              <w:rPr>
                <w:noProof/>
                <w:webHidden/>
              </w:rPr>
              <w:instrText xml:space="preserve"> PAGEREF _Toc441070970 \h </w:instrText>
            </w:r>
            <w:r w:rsidR="00ED4D24">
              <w:rPr>
                <w:noProof/>
                <w:webHidden/>
              </w:rPr>
            </w:r>
            <w:r w:rsidR="00ED4D24">
              <w:rPr>
                <w:noProof/>
                <w:webHidden/>
              </w:rPr>
              <w:fldChar w:fldCharType="separate"/>
            </w:r>
            <w:r w:rsidR="00815F1C">
              <w:rPr>
                <w:noProof/>
                <w:webHidden/>
              </w:rPr>
              <w:t>34</w:t>
            </w:r>
            <w:r w:rsidR="00ED4D24">
              <w:rPr>
                <w:noProof/>
                <w:webHidden/>
              </w:rPr>
              <w:fldChar w:fldCharType="end"/>
            </w:r>
          </w:hyperlink>
        </w:p>
        <w:p w14:paraId="5B67E476" w14:textId="77777777" w:rsidR="00ED4D24" w:rsidRDefault="008E621F">
          <w:pPr>
            <w:pStyle w:val="TOC2"/>
            <w:tabs>
              <w:tab w:val="right" w:leader="dot" w:pos="9350"/>
            </w:tabs>
            <w:rPr>
              <w:noProof/>
            </w:rPr>
          </w:pPr>
          <w:hyperlink w:anchor="_Toc441070971" w:history="1">
            <w:r w:rsidR="00ED4D24" w:rsidRPr="00DC7EB9">
              <w:rPr>
                <w:rStyle w:val="Hyperlink"/>
                <w:noProof/>
              </w:rPr>
              <w:t>4.3 Communication Mechanism</w:t>
            </w:r>
            <w:r w:rsidR="00ED4D24">
              <w:rPr>
                <w:noProof/>
                <w:webHidden/>
              </w:rPr>
              <w:tab/>
            </w:r>
            <w:r w:rsidR="00ED4D24">
              <w:rPr>
                <w:noProof/>
                <w:webHidden/>
              </w:rPr>
              <w:fldChar w:fldCharType="begin"/>
            </w:r>
            <w:r w:rsidR="00ED4D24">
              <w:rPr>
                <w:noProof/>
                <w:webHidden/>
              </w:rPr>
              <w:instrText xml:space="preserve"> PAGEREF _Toc441070971 \h </w:instrText>
            </w:r>
            <w:r w:rsidR="00ED4D24">
              <w:rPr>
                <w:noProof/>
                <w:webHidden/>
              </w:rPr>
            </w:r>
            <w:r w:rsidR="00ED4D24">
              <w:rPr>
                <w:noProof/>
                <w:webHidden/>
              </w:rPr>
              <w:fldChar w:fldCharType="separate"/>
            </w:r>
            <w:r w:rsidR="00815F1C">
              <w:rPr>
                <w:noProof/>
                <w:webHidden/>
              </w:rPr>
              <w:t>36</w:t>
            </w:r>
            <w:r w:rsidR="00ED4D24">
              <w:rPr>
                <w:noProof/>
                <w:webHidden/>
              </w:rPr>
              <w:fldChar w:fldCharType="end"/>
            </w:r>
          </w:hyperlink>
        </w:p>
        <w:p w14:paraId="3BB46300" w14:textId="77777777" w:rsidR="00ED4D24" w:rsidRDefault="008E621F">
          <w:pPr>
            <w:pStyle w:val="TOC2"/>
            <w:tabs>
              <w:tab w:val="right" w:leader="dot" w:pos="9350"/>
            </w:tabs>
            <w:rPr>
              <w:noProof/>
            </w:rPr>
          </w:pPr>
          <w:hyperlink w:anchor="_Toc441070972" w:history="1">
            <w:r w:rsidR="00ED4D24" w:rsidRPr="00DC7EB9">
              <w:rPr>
                <w:rStyle w:val="Hyperlink"/>
                <w:noProof/>
              </w:rPr>
              <w:t>4.4 Packet Format</w:t>
            </w:r>
            <w:r w:rsidR="00ED4D24">
              <w:rPr>
                <w:noProof/>
                <w:webHidden/>
              </w:rPr>
              <w:tab/>
            </w:r>
            <w:r w:rsidR="00ED4D24">
              <w:rPr>
                <w:noProof/>
                <w:webHidden/>
              </w:rPr>
              <w:fldChar w:fldCharType="begin"/>
            </w:r>
            <w:r w:rsidR="00ED4D24">
              <w:rPr>
                <w:noProof/>
                <w:webHidden/>
              </w:rPr>
              <w:instrText xml:space="preserve"> PAGEREF _Toc441070972 \h </w:instrText>
            </w:r>
            <w:r w:rsidR="00ED4D24">
              <w:rPr>
                <w:noProof/>
                <w:webHidden/>
              </w:rPr>
            </w:r>
            <w:r w:rsidR="00ED4D24">
              <w:rPr>
                <w:noProof/>
                <w:webHidden/>
              </w:rPr>
              <w:fldChar w:fldCharType="separate"/>
            </w:r>
            <w:r w:rsidR="00815F1C">
              <w:rPr>
                <w:noProof/>
                <w:webHidden/>
              </w:rPr>
              <w:t>37</w:t>
            </w:r>
            <w:r w:rsidR="00ED4D24">
              <w:rPr>
                <w:noProof/>
                <w:webHidden/>
              </w:rPr>
              <w:fldChar w:fldCharType="end"/>
            </w:r>
          </w:hyperlink>
        </w:p>
        <w:p w14:paraId="1246D291" w14:textId="77777777" w:rsidR="00ED4D24" w:rsidRDefault="008E621F">
          <w:pPr>
            <w:pStyle w:val="TOC2"/>
            <w:tabs>
              <w:tab w:val="right" w:leader="dot" w:pos="9350"/>
            </w:tabs>
            <w:rPr>
              <w:noProof/>
            </w:rPr>
          </w:pPr>
          <w:hyperlink w:anchor="_Toc441070973" w:history="1">
            <w:r w:rsidR="00ED4D24" w:rsidRPr="00DC7EB9">
              <w:rPr>
                <w:rStyle w:val="Hyperlink"/>
                <w:noProof/>
              </w:rPr>
              <w:t>4.5 Virtual Resource</w:t>
            </w:r>
            <w:r w:rsidR="00ED4D24">
              <w:rPr>
                <w:noProof/>
                <w:webHidden/>
              </w:rPr>
              <w:tab/>
            </w:r>
            <w:r w:rsidR="00ED4D24">
              <w:rPr>
                <w:noProof/>
                <w:webHidden/>
              </w:rPr>
              <w:fldChar w:fldCharType="begin"/>
            </w:r>
            <w:r w:rsidR="00ED4D24">
              <w:rPr>
                <w:noProof/>
                <w:webHidden/>
              </w:rPr>
              <w:instrText xml:space="preserve"> PAGEREF _Toc441070973 \h </w:instrText>
            </w:r>
            <w:r w:rsidR="00ED4D24">
              <w:rPr>
                <w:noProof/>
                <w:webHidden/>
              </w:rPr>
            </w:r>
            <w:r w:rsidR="00ED4D24">
              <w:rPr>
                <w:noProof/>
                <w:webHidden/>
              </w:rPr>
              <w:fldChar w:fldCharType="separate"/>
            </w:r>
            <w:r w:rsidR="00815F1C">
              <w:rPr>
                <w:noProof/>
                <w:webHidden/>
              </w:rPr>
              <w:t>38</w:t>
            </w:r>
            <w:r w:rsidR="00ED4D24">
              <w:rPr>
                <w:noProof/>
                <w:webHidden/>
              </w:rPr>
              <w:fldChar w:fldCharType="end"/>
            </w:r>
          </w:hyperlink>
        </w:p>
        <w:p w14:paraId="4208B6CE" w14:textId="77777777" w:rsidR="00ED4D24" w:rsidRDefault="008E621F">
          <w:pPr>
            <w:pStyle w:val="TOC2"/>
            <w:tabs>
              <w:tab w:val="right" w:leader="dot" w:pos="9350"/>
            </w:tabs>
            <w:rPr>
              <w:noProof/>
            </w:rPr>
          </w:pPr>
          <w:hyperlink w:anchor="_Toc441070974" w:history="1">
            <w:r w:rsidR="00ED4D24" w:rsidRPr="00DC7EB9">
              <w:rPr>
                <w:rStyle w:val="Hyperlink"/>
                <w:noProof/>
              </w:rPr>
              <w:t>4.6 Detail Design</w:t>
            </w:r>
            <w:r w:rsidR="00ED4D24">
              <w:rPr>
                <w:noProof/>
                <w:webHidden/>
              </w:rPr>
              <w:tab/>
            </w:r>
            <w:r w:rsidR="00ED4D24">
              <w:rPr>
                <w:noProof/>
                <w:webHidden/>
              </w:rPr>
              <w:fldChar w:fldCharType="begin"/>
            </w:r>
            <w:r w:rsidR="00ED4D24">
              <w:rPr>
                <w:noProof/>
                <w:webHidden/>
              </w:rPr>
              <w:instrText xml:space="preserve"> PAGEREF _Toc441070974 \h </w:instrText>
            </w:r>
            <w:r w:rsidR="00ED4D24">
              <w:rPr>
                <w:noProof/>
                <w:webHidden/>
              </w:rPr>
            </w:r>
            <w:r w:rsidR="00ED4D24">
              <w:rPr>
                <w:noProof/>
                <w:webHidden/>
              </w:rPr>
              <w:fldChar w:fldCharType="separate"/>
            </w:r>
            <w:r w:rsidR="00815F1C">
              <w:rPr>
                <w:noProof/>
                <w:webHidden/>
              </w:rPr>
              <w:t>39</w:t>
            </w:r>
            <w:r w:rsidR="00ED4D24">
              <w:rPr>
                <w:noProof/>
                <w:webHidden/>
              </w:rPr>
              <w:fldChar w:fldCharType="end"/>
            </w:r>
          </w:hyperlink>
        </w:p>
        <w:p w14:paraId="6359C42A" w14:textId="77777777" w:rsidR="00ED4D24" w:rsidRDefault="008E621F">
          <w:pPr>
            <w:pStyle w:val="TOC3"/>
            <w:rPr>
              <w:rFonts w:asciiTheme="minorHAnsi" w:eastAsiaTheme="minorEastAsia" w:hAnsiTheme="minorHAnsi" w:cstheme="minorBidi"/>
              <w:bCs w:val="0"/>
              <w:shd w:val="clear" w:color="auto" w:fill="auto"/>
            </w:rPr>
          </w:pPr>
          <w:hyperlink w:anchor="_Toc441070975" w:history="1">
            <w:r w:rsidR="00ED4D24" w:rsidRPr="00DC7EB9">
              <w:rPr>
                <w:rStyle w:val="Hyperlink"/>
              </w:rPr>
              <w:t>4.6.1 Application Layer</w:t>
            </w:r>
            <w:r w:rsidR="00ED4D24">
              <w:rPr>
                <w:webHidden/>
              </w:rPr>
              <w:tab/>
            </w:r>
            <w:r w:rsidR="00ED4D24">
              <w:rPr>
                <w:webHidden/>
              </w:rPr>
              <w:fldChar w:fldCharType="begin"/>
            </w:r>
            <w:r w:rsidR="00ED4D24">
              <w:rPr>
                <w:webHidden/>
              </w:rPr>
              <w:instrText xml:space="preserve"> PAGEREF _Toc441070975 \h </w:instrText>
            </w:r>
            <w:r w:rsidR="00ED4D24">
              <w:rPr>
                <w:webHidden/>
              </w:rPr>
            </w:r>
            <w:r w:rsidR="00ED4D24">
              <w:rPr>
                <w:webHidden/>
              </w:rPr>
              <w:fldChar w:fldCharType="separate"/>
            </w:r>
            <w:r w:rsidR="00815F1C">
              <w:rPr>
                <w:webHidden/>
              </w:rPr>
              <w:t>39</w:t>
            </w:r>
            <w:r w:rsidR="00ED4D24">
              <w:rPr>
                <w:webHidden/>
              </w:rPr>
              <w:fldChar w:fldCharType="end"/>
            </w:r>
          </w:hyperlink>
        </w:p>
        <w:p w14:paraId="05C77C78" w14:textId="77777777" w:rsidR="00ED4D24" w:rsidRDefault="008E621F">
          <w:pPr>
            <w:pStyle w:val="TOC3"/>
            <w:rPr>
              <w:rFonts w:asciiTheme="minorHAnsi" w:eastAsiaTheme="minorEastAsia" w:hAnsiTheme="minorHAnsi" w:cstheme="minorBidi"/>
              <w:bCs w:val="0"/>
              <w:shd w:val="clear" w:color="auto" w:fill="auto"/>
            </w:rPr>
          </w:pPr>
          <w:hyperlink w:anchor="_Toc441070976" w:history="1">
            <w:r w:rsidR="00ED4D24" w:rsidRPr="00DC7EB9">
              <w:rPr>
                <w:rStyle w:val="Hyperlink"/>
              </w:rPr>
              <w:t>4.6.2 Network Layer</w:t>
            </w:r>
            <w:r w:rsidR="00ED4D24">
              <w:rPr>
                <w:webHidden/>
              </w:rPr>
              <w:tab/>
            </w:r>
            <w:r w:rsidR="00ED4D24">
              <w:rPr>
                <w:webHidden/>
              </w:rPr>
              <w:fldChar w:fldCharType="begin"/>
            </w:r>
            <w:r w:rsidR="00ED4D24">
              <w:rPr>
                <w:webHidden/>
              </w:rPr>
              <w:instrText xml:space="preserve"> PAGEREF _Toc441070976 \h </w:instrText>
            </w:r>
            <w:r w:rsidR="00ED4D24">
              <w:rPr>
                <w:webHidden/>
              </w:rPr>
            </w:r>
            <w:r w:rsidR="00ED4D24">
              <w:rPr>
                <w:webHidden/>
              </w:rPr>
              <w:fldChar w:fldCharType="separate"/>
            </w:r>
            <w:r w:rsidR="00815F1C">
              <w:rPr>
                <w:webHidden/>
              </w:rPr>
              <w:t>41</w:t>
            </w:r>
            <w:r w:rsidR="00ED4D24">
              <w:rPr>
                <w:webHidden/>
              </w:rPr>
              <w:fldChar w:fldCharType="end"/>
            </w:r>
          </w:hyperlink>
        </w:p>
        <w:p w14:paraId="50FEA8B6" w14:textId="77777777" w:rsidR="00ED4D24" w:rsidRDefault="008E621F">
          <w:pPr>
            <w:pStyle w:val="TOC2"/>
            <w:tabs>
              <w:tab w:val="right" w:leader="dot" w:pos="9350"/>
            </w:tabs>
            <w:rPr>
              <w:noProof/>
            </w:rPr>
          </w:pPr>
          <w:hyperlink w:anchor="_Toc441070977" w:history="1">
            <w:r w:rsidR="00ED4D24" w:rsidRPr="00DC7EB9">
              <w:rPr>
                <w:rStyle w:val="Hyperlink"/>
                <w:noProof/>
              </w:rPr>
              <w:t>4.7 Solutions for proposed problems</w:t>
            </w:r>
            <w:r w:rsidR="00ED4D24">
              <w:rPr>
                <w:noProof/>
                <w:webHidden/>
              </w:rPr>
              <w:tab/>
            </w:r>
            <w:r w:rsidR="00ED4D24">
              <w:rPr>
                <w:noProof/>
                <w:webHidden/>
              </w:rPr>
              <w:fldChar w:fldCharType="begin"/>
            </w:r>
            <w:r w:rsidR="00ED4D24">
              <w:rPr>
                <w:noProof/>
                <w:webHidden/>
              </w:rPr>
              <w:instrText xml:space="preserve"> PAGEREF _Toc441070977 \h </w:instrText>
            </w:r>
            <w:r w:rsidR="00ED4D24">
              <w:rPr>
                <w:noProof/>
                <w:webHidden/>
              </w:rPr>
            </w:r>
            <w:r w:rsidR="00ED4D24">
              <w:rPr>
                <w:noProof/>
                <w:webHidden/>
              </w:rPr>
              <w:fldChar w:fldCharType="separate"/>
            </w:r>
            <w:r w:rsidR="00815F1C">
              <w:rPr>
                <w:noProof/>
                <w:webHidden/>
              </w:rPr>
              <w:t>46</w:t>
            </w:r>
            <w:r w:rsidR="00ED4D24">
              <w:rPr>
                <w:noProof/>
                <w:webHidden/>
              </w:rPr>
              <w:fldChar w:fldCharType="end"/>
            </w:r>
          </w:hyperlink>
        </w:p>
        <w:p w14:paraId="549B32E5" w14:textId="77777777" w:rsidR="00ED4D24" w:rsidRDefault="008E621F">
          <w:pPr>
            <w:pStyle w:val="TOC3"/>
            <w:rPr>
              <w:rFonts w:asciiTheme="minorHAnsi" w:eastAsiaTheme="minorEastAsia" w:hAnsiTheme="minorHAnsi" w:cstheme="minorBidi"/>
              <w:bCs w:val="0"/>
              <w:shd w:val="clear" w:color="auto" w:fill="auto"/>
            </w:rPr>
          </w:pPr>
          <w:hyperlink w:anchor="_Toc441070978" w:history="1">
            <w:r w:rsidR="00ED4D24" w:rsidRPr="00752A1F">
              <w:rPr>
                <w:rStyle w:val="Hyperlink"/>
              </w:rPr>
              <w:t>4.7.2 Size limitation of a BLE request</w:t>
            </w:r>
            <w:r w:rsidR="00ED4D24">
              <w:rPr>
                <w:webHidden/>
              </w:rPr>
              <w:tab/>
            </w:r>
            <w:r w:rsidR="00ED4D24">
              <w:rPr>
                <w:webHidden/>
              </w:rPr>
              <w:fldChar w:fldCharType="begin"/>
            </w:r>
            <w:r w:rsidR="00ED4D24">
              <w:rPr>
                <w:webHidden/>
              </w:rPr>
              <w:instrText xml:space="preserve"> PAGEREF _Toc441070978 \h </w:instrText>
            </w:r>
            <w:r w:rsidR="00ED4D24">
              <w:rPr>
                <w:webHidden/>
              </w:rPr>
            </w:r>
            <w:r w:rsidR="00ED4D24">
              <w:rPr>
                <w:webHidden/>
              </w:rPr>
              <w:fldChar w:fldCharType="separate"/>
            </w:r>
            <w:r w:rsidR="00815F1C">
              <w:rPr>
                <w:webHidden/>
              </w:rPr>
              <w:t>46</w:t>
            </w:r>
            <w:r w:rsidR="00ED4D24">
              <w:rPr>
                <w:webHidden/>
              </w:rPr>
              <w:fldChar w:fldCharType="end"/>
            </w:r>
          </w:hyperlink>
        </w:p>
        <w:p w14:paraId="60FC60CB" w14:textId="77777777" w:rsidR="00ED4D24" w:rsidRDefault="008E621F">
          <w:pPr>
            <w:pStyle w:val="TOC3"/>
            <w:rPr>
              <w:rFonts w:asciiTheme="minorHAnsi" w:eastAsiaTheme="minorEastAsia" w:hAnsiTheme="minorHAnsi" w:cstheme="minorBidi"/>
              <w:bCs w:val="0"/>
              <w:shd w:val="clear" w:color="auto" w:fill="auto"/>
            </w:rPr>
          </w:pPr>
          <w:hyperlink w:anchor="_Toc441070979" w:history="1">
            <w:r w:rsidR="00ED4D24" w:rsidRPr="00752A1F">
              <w:rPr>
                <w:rStyle w:val="Hyperlink"/>
              </w:rPr>
              <w:t>4.7.3 Chaos server-side callback</w:t>
            </w:r>
            <w:r w:rsidR="00ED4D24">
              <w:rPr>
                <w:webHidden/>
              </w:rPr>
              <w:tab/>
            </w:r>
            <w:r w:rsidR="00ED4D24">
              <w:rPr>
                <w:webHidden/>
              </w:rPr>
              <w:fldChar w:fldCharType="begin"/>
            </w:r>
            <w:r w:rsidR="00ED4D24">
              <w:rPr>
                <w:webHidden/>
              </w:rPr>
              <w:instrText xml:space="preserve"> PAGEREF _Toc441070979 \h </w:instrText>
            </w:r>
            <w:r w:rsidR="00ED4D24">
              <w:rPr>
                <w:webHidden/>
              </w:rPr>
            </w:r>
            <w:r w:rsidR="00ED4D24">
              <w:rPr>
                <w:webHidden/>
              </w:rPr>
              <w:fldChar w:fldCharType="separate"/>
            </w:r>
            <w:r w:rsidR="00815F1C">
              <w:rPr>
                <w:webHidden/>
              </w:rPr>
              <w:t>46</w:t>
            </w:r>
            <w:r w:rsidR="00ED4D24">
              <w:rPr>
                <w:webHidden/>
              </w:rPr>
              <w:fldChar w:fldCharType="end"/>
            </w:r>
          </w:hyperlink>
        </w:p>
        <w:p w14:paraId="4D1A3146" w14:textId="77777777" w:rsidR="00ED4D24" w:rsidRDefault="008E621F">
          <w:pPr>
            <w:pStyle w:val="TOC3"/>
            <w:rPr>
              <w:rFonts w:asciiTheme="minorHAnsi" w:eastAsiaTheme="minorEastAsia" w:hAnsiTheme="minorHAnsi" w:cstheme="minorBidi"/>
              <w:bCs w:val="0"/>
              <w:shd w:val="clear" w:color="auto" w:fill="auto"/>
            </w:rPr>
          </w:pPr>
          <w:hyperlink w:anchor="_Toc441070980" w:history="1">
            <w:r w:rsidR="00ED4D24" w:rsidRPr="00752A1F">
              <w:rPr>
                <w:rStyle w:val="Hyperlink"/>
              </w:rPr>
              <w:t>4.7.4 Serve multiple applications</w:t>
            </w:r>
            <w:r w:rsidR="00ED4D24">
              <w:rPr>
                <w:webHidden/>
              </w:rPr>
              <w:tab/>
            </w:r>
            <w:r w:rsidR="00ED4D24">
              <w:rPr>
                <w:webHidden/>
              </w:rPr>
              <w:fldChar w:fldCharType="begin"/>
            </w:r>
            <w:r w:rsidR="00ED4D24">
              <w:rPr>
                <w:webHidden/>
              </w:rPr>
              <w:instrText xml:space="preserve"> PAGEREF _Toc441070980 \h </w:instrText>
            </w:r>
            <w:r w:rsidR="00ED4D24">
              <w:rPr>
                <w:webHidden/>
              </w:rPr>
            </w:r>
            <w:r w:rsidR="00ED4D24">
              <w:rPr>
                <w:webHidden/>
              </w:rPr>
              <w:fldChar w:fldCharType="separate"/>
            </w:r>
            <w:r w:rsidR="00815F1C">
              <w:rPr>
                <w:webHidden/>
              </w:rPr>
              <w:t>47</w:t>
            </w:r>
            <w:r w:rsidR="00ED4D24">
              <w:rPr>
                <w:webHidden/>
              </w:rPr>
              <w:fldChar w:fldCharType="end"/>
            </w:r>
          </w:hyperlink>
        </w:p>
        <w:p w14:paraId="00E128FE" w14:textId="77777777" w:rsidR="00ED4D24" w:rsidRDefault="008E621F">
          <w:pPr>
            <w:pStyle w:val="TOC3"/>
            <w:rPr>
              <w:rFonts w:asciiTheme="minorHAnsi" w:eastAsiaTheme="minorEastAsia" w:hAnsiTheme="minorHAnsi" w:cstheme="minorBidi"/>
              <w:bCs w:val="0"/>
              <w:shd w:val="clear" w:color="auto" w:fill="auto"/>
            </w:rPr>
          </w:pPr>
          <w:hyperlink w:anchor="_Toc441070981" w:history="1">
            <w:r w:rsidR="00ED4D24" w:rsidRPr="00DC7EB9">
              <w:rPr>
                <w:rStyle w:val="Hyperlink"/>
              </w:rPr>
              <w:t>4.7.5 Provide common interface to support wireless communication protocols</w:t>
            </w:r>
            <w:r w:rsidR="00ED4D24">
              <w:rPr>
                <w:webHidden/>
              </w:rPr>
              <w:tab/>
            </w:r>
            <w:r w:rsidR="00ED4D24">
              <w:rPr>
                <w:webHidden/>
              </w:rPr>
              <w:fldChar w:fldCharType="begin"/>
            </w:r>
            <w:r w:rsidR="00ED4D24">
              <w:rPr>
                <w:webHidden/>
              </w:rPr>
              <w:instrText xml:space="preserve"> PAGEREF _Toc441070981 \h </w:instrText>
            </w:r>
            <w:r w:rsidR="00ED4D24">
              <w:rPr>
                <w:webHidden/>
              </w:rPr>
            </w:r>
            <w:r w:rsidR="00ED4D24">
              <w:rPr>
                <w:webHidden/>
              </w:rPr>
              <w:fldChar w:fldCharType="separate"/>
            </w:r>
            <w:r w:rsidR="00815F1C">
              <w:rPr>
                <w:webHidden/>
              </w:rPr>
              <w:t>47</w:t>
            </w:r>
            <w:r w:rsidR="00ED4D24">
              <w:rPr>
                <w:webHidden/>
              </w:rPr>
              <w:fldChar w:fldCharType="end"/>
            </w:r>
          </w:hyperlink>
        </w:p>
        <w:p w14:paraId="58EE5497" w14:textId="77777777" w:rsidR="00ED4D24" w:rsidRDefault="008E621F">
          <w:pPr>
            <w:pStyle w:val="TOC1"/>
            <w:tabs>
              <w:tab w:val="right" w:leader="dot" w:pos="9350"/>
            </w:tabs>
            <w:rPr>
              <w:noProof/>
            </w:rPr>
          </w:pPr>
          <w:hyperlink w:anchor="_Toc441070982" w:history="1">
            <w:r w:rsidR="00ED4D24" w:rsidRPr="00DC7EB9">
              <w:rPr>
                <w:rStyle w:val="Hyperlink"/>
                <w:noProof/>
              </w:rPr>
              <w:t>CHAPTER 5 IMPLEMENTATION</w:t>
            </w:r>
            <w:r w:rsidR="00ED4D24">
              <w:rPr>
                <w:noProof/>
                <w:webHidden/>
              </w:rPr>
              <w:tab/>
            </w:r>
            <w:r w:rsidR="00ED4D24">
              <w:rPr>
                <w:noProof/>
                <w:webHidden/>
              </w:rPr>
              <w:fldChar w:fldCharType="begin"/>
            </w:r>
            <w:r w:rsidR="00ED4D24">
              <w:rPr>
                <w:noProof/>
                <w:webHidden/>
              </w:rPr>
              <w:instrText xml:space="preserve"> PAGEREF _Toc441070982 \h </w:instrText>
            </w:r>
            <w:r w:rsidR="00ED4D24">
              <w:rPr>
                <w:noProof/>
                <w:webHidden/>
              </w:rPr>
            </w:r>
            <w:r w:rsidR="00ED4D24">
              <w:rPr>
                <w:noProof/>
                <w:webHidden/>
              </w:rPr>
              <w:fldChar w:fldCharType="separate"/>
            </w:r>
            <w:r w:rsidR="00815F1C">
              <w:rPr>
                <w:noProof/>
                <w:webHidden/>
              </w:rPr>
              <w:t>48</w:t>
            </w:r>
            <w:r w:rsidR="00ED4D24">
              <w:rPr>
                <w:noProof/>
                <w:webHidden/>
              </w:rPr>
              <w:fldChar w:fldCharType="end"/>
            </w:r>
          </w:hyperlink>
        </w:p>
        <w:p w14:paraId="4A30072A" w14:textId="77777777" w:rsidR="00ED4D24" w:rsidRDefault="008E621F">
          <w:pPr>
            <w:pStyle w:val="TOC1"/>
            <w:tabs>
              <w:tab w:val="right" w:leader="dot" w:pos="9350"/>
            </w:tabs>
            <w:rPr>
              <w:noProof/>
            </w:rPr>
          </w:pPr>
          <w:hyperlink w:anchor="_Toc441070983" w:history="1">
            <w:r w:rsidR="00ED4D24" w:rsidRPr="00DC7EB9">
              <w:rPr>
                <w:rStyle w:val="Hyperlink"/>
                <w:noProof/>
              </w:rPr>
              <w:t>CHAPTER 6 EXPERIMENT DESIGN</w:t>
            </w:r>
            <w:r w:rsidR="00ED4D24">
              <w:rPr>
                <w:noProof/>
                <w:webHidden/>
              </w:rPr>
              <w:tab/>
            </w:r>
            <w:r w:rsidR="00ED4D24">
              <w:rPr>
                <w:noProof/>
                <w:webHidden/>
              </w:rPr>
              <w:fldChar w:fldCharType="begin"/>
            </w:r>
            <w:r w:rsidR="00ED4D24">
              <w:rPr>
                <w:noProof/>
                <w:webHidden/>
              </w:rPr>
              <w:instrText xml:space="preserve"> PAGEREF _Toc441070983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14:paraId="2F8FA130" w14:textId="77777777" w:rsidR="00ED4D24" w:rsidRDefault="008E621F">
          <w:pPr>
            <w:pStyle w:val="TOC2"/>
            <w:tabs>
              <w:tab w:val="right" w:leader="dot" w:pos="9350"/>
            </w:tabs>
            <w:rPr>
              <w:noProof/>
            </w:rPr>
          </w:pPr>
          <w:hyperlink w:anchor="_Toc441070984" w:history="1">
            <w:r w:rsidR="00ED4D24" w:rsidRPr="00DC7EB9">
              <w:rPr>
                <w:rStyle w:val="Hyperlink"/>
                <w:noProof/>
              </w:rPr>
              <w:t>6.1 Goals of Experiment</w:t>
            </w:r>
            <w:r w:rsidR="00ED4D24">
              <w:rPr>
                <w:noProof/>
                <w:webHidden/>
              </w:rPr>
              <w:tab/>
            </w:r>
            <w:r w:rsidR="00ED4D24">
              <w:rPr>
                <w:noProof/>
                <w:webHidden/>
              </w:rPr>
              <w:fldChar w:fldCharType="begin"/>
            </w:r>
            <w:r w:rsidR="00ED4D24">
              <w:rPr>
                <w:noProof/>
                <w:webHidden/>
              </w:rPr>
              <w:instrText xml:space="preserve"> PAGEREF _Toc441070984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14:paraId="34277A7E" w14:textId="77777777" w:rsidR="00ED4D24" w:rsidRDefault="008E621F">
          <w:pPr>
            <w:pStyle w:val="TOC2"/>
            <w:tabs>
              <w:tab w:val="right" w:leader="dot" w:pos="9350"/>
            </w:tabs>
            <w:rPr>
              <w:noProof/>
            </w:rPr>
          </w:pPr>
          <w:hyperlink w:anchor="_Toc441070985" w:history="1">
            <w:r w:rsidR="00ED4D24" w:rsidRPr="00DC7EB9">
              <w:rPr>
                <w:rStyle w:val="Hyperlink"/>
                <w:noProof/>
              </w:rPr>
              <w:t>6.2 Experiment Setup</w:t>
            </w:r>
            <w:r w:rsidR="00ED4D24">
              <w:rPr>
                <w:noProof/>
                <w:webHidden/>
              </w:rPr>
              <w:tab/>
            </w:r>
            <w:r w:rsidR="00ED4D24">
              <w:rPr>
                <w:noProof/>
                <w:webHidden/>
              </w:rPr>
              <w:fldChar w:fldCharType="begin"/>
            </w:r>
            <w:r w:rsidR="00ED4D24">
              <w:rPr>
                <w:noProof/>
                <w:webHidden/>
              </w:rPr>
              <w:instrText xml:space="preserve"> PAGEREF _Toc441070985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14:paraId="6992F542" w14:textId="77777777" w:rsidR="00ED4D24" w:rsidRDefault="008E621F">
          <w:pPr>
            <w:pStyle w:val="TOC2"/>
            <w:tabs>
              <w:tab w:val="right" w:leader="dot" w:pos="9350"/>
            </w:tabs>
            <w:rPr>
              <w:noProof/>
            </w:rPr>
          </w:pPr>
          <w:hyperlink w:anchor="_Toc441070986" w:history="1">
            <w:r w:rsidR="00ED4D24" w:rsidRPr="00DC7EB9">
              <w:rPr>
                <w:rStyle w:val="Hyperlink"/>
                <w:noProof/>
              </w:rPr>
              <w:t>6.3 Details</w:t>
            </w:r>
            <w:r w:rsidR="00ED4D24">
              <w:rPr>
                <w:noProof/>
                <w:webHidden/>
              </w:rPr>
              <w:tab/>
            </w:r>
            <w:r w:rsidR="00ED4D24">
              <w:rPr>
                <w:noProof/>
                <w:webHidden/>
              </w:rPr>
              <w:fldChar w:fldCharType="begin"/>
            </w:r>
            <w:r w:rsidR="00ED4D24">
              <w:rPr>
                <w:noProof/>
                <w:webHidden/>
              </w:rPr>
              <w:instrText xml:space="preserve"> PAGEREF _Toc441070986 \h </w:instrText>
            </w:r>
            <w:r w:rsidR="00ED4D24">
              <w:rPr>
                <w:noProof/>
                <w:webHidden/>
              </w:rPr>
            </w:r>
            <w:r w:rsidR="00ED4D24">
              <w:rPr>
                <w:noProof/>
                <w:webHidden/>
              </w:rPr>
              <w:fldChar w:fldCharType="separate"/>
            </w:r>
            <w:r w:rsidR="00815F1C">
              <w:rPr>
                <w:noProof/>
                <w:webHidden/>
              </w:rPr>
              <w:t>50</w:t>
            </w:r>
            <w:r w:rsidR="00ED4D24">
              <w:rPr>
                <w:noProof/>
                <w:webHidden/>
              </w:rPr>
              <w:fldChar w:fldCharType="end"/>
            </w:r>
          </w:hyperlink>
        </w:p>
        <w:p w14:paraId="45D7DBBD" w14:textId="77777777" w:rsidR="00ED4D24" w:rsidRDefault="008E621F">
          <w:pPr>
            <w:pStyle w:val="TOC3"/>
            <w:rPr>
              <w:rFonts w:asciiTheme="minorHAnsi" w:eastAsiaTheme="minorEastAsia" w:hAnsiTheme="minorHAnsi" w:cstheme="minorBidi"/>
              <w:bCs w:val="0"/>
              <w:shd w:val="clear" w:color="auto" w:fill="auto"/>
            </w:rPr>
          </w:pPr>
          <w:hyperlink w:anchor="_Toc441070987" w:history="1">
            <w:r w:rsidR="00ED4D24" w:rsidRPr="00DC7EB9">
              <w:rPr>
                <w:rStyle w:val="Hyperlink"/>
              </w:rPr>
              <w:t>6.3.1 Minimum Data Transfer Performance</w:t>
            </w:r>
            <w:r w:rsidR="00ED4D24">
              <w:rPr>
                <w:webHidden/>
              </w:rPr>
              <w:tab/>
            </w:r>
            <w:r w:rsidR="00ED4D24">
              <w:rPr>
                <w:webHidden/>
              </w:rPr>
              <w:fldChar w:fldCharType="begin"/>
            </w:r>
            <w:r w:rsidR="00ED4D24">
              <w:rPr>
                <w:webHidden/>
              </w:rPr>
              <w:instrText xml:space="preserve"> PAGEREF _Toc441070987 \h </w:instrText>
            </w:r>
            <w:r w:rsidR="00ED4D24">
              <w:rPr>
                <w:webHidden/>
              </w:rPr>
            </w:r>
            <w:r w:rsidR="00ED4D24">
              <w:rPr>
                <w:webHidden/>
              </w:rPr>
              <w:fldChar w:fldCharType="separate"/>
            </w:r>
            <w:r w:rsidR="00815F1C">
              <w:rPr>
                <w:webHidden/>
              </w:rPr>
              <w:t>50</w:t>
            </w:r>
            <w:r w:rsidR="00ED4D24">
              <w:rPr>
                <w:webHidden/>
              </w:rPr>
              <w:fldChar w:fldCharType="end"/>
            </w:r>
          </w:hyperlink>
        </w:p>
        <w:p w14:paraId="0515B7AF" w14:textId="77777777" w:rsidR="00ED4D24" w:rsidRDefault="008E621F">
          <w:pPr>
            <w:pStyle w:val="TOC3"/>
            <w:rPr>
              <w:rFonts w:asciiTheme="minorHAnsi" w:eastAsiaTheme="minorEastAsia" w:hAnsiTheme="minorHAnsi" w:cstheme="minorBidi"/>
              <w:bCs w:val="0"/>
              <w:shd w:val="clear" w:color="auto" w:fill="auto"/>
            </w:rPr>
          </w:pPr>
          <w:hyperlink w:anchor="_Toc441070988" w:history="1">
            <w:r w:rsidR="00ED4D24" w:rsidRPr="00DC7EB9">
              <w:rPr>
                <w:rStyle w:val="Hyperlink"/>
              </w:rPr>
              <w:t>6.3.2 Multiple Packets</w:t>
            </w:r>
            <w:r w:rsidR="00ED4D24">
              <w:rPr>
                <w:webHidden/>
              </w:rPr>
              <w:tab/>
            </w:r>
            <w:r w:rsidR="00ED4D24">
              <w:rPr>
                <w:webHidden/>
              </w:rPr>
              <w:fldChar w:fldCharType="begin"/>
            </w:r>
            <w:r w:rsidR="00ED4D24">
              <w:rPr>
                <w:webHidden/>
              </w:rPr>
              <w:instrText xml:space="preserve"> PAGEREF _Toc441070988 \h </w:instrText>
            </w:r>
            <w:r w:rsidR="00ED4D24">
              <w:rPr>
                <w:webHidden/>
              </w:rPr>
            </w:r>
            <w:r w:rsidR="00ED4D24">
              <w:rPr>
                <w:webHidden/>
              </w:rPr>
              <w:fldChar w:fldCharType="separate"/>
            </w:r>
            <w:r w:rsidR="00815F1C">
              <w:rPr>
                <w:webHidden/>
              </w:rPr>
              <w:t>54</w:t>
            </w:r>
            <w:r w:rsidR="00ED4D24">
              <w:rPr>
                <w:webHidden/>
              </w:rPr>
              <w:fldChar w:fldCharType="end"/>
            </w:r>
          </w:hyperlink>
        </w:p>
        <w:p w14:paraId="2D3455C5" w14:textId="77777777" w:rsidR="00ED4D24" w:rsidRDefault="008E621F">
          <w:pPr>
            <w:pStyle w:val="TOC3"/>
            <w:rPr>
              <w:rFonts w:asciiTheme="minorHAnsi" w:eastAsiaTheme="minorEastAsia" w:hAnsiTheme="minorHAnsi" w:cstheme="minorBidi"/>
              <w:bCs w:val="0"/>
              <w:shd w:val="clear" w:color="auto" w:fill="auto"/>
            </w:rPr>
          </w:pPr>
          <w:hyperlink w:anchor="_Toc441070989" w:history="1">
            <w:r w:rsidR="00ED4D24" w:rsidRPr="00DC7EB9">
              <w:rPr>
                <w:rStyle w:val="Hyperlink"/>
              </w:rPr>
              <w:t>6.3.3 Round trip</w:t>
            </w:r>
            <w:r w:rsidR="00ED4D24">
              <w:rPr>
                <w:webHidden/>
              </w:rPr>
              <w:tab/>
            </w:r>
            <w:r w:rsidR="00ED4D24">
              <w:rPr>
                <w:webHidden/>
              </w:rPr>
              <w:fldChar w:fldCharType="begin"/>
            </w:r>
            <w:r w:rsidR="00ED4D24">
              <w:rPr>
                <w:webHidden/>
              </w:rPr>
              <w:instrText xml:space="preserve"> PAGEREF _Toc441070989 \h </w:instrText>
            </w:r>
            <w:r w:rsidR="00ED4D24">
              <w:rPr>
                <w:webHidden/>
              </w:rPr>
            </w:r>
            <w:r w:rsidR="00ED4D24">
              <w:rPr>
                <w:webHidden/>
              </w:rPr>
              <w:fldChar w:fldCharType="separate"/>
            </w:r>
            <w:r w:rsidR="00815F1C">
              <w:rPr>
                <w:webHidden/>
              </w:rPr>
              <w:t>57</w:t>
            </w:r>
            <w:r w:rsidR="00ED4D24">
              <w:rPr>
                <w:webHidden/>
              </w:rPr>
              <w:fldChar w:fldCharType="end"/>
            </w:r>
          </w:hyperlink>
        </w:p>
        <w:p w14:paraId="4BCB2BF3" w14:textId="77777777" w:rsidR="00ED4D24" w:rsidRDefault="008E621F">
          <w:pPr>
            <w:pStyle w:val="TOC2"/>
            <w:tabs>
              <w:tab w:val="right" w:leader="dot" w:pos="9350"/>
            </w:tabs>
            <w:rPr>
              <w:noProof/>
            </w:rPr>
          </w:pPr>
          <w:hyperlink w:anchor="_Toc441070990" w:history="1">
            <w:r w:rsidR="00ED4D24" w:rsidRPr="00DC7EB9">
              <w:rPr>
                <w:rStyle w:val="Hyperlink"/>
                <w:noProof/>
              </w:rPr>
              <w:t>6.4 Conclusion</w:t>
            </w:r>
            <w:r w:rsidR="00ED4D24">
              <w:rPr>
                <w:noProof/>
                <w:webHidden/>
              </w:rPr>
              <w:tab/>
            </w:r>
            <w:r w:rsidR="00ED4D24">
              <w:rPr>
                <w:noProof/>
                <w:webHidden/>
              </w:rPr>
              <w:fldChar w:fldCharType="begin"/>
            </w:r>
            <w:r w:rsidR="00ED4D24">
              <w:rPr>
                <w:noProof/>
                <w:webHidden/>
              </w:rPr>
              <w:instrText xml:space="preserve"> PAGEREF _Toc441070990 \h </w:instrText>
            </w:r>
            <w:r w:rsidR="00ED4D24">
              <w:rPr>
                <w:noProof/>
                <w:webHidden/>
              </w:rPr>
            </w:r>
            <w:r w:rsidR="00ED4D24">
              <w:rPr>
                <w:noProof/>
                <w:webHidden/>
              </w:rPr>
              <w:fldChar w:fldCharType="separate"/>
            </w:r>
            <w:r w:rsidR="00815F1C">
              <w:rPr>
                <w:noProof/>
                <w:webHidden/>
              </w:rPr>
              <w:t>59</w:t>
            </w:r>
            <w:r w:rsidR="00ED4D24">
              <w:rPr>
                <w:noProof/>
                <w:webHidden/>
              </w:rPr>
              <w:fldChar w:fldCharType="end"/>
            </w:r>
          </w:hyperlink>
        </w:p>
        <w:p w14:paraId="4C61EAC2" w14:textId="77777777"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14:paraId="6377FA61" w14:textId="77777777" w:rsidR="004148E2" w:rsidRPr="00F16E77" w:rsidRDefault="004148E2" w:rsidP="004148E2">
      <w:pPr>
        <w:pStyle w:val="OtherTitle"/>
        <w:spacing w:line="360" w:lineRule="auto"/>
        <w:rPr>
          <w:rFonts w:eastAsiaTheme="minorEastAsia"/>
          <w:color w:val="000000" w:themeColor="text1"/>
        </w:rPr>
      </w:pPr>
      <w:bookmarkStart w:id="35" w:name="_Toc441059972"/>
      <w:r>
        <w:rPr>
          <w:rFonts w:eastAsiaTheme="minorEastAsia"/>
          <w:color w:val="000000" w:themeColor="text1"/>
        </w:rPr>
        <w:lastRenderedPageBreak/>
        <w:t>LIST OF FIGURES</w:t>
      </w:r>
      <w:bookmarkEnd w:id="35"/>
    </w:p>
    <w:p w14:paraId="0CCD3648" w14:textId="77777777" w:rsidR="00582C4B" w:rsidRDefault="00582C4B" w:rsidP="00C57EB0">
      <w:pPr>
        <w:spacing w:after="0" w:line="360" w:lineRule="auto"/>
        <w:rPr>
          <w:rFonts w:eastAsia="Times New Roman" w:cs="Times New Roman"/>
          <w:szCs w:val="24"/>
        </w:rPr>
      </w:pPr>
    </w:p>
    <w:p w14:paraId="37A80FDE" w14:textId="77777777" w:rsidR="004148E2" w:rsidRDefault="004148E2" w:rsidP="004148E2">
      <w:pPr>
        <w:pStyle w:val="Caption"/>
      </w:pPr>
    </w:p>
    <w:p w14:paraId="45759BD4" w14:textId="77777777" w:rsidR="004148E2" w:rsidRDefault="004148E2" w:rsidP="004148E2"/>
    <w:p w14:paraId="4BE7E83C" w14:textId="77777777" w:rsidR="004148E2" w:rsidRDefault="004148E2" w:rsidP="004148E2">
      <w:pPr>
        <w:pStyle w:val="Caption"/>
      </w:pPr>
    </w:p>
    <w:p w14:paraId="1AC525EF" w14:textId="77777777" w:rsidR="004148E2" w:rsidRDefault="004148E2" w:rsidP="004148E2"/>
    <w:p w14:paraId="184CF707" w14:textId="77777777" w:rsidR="004148E2" w:rsidRDefault="004148E2" w:rsidP="004148E2">
      <w:pPr>
        <w:pStyle w:val="Caption"/>
      </w:pPr>
    </w:p>
    <w:p w14:paraId="5BAD79AB" w14:textId="77777777" w:rsidR="004148E2" w:rsidRDefault="004148E2" w:rsidP="004148E2"/>
    <w:p w14:paraId="292182D1" w14:textId="77777777" w:rsidR="004148E2" w:rsidRDefault="004148E2" w:rsidP="004148E2">
      <w:pPr>
        <w:pStyle w:val="Caption"/>
      </w:pPr>
    </w:p>
    <w:p w14:paraId="05A462C6" w14:textId="77777777" w:rsidR="004148E2" w:rsidRDefault="004148E2" w:rsidP="004148E2"/>
    <w:p w14:paraId="0E6DE70D" w14:textId="77777777" w:rsidR="004148E2" w:rsidRDefault="004148E2" w:rsidP="004148E2">
      <w:pPr>
        <w:pStyle w:val="Caption"/>
      </w:pPr>
    </w:p>
    <w:p w14:paraId="29459C24" w14:textId="77777777" w:rsidR="004148E2" w:rsidRDefault="004148E2" w:rsidP="004148E2"/>
    <w:p w14:paraId="6E83D051" w14:textId="77777777" w:rsidR="004148E2" w:rsidRDefault="004148E2" w:rsidP="004148E2">
      <w:pPr>
        <w:pStyle w:val="Caption"/>
      </w:pPr>
    </w:p>
    <w:p w14:paraId="51DB98F4" w14:textId="77777777" w:rsidR="004148E2" w:rsidRDefault="004148E2" w:rsidP="004148E2"/>
    <w:p w14:paraId="7087A746" w14:textId="77777777" w:rsidR="004148E2" w:rsidRDefault="004148E2" w:rsidP="004148E2">
      <w:pPr>
        <w:pStyle w:val="Caption"/>
      </w:pPr>
    </w:p>
    <w:p w14:paraId="1F291215" w14:textId="77777777" w:rsidR="004148E2" w:rsidRDefault="004148E2" w:rsidP="004148E2"/>
    <w:p w14:paraId="05A7679B" w14:textId="77777777" w:rsidR="004148E2" w:rsidRDefault="004148E2" w:rsidP="004148E2">
      <w:pPr>
        <w:pStyle w:val="Caption"/>
      </w:pPr>
    </w:p>
    <w:p w14:paraId="023E4CBA" w14:textId="77777777" w:rsidR="004148E2" w:rsidRDefault="004148E2" w:rsidP="004148E2"/>
    <w:p w14:paraId="2B121D84" w14:textId="77777777" w:rsidR="004148E2" w:rsidRDefault="004148E2" w:rsidP="004148E2">
      <w:pPr>
        <w:pStyle w:val="Caption"/>
      </w:pPr>
    </w:p>
    <w:p w14:paraId="71030F4B" w14:textId="77777777" w:rsidR="004148E2" w:rsidRDefault="004148E2" w:rsidP="004148E2"/>
    <w:p w14:paraId="1D6EA5E3" w14:textId="77777777" w:rsidR="004148E2" w:rsidRDefault="004148E2" w:rsidP="004148E2">
      <w:pPr>
        <w:pStyle w:val="Caption"/>
      </w:pPr>
    </w:p>
    <w:p w14:paraId="38DEAFD6" w14:textId="77777777" w:rsidR="004148E2" w:rsidRDefault="004148E2" w:rsidP="004148E2"/>
    <w:p w14:paraId="520C6B53" w14:textId="77777777" w:rsidR="004148E2" w:rsidRDefault="004148E2" w:rsidP="004148E2">
      <w:pPr>
        <w:pStyle w:val="Caption"/>
      </w:pPr>
    </w:p>
    <w:p w14:paraId="417E2D0A" w14:textId="77777777" w:rsidR="004148E2" w:rsidRDefault="004148E2" w:rsidP="004148E2"/>
    <w:p w14:paraId="2092A2F7" w14:textId="77777777" w:rsidR="004148E2" w:rsidRDefault="004148E2" w:rsidP="004148E2">
      <w:pPr>
        <w:pStyle w:val="Caption"/>
      </w:pPr>
    </w:p>
    <w:p w14:paraId="34829866" w14:textId="77777777" w:rsidR="004148E2" w:rsidRDefault="004148E2" w:rsidP="004148E2">
      <w:pPr>
        <w:pStyle w:val="Caption"/>
        <w:jc w:val="left"/>
      </w:pPr>
    </w:p>
    <w:p w14:paraId="111D6383" w14:textId="77777777" w:rsidR="004148E2" w:rsidRPr="00F16E77" w:rsidRDefault="004148E2" w:rsidP="004148E2">
      <w:pPr>
        <w:pStyle w:val="OtherTitle"/>
        <w:spacing w:line="360" w:lineRule="auto"/>
        <w:rPr>
          <w:rFonts w:eastAsiaTheme="minorEastAsia"/>
          <w:color w:val="000000" w:themeColor="text1"/>
        </w:rPr>
      </w:pPr>
      <w:bookmarkStart w:id="36" w:name="_Toc441059973"/>
      <w:r>
        <w:rPr>
          <w:rFonts w:eastAsiaTheme="minorEastAsia"/>
          <w:color w:val="000000" w:themeColor="text1"/>
        </w:rPr>
        <w:lastRenderedPageBreak/>
        <w:t>LIST OF TABLES</w:t>
      </w:r>
      <w:bookmarkEnd w:id="36"/>
    </w:p>
    <w:p w14:paraId="2F7F65FE" w14:textId="77777777" w:rsidR="004148E2" w:rsidRDefault="004148E2" w:rsidP="004148E2"/>
    <w:p w14:paraId="45788D1A" w14:textId="77777777" w:rsidR="004148E2" w:rsidRDefault="004148E2" w:rsidP="004148E2">
      <w:pPr>
        <w:pStyle w:val="Caption"/>
      </w:pPr>
    </w:p>
    <w:p w14:paraId="3CC9F164" w14:textId="77777777" w:rsidR="004148E2" w:rsidRDefault="004148E2" w:rsidP="004148E2"/>
    <w:p w14:paraId="2A3E6617" w14:textId="77777777" w:rsidR="004148E2" w:rsidRDefault="004148E2" w:rsidP="004148E2">
      <w:pPr>
        <w:pStyle w:val="Caption"/>
      </w:pPr>
    </w:p>
    <w:p w14:paraId="36DF5540" w14:textId="77777777" w:rsidR="004148E2" w:rsidRDefault="004148E2" w:rsidP="004148E2"/>
    <w:p w14:paraId="30D64A5F" w14:textId="77777777" w:rsidR="004148E2" w:rsidRDefault="004148E2" w:rsidP="004148E2">
      <w:pPr>
        <w:pStyle w:val="Caption"/>
      </w:pPr>
    </w:p>
    <w:p w14:paraId="27EFFB5A" w14:textId="77777777" w:rsidR="004148E2" w:rsidRDefault="004148E2" w:rsidP="004148E2"/>
    <w:p w14:paraId="3C8A6132" w14:textId="77777777" w:rsidR="004148E2" w:rsidRDefault="004148E2" w:rsidP="004148E2">
      <w:pPr>
        <w:pStyle w:val="Caption"/>
      </w:pPr>
    </w:p>
    <w:p w14:paraId="23BF892B" w14:textId="77777777" w:rsidR="004148E2" w:rsidRDefault="004148E2" w:rsidP="004148E2"/>
    <w:p w14:paraId="05FDED79" w14:textId="77777777" w:rsidR="004148E2" w:rsidRDefault="004148E2" w:rsidP="004148E2">
      <w:pPr>
        <w:pStyle w:val="Caption"/>
      </w:pPr>
    </w:p>
    <w:p w14:paraId="798BECEE" w14:textId="77777777" w:rsidR="004148E2" w:rsidRDefault="004148E2" w:rsidP="004148E2"/>
    <w:p w14:paraId="080D6C96" w14:textId="77777777" w:rsidR="004148E2" w:rsidRDefault="004148E2" w:rsidP="004148E2">
      <w:pPr>
        <w:pStyle w:val="Caption"/>
      </w:pPr>
    </w:p>
    <w:p w14:paraId="060B6F5E" w14:textId="77777777" w:rsidR="004148E2" w:rsidRDefault="004148E2" w:rsidP="004148E2"/>
    <w:p w14:paraId="7FBC1773" w14:textId="77777777" w:rsidR="004148E2" w:rsidRDefault="004148E2" w:rsidP="004148E2">
      <w:pPr>
        <w:pStyle w:val="Caption"/>
      </w:pPr>
    </w:p>
    <w:p w14:paraId="6DDCA0B8" w14:textId="77777777" w:rsidR="004148E2" w:rsidRDefault="004148E2" w:rsidP="004148E2"/>
    <w:p w14:paraId="440E9C1E" w14:textId="77777777" w:rsidR="004148E2" w:rsidRDefault="004148E2" w:rsidP="004148E2">
      <w:pPr>
        <w:pStyle w:val="Caption"/>
      </w:pPr>
    </w:p>
    <w:p w14:paraId="7F880CAD" w14:textId="77777777" w:rsidR="004148E2" w:rsidRDefault="004148E2" w:rsidP="004148E2"/>
    <w:p w14:paraId="215B4AA0" w14:textId="77777777" w:rsidR="004148E2" w:rsidRDefault="004148E2" w:rsidP="004148E2">
      <w:pPr>
        <w:pStyle w:val="Caption"/>
      </w:pPr>
    </w:p>
    <w:p w14:paraId="464AA6AE" w14:textId="77777777" w:rsidR="004148E2" w:rsidRDefault="004148E2" w:rsidP="004148E2"/>
    <w:p w14:paraId="38E930C9" w14:textId="77777777" w:rsidR="004148E2" w:rsidRDefault="004148E2" w:rsidP="004148E2">
      <w:pPr>
        <w:pStyle w:val="Caption"/>
      </w:pPr>
    </w:p>
    <w:p w14:paraId="6501651C" w14:textId="77777777" w:rsidR="004148E2" w:rsidRDefault="004148E2" w:rsidP="004148E2"/>
    <w:p w14:paraId="0190D810" w14:textId="77777777" w:rsidR="004148E2" w:rsidRDefault="004148E2" w:rsidP="004148E2">
      <w:pPr>
        <w:pStyle w:val="Caption"/>
      </w:pPr>
    </w:p>
    <w:p w14:paraId="2CBD9F14" w14:textId="77777777" w:rsidR="004148E2" w:rsidRDefault="004148E2" w:rsidP="004148E2"/>
    <w:p w14:paraId="018C7DC4" w14:textId="77777777" w:rsidR="004148E2" w:rsidRDefault="004148E2" w:rsidP="004148E2">
      <w:pPr>
        <w:pStyle w:val="Caption"/>
        <w:jc w:val="left"/>
      </w:pPr>
    </w:p>
    <w:p w14:paraId="05C1695D" w14:textId="77777777" w:rsidR="001C220C" w:rsidRPr="001C220C" w:rsidRDefault="001C220C" w:rsidP="001C220C">
      <w:pPr>
        <w:pStyle w:val="Caption"/>
      </w:pPr>
    </w:p>
    <w:p w14:paraId="67F3C381" w14:textId="77777777" w:rsidR="004148E2" w:rsidRDefault="004148E2" w:rsidP="004148E2">
      <w:pPr>
        <w:pStyle w:val="OtherTitle"/>
        <w:spacing w:line="360" w:lineRule="auto"/>
        <w:rPr>
          <w:rFonts w:eastAsiaTheme="minorEastAsia"/>
          <w:color w:val="000000" w:themeColor="text1"/>
        </w:rPr>
      </w:pPr>
      <w:bookmarkStart w:id="37" w:name="_Toc441059974"/>
      <w:r>
        <w:rPr>
          <w:rFonts w:eastAsiaTheme="minorEastAsia"/>
          <w:color w:val="000000" w:themeColor="text1"/>
        </w:rPr>
        <w:lastRenderedPageBreak/>
        <w:t>LIST OF</w:t>
      </w:r>
      <w:r w:rsidRPr="00F16E77">
        <w:rPr>
          <w:rFonts w:eastAsiaTheme="minorEastAsia"/>
          <w:color w:val="000000" w:themeColor="text1"/>
        </w:rPr>
        <w:t xml:space="preserve"> A</w:t>
      </w:r>
      <w:r>
        <w:rPr>
          <w:rFonts w:eastAsiaTheme="minorEastAsia"/>
          <w:color w:val="000000" w:themeColor="text1"/>
        </w:rPr>
        <w:t>BBREVIATION</w:t>
      </w:r>
      <w:bookmarkEnd w:id="37"/>
    </w:p>
    <w:p w14:paraId="0DA007B9" w14:textId="77777777" w:rsidR="008B1652" w:rsidRPr="001C220C" w:rsidRDefault="008B1652" w:rsidP="008B1652">
      <w:pPr>
        <w:pStyle w:val="Caption"/>
        <w:ind w:left="1440" w:firstLine="720"/>
        <w:jc w:val="left"/>
        <w:rPr>
          <w:lang w:val="en-US"/>
        </w:rPr>
      </w:pPr>
      <w:r>
        <w:rPr>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151247" w14:paraId="1E4874BA" w14:textId="77777777" w:rsidTr="00151247">
        <w:trPr>
          <w:tblCellSpacing w:w="0" w:type="dxa"/>
        </w:trPr>
        <w:tc>
          <w:tcPr>
            <w:tcW w:w="0" w:type="auto"/>
            <w:tcMar>
              <w:top w:w="30" w:type="dxa"/>
              <w:left w:w="30" w:type="dxa"/>
              <w:bottom w:w="30" w:type="dxa"/>
              <w:right w:w="30" w:type="dxa"/>
            </w:tcMar>
          </w:tcPr>
          <w:p w14:paraId="4F550A90" w14:textId="77777777" w:rsidR="008B1652" w:rsidRPr="00151247"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14:paraId="0C8325A9" w14:textId="77777777" w:rsidR="008B1652" w:rsidRPr="00151247" w:rsidRDefault="008B1652" w:rsidP="008B1652">
            <w:pPr>
              <w:spacing w:after="0" w:line="288" w:lineRule="atLeast"/>
              <w:rPr>
                <w:rFonts w:eastAsia="Times New Roman" w:cs="Times New Roman"/>
                <w:color w:val="000000" w:themeColor="text1"/>
                <w:szCs w:val="24"/>
              </w:rPr>
            </w:pPr>
          </w:p>
        </w:tc>
      </w:tr>
      <w:tr w:rsidR="00151247" w:rsidRPr="00151247" w14:paraId="4185A271" w14:textId="77777777" w:rsidTr="008B1652">
        <w:trPr>
          <w:tblCellSpacing w:w="0" w:type="dxa"/>
        </w:trPr>
        <w:tc>
          <w:tcPr>
            <w:tcW w:w="0" w:type="auto"/>
            <w:tcMar>
              <w:top w:w="30" w:type="dxa"/>
              <w:left w:w="30" w:type="dxa"/>
              <w:bottom w:w="30" w:type="dxa"/>
              <w:right w:w="30" w:type="dxa"/>
            </w:tcMar>
            <w:hideMark/>
          </w:tcPr>
          <w:p w14:paraId="5CB2BD1D" w14:textId="77777777" w:rsidR="008B1652" w:rsidRPr="00151247" w:rsidRDefault="008B1652" w:rsidP="008B1652">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IoT</w:t>
            </w:r>
          </w:p>
        </w:tc>
        <w:tc>
          <w:tcPr>
            <w:tcW w:w="0" w:type="auto"/>
            <w:tcMar>
              <w:top w:w="30" w:type="dxa"/>
              <w:left w:w="30" w:type="dxa"/>
              <w:bottom w:w="30" w:type="dxa"/>
              <w:right w:w="30" w:type="dxa"/>
            </w:tcMar>
            <w:hideMark/>
          </w:tcPr>
          <w:p w14:paraId="500DEE8E" w14:textId="77777777" w:rsidR="008B1652" w:rsidRPr="00151247" w:rsidRDefault="00151247" w:rsidP="008B1652">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Internet of T</w:t>
            </w:r>
            <w:r w:rsidR="008B1652" w:rsidRPr="00151247">
              <w:rPr>
                <w:rFonts w:eastAsia="Times New Roman" w:cs="Times New Roman"/>
                <w:color w:val="000000" w:themeColor="text1"/>
                <w:szCs w:val="24"/>
              </w:rPr>
              <w:t>hings</w:t>
            </w:r>
          </w:p>
        </w:tc>
      </w:tr>
      <w:tr w:rsidR="00151247" w:rsidRPr="00151247" w14:paraId="4BBF6689" w14:textId="77777777" w:rsidTr="008B1652">
        <w:trPr>
          <w:tblCellSpacing w:w="0" w:type="dxa"/>
        </w:trPr>
        <w:tc>
          <w:tcPr>
            <w:tcW w:w="0" w:type="auto"/>
            <w:tcMar>
              <w:top w:w="30" w:type="dxa"/>
              <w:left w:w="30" w:type="dxa"/>
              <w:bottom w:w="30" w:type="dxa"/>
              <w:right w:w="30" w:type="dxa"/>
            </w:tcMar>
          </w:tcPr>
          <w:p w14:paraId="3EB58F42" w14:textId="77777777"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CoAP</w:t>
            </w:r>
          </w:p>
        </w:tc>
        <w:tc>
          <w:tcPr>
            <w:tcW w:w="0" w:type="auto"/>
            <w:tcMar>
              <w:top w:w="30" w:type="dxa"/>
              <w:left w:w="30" w:type="dxa"/>
              <w:bottom w:w="30" w:type="dxa"/>
              <w:right w:w="30" w:type="dxa"/>
            </w:tcMar>
          </w:tcPr>
          <w:p w14:paraId="5645B862" w14:textId="77777777"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Constrained Application Protocol</w:t>
            </w:r>
          </w:p>
        </w:tc>
      </w:tr>
      <w:tr w:rsidR="003B1717" w:rsidRPr="00151247" w14:paraId="5172B898" w14:textId="77777777" w:rsidTr="008B1652">
        <w:trPr>
          <w:tblCellSpacing w:w="0" w:type="dxa"/>
        </w:trPr>
        <w:tc>
          <w:tcPr>
            <w:tcW w:w="0" w:type="auto"/>
            <w:tcMar>
              <w:top w:w="30" w:type="dxa"/>
              <w:left w:w="30" w:type="dxa"/>
              <w:bottom w:w="30" w:type="dxa"/>
              <w:right w:w="30" w:type="dxa"/>
            </w:tcMar>
          </w:tcPr>
          <w:p w14:paraId="08CD74EF"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WPAN</w:t>
            </w:r>
          </w:p>
        </w:tc>
        <w:tc>
          <w:tcPr>
            <w:tcW w:w="0" w:type="auto"/>
            <w:tcMar>
              <w:top w:w="30" w:type="dxa"/>
              <w:left w:w="30" w:type="dxa"/>
              <w:bottom w:w="30" w:type="dxa"/>
              <w:right w:w="30" w:type="dxa"/>
            </w:tcMar>
          </w:tcPr>
          <w:p w14:paraId="4D0B9C29"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Wireless Personal Area N</w:t>
            </w:r>
            <w:r w:rsidRPr="00151247">
              <w:rPr>
                <w:rFonts w:eastAsia="Times New Roman" w:cs="Times New Roman"/>
                <w:color w:val="000000" w:themeColor="text1"/>
                <w:szCs w:val="24"/>
              </w:rPr>
              <w:t>etwork</w:t>
            </w:r>
          </w:p>
        </w:tc>
      </w:tr>
      <w:tr w:rsidR="003B1717" w:rsidRPr="00151247" w14:paraId="6DE766C8" w14:textId="77777777" w:rsidTr="008B1652">
        <w:trPr>
          <w:tblCellSpacing w:w="0" w:type="dxa"/>
        </w:trPr>
        <w:tc>
          <w:tcPr>
            <w:tcW w:w="0" w:type="auto"/>
            <w:tcMar>
              <w:top w:w="30" w:type="dxa"/>
              <w:left w:w="30" w:type="dxa"/>
              <w:bottom w:w="30" w:type="dxa"/>
              <w:right w:w="30" w:type="dxa"/>
            </w:tcMar>
          </w:tcPr>
          <w:p w14:paraId="3920880B"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MQTT</w:t>
            </w:r>
          </w:p>
        </w:tc>
        <w:tc>
          <w:tcPr>
            <w:tcW w:w="0" w:type="auto"/>
            <w:tcMar>
              <w:top w:w="30" w:type="dxa"/>
              <w:left w:w="30" w:type="dxa"/>
              <w:bottom w:w="30" w:type="dxa"/>
              <w:right w:w="30" w:type="dxa"/>
            </w:tcMar>
          </w:tcPr>
          <w:p w14:paraId="300FEC42"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MQ Telemetry Transport</w:t>
            </w:r>
          </w:p>
        </w:tc>
      </w:tr>
      <w:tr w:rsidR="003B1717" w:rsidRPr="00151247" w14:paraId="4069512E" w14:textId="77777777" w:rsidTr="008B1652">
        <w:trPr>
          <w:tblCellSpacing w:w="0" w:type="dxa"/>
        </w:trPr>
        <w:tc>
          <w:tcPr>
            <w:tcW w:w="0" w:type="auto"/>
            <w:tcMar>
              <w:top w:w="30" w:type="dxa"/>
              <w:left w:w="30" w:type="dxa"/>
              <w:bottom w:w="30" w:type="dxa"/>
              <w:right w:w="30" w:type="dxa"/>
            </w:tcMar>
          </w:tcPr>
          <w:p w14:paraId="615EF972"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REST</w:t>
            </w:r>
          </w:p>
        </w:tc>
        <w:tc>
          <w:tcPr>
            <w:tcW w:w="0" w:type="auto"/>
            <w:tcMar>
              <w:top w:w="30" w:type="dxa"/>
              <w:left w:w="30" w:type="dxa"/>
              <w:bottom w:w="30" w:type="dxa"/>
              <w:right w:w="30" w:type="dxa"/>
            </w:tcMar>
          </w:tcPr>
          <w:p w14:paraId="13946EBF"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Representational State Transfer</w:t>
            </w:r>
          </w:p>
        </w:tc>
      </w:tr>
      <w:tr w:rsidR="003B1717" w:rsidRPr="00151247" w14:paraId="3166166D" w14:textId="77777777" w:rsidTr="008B1652">
        <w:trPr>
          <w:tblCellSpacing w:w="0" w:type="dxa"/>
        </w:trPr>
        <w:tc>
          <w:tcPr>
            <w:tcW w:w="0" w:type="auto"/>
            <w:tcMar>
              <w:top w:w="30" w:type="dxa"/>
              <w:left w:w="30" w:type="dxa"/>
              <w:bottom w:w="30" w:type="dxa"/>
              <w:right w:w="30" w:type="dxa"/>
            </w:tcMar>
          </w:tcPr>
          <w:p w14:paraId="235C299B"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SOAP</w:t>
            </w:r>
          </w:p>
        </w:tc>
        <w:tc>
          <w:tcPr>
            <w:tcW w:w="0" w:type="auto"/>
            <w:tcMar>
              <w:top w:w="30" w:type="dxa"/>
              <w:left w:w="30" w:type="dxa"/>
              <w:bottom w:w="30" w:type="dxa"/>
              <w:right w:w="30" w:type="dxa"/>
            </w:tcMar>
          </w:tcPr>
          <w:p w14:paraId="21B4D542"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Simple Object Access Protocol</w:t>
            </w:r>
          </w:p>
        </w:tc>
      </w:tr>
      <w:tr w:rsidR="003B1717" w:rsidRPr="00151247" w14:paraId="561F06F9" w14:textId="77777777" w:rsidTr="008B1652">
        <w:trPr>
          <w:tblCellSpacing w:w="0" w:type="dxa"/>
        </w:trPr>
        <w:tc>
          <w:tcPr>
            <w:tcW w:w="0" w:type="auto"/>
            <w:tcMar>
              <w:top w:w="30" w:type="dxa"/>
              <w:left w:w="30" w:type="dxa"/>
              <w:bottom w:w="30" w:type="dxa"/>
              <w:right w:w="30" w:type="dxa"/>
            </w:tcMar>
          </w:tcPr>
          <w:p w14:paraId="34771815"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BLE</w:t>
            </w:r>
          </w:p>
        </w:tc>
        <w:tc>
          <w:tcPr>
            <w:tcW w:w="0" w:type="auto"/>
            <w:tcMar>
              <w:top w:w="30" w:type="dxa"/>
              <w:left w:w="30" w:type="dxa"/>
              <w:bottom w:w="30" w:type="dxa"/>
              <w:right w:w="30" w:type="dxa"/>
            </w:tcMar>
          </w:tcPr>
          <w:p w14:paraId="57E3B837"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Bluetooth Low Energy</w:t>
            </w:r>
          </w:p>
        </w:tc>
      </w:tr>
      <w:tr w:rsidR="003B1717" w:rsidRPr="00151247" w14:paraId="2D56C982" w14:textId="77777777" w:rsidTr="008B1652">
        <w:trPr>
          <w:tblCellSpacing w:w="0" w:type="dxa"/>
        </w:trPr>
        <w:tc>
          <w:tcPr>
            <w:tcW w:w="0" w:type="auto"/>
            <w:tcMar>
              <w:top w:w="30" w:type="dxa"/>
              <w:left w:w="30" w:type="dxa"/>
              <w:bottom w:w="30" w:type="dxa"/>
              <w:right w:w="30" w:type="dxa"/>
            </w:tcMar>
          </w:tcPr>
          <w:p w14:paraId="7F5B54FF"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SIG</w:t>
            </w:r>
          </w:p>
        </w:tc>
        <w:tc>
          <w:tcPr>
            <w:tcW w:w="0" w:type="auto"/>
            <w:tcMar>
              <w:top w:w="30" w:type="dxa"/>
              <w:left w:w="30" w:type="dxa"/>
              <w:bottom w:w="30" w:type="dxa"/>
              <w:right w:w="30" w:type="dxa"/>
            </w:tcMar>
          </w:tcPr>
          <w:p w14:paraId="6DD8B2F8"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Special Interest G</w:t>
            </w:r>
            <w:r w:rsidRPr="00151247">
              <w:rPr>
                <w:rFonts w:eastAsia="Times New Roman" w:cs="Times New Roman"/>
                <w:color w:val="000000" w:themeColor="text1"/>
                <w:szCs w:val="24"/>
              </w:rPr>
              <w:t>roup</w:t>
            </w:r>
          </w:p>
        </w:tc>
      </w:tr>
      <w:tr w:rsidR="003B1717" w:rsidRPr="00151247" w14:paraId="2CB80DEE" w14:textId="77777777" w:rsidTr="008B1652">
        <w:trPr>
          <w:tblCellSpacing w:w="0" w:type="dxa"/>
        </w:trPr>
        <w:tc>
          <w:tcPr>
            <w:tcW w:w="0" w:type="auto"/>
            <w:tcMar>
              <w:top w:w="30" w:type="dxa"/>
              <w:left w:w="30" w:type="dxa"/>
              <w:bottom w:w="30" w:type="dxa"/>
              <w:right w:w="30" w:type="dxa"/>
            </w:tcMar>
          </w:tcPr>
          <w:p w14:paraId="757D4BFA"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NFC</w:t>
            </w:r>
          </w:p>
        </w:tc>
        <w:tc>
          <w:tcPr>
            <w:tcW w:w="0" w:type="auto"/>
            <w:tcMar>
              <w:top w:w="30" w:type="dxa"/>
              <w:left w:w="30" w:type="dxa"/>
              <w:bottom w:w="30" w:type="dxa"/>
              <w:right w:w="30" w:type="dxa"/>
            </w:tcMar>
          </w:tcPr>
          <w:p w14:paraId="62D8A829"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Near F</w:t>
            </w:r>
            <w:r w:rsidRPr="003E7EA5">
              <w:rPr>
                <w:rFonts w:eastAsia="Times New Roman" w:cs="Times New Roman"/>
                <w:color w:val="000000" w:themeColor="text1"/>
                <w:szCs w:val="24"/>
              </w:rPr>
              <w:t xml:space="preserve">ield </w:t>
            </w:r>
            <w:r>
              <w:rPr>
                <w:rFonts w:eastAsia="Times New Roman" w:cs="Times New Roman"/>
                <w:color w:val="000000" w:themeColor="text1"/>
                <w:szCs w:val="24"/>
              </w:rPr>
              <w:t>C</w:t>
            </w:r>
            <w:r w:rsidRPr="003E7EA5">
              <w:rPr>
                <w:rFonts w:eastAsia="Times New Roman" w:cs="Times New Roman"/>
                <w:color w:val="000000" w:themeColor="text1"/>
                <w:szCs w:val="24"/>
              </w:rPr>
              <w:t>ommunication</w:t>
            </w:r>
          </w:p>
        </w:tc>
      </w:tr>
      <w:tr w:rsidR="003B1717" w:rsidRPr="00151247" w14:paraId="149A50BE" w14:textId="77777777" w:rsidTr="008B1652">
        <w:trPr>
          <w:tblCellSpacing w:w="0" w:type="dxa"/>
        </w:trPr>
        <w:tc>
          <w:tcPr>
            <w:tcW w:w="0" w:type="auto"/>
            <w:tcMar>
              <w:top w:w="30" w:type="dxa"/>
              <w:left w:w="30" w:type="dxa"/>
              <w:bottom w:w="30" w:type="dxa"/>
              <w:right w:w="30" w:type="dxa"/>
            </w:tcMar>
            <w:hideMark/>
          </w:tcPr>
          <w:p w14:paraId="2BFB1F8E"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IPSP</w:t>
            </w:r>
          </w:p>
        </w:tc>
        <w:tc>
          <w:tcPr>
            <w:tcW w:w="0" w:type="auto"/>
            <w:tcMar>
              <w:top w:w="30" w:type="dxa"/>
              <w:left w:w="30" w:type="dxa"/>
              <w:bottom w:w="30" w:type="dxa"/>
              <w:right w:w="30" w:type="dxa"/>
            </w:tcMar>
            <w:hideMark/>
          </w:tcPr>
          <w:p w14:paraId="5BF657FC"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Internet Protocol Support Profile</w:t>
            </w:r>
          </w:p>
        </w:tc>
      </w:tr>
      <w:tr w:rsidR="003B1717" w:rsidRPr="00151247" w14:paraId="06B87F96" w14:textId="77777777" w:rsidTr="008B1652">
        <w:trPr>
          <w:tblCellSpacing w:w="0" w:type="dxa"/>
        </w:trPr>
        <w:tc>
          <w:tcPr>
            <w:tcW w:w="0" w:type="auto"/>
            <w:tcMar>
              <w:top w:w="30" w:type="dxa"/>
              <w:left w:w="30" w:type="dxa"/>
              <w:bottom w:w="30" w:type="dxa"/>
              <w:right w:w="30" w:type="dxa"/>
            </w:tcMar>
            <w:hideMark/>
          </w:tcPr>
          <w:p w14:paraId="7F18359A"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w:t>
            </w:r>
          </w:p>
        </w:tc>
        <w:tc>
          <w:tcPr>
            <w:tcW w:w="0" w:type="auto"/>
            <w:tcMar>
              <w:top w:w="30" w:type="dxa"/>
              <w:left w:w="30" w:type="dxa"/>
              <w:bottom w:w="30" w:type="dxa"/>
              <w:right w:w="30" w:type="dxa"/>
            </w:tcMar>
            <w:hideMark/>
          </w:tcPr>
          <w:p w14:paraId="5ECD5811"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Availability</w:t>
            </w:r>
          </w:p>
        </w:tc>
      </w:tr>
      <w:tr w:rsidR="003B1717" w:rsidRPr="00151247" w14:paraId="74128C97" w14:textId="77777777" w:rsidTr="008B1652">
        <w:trPr>
          <w:tblCellSpacing w:w="0" w:type="dxa"/>
        </w:trPr>
        <w:tc>
          <w:tcPr>
            <w:tcW w:w="0" w:type="auto"/>
            <w:tcMar>
              <w:top w:w="30" w:type="dxa"/>
              <w:left w:w="30" w:type="dxa"/>
              <w:bottom w:w="30" w:type="dxa"/>
              <w:right w:w="30" w:type="dxa"/>
            </w:tcMar>
            <w:hideMark/>
          </w:tcPr>
          <w:p w14:paraId="6F03572F"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PC</w:t>
            </w:r>
          </w:p>
        </w:tc>
        <w:tc>
          <w:tcPr>
            <w:tcW w:w="0" w:type="auto"/>
            <w:tcMar>
              <w:top w:w="30" w:type="dxa"/>
              <w:left w:w="30" w:type="dxa"/>
              <w:bottom w:w="30" w:type="dxa"/>
              <w:right w:w="30" w:type="dxa"/>
            </w:tcMar>
            <w:hideMark/>
          </w:tcPr>
          <w:p w14:paraId="6E34A107"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Consistency</w:t>
            </w:r>
          </w:p>
        </w:tc>
      </w:tr>
      <w:tr w:rsidR="003B1717" w:rsidRPr="00151247" w14:paraId="7E3155CB" w14:textId="77777777" w:rsidTr="008B1652">
        <w:trPr>
          <w:tblCellSpacing w:w="0" w:type="dxa"/>
        </w:trPr>
        <w:tc>
          <w:tcPr>
            <w:tcW w:w="0" w:type="auto"/>
            <w:tcMar>
              <w:top w:w="30" w:type="dxa"/>
              <w:left w:w="30" w:type="dxa"/>
              <w:bottom w:w="30" w:type="dxa"/>
              <w:right w:w="30" w:type="dxa"/>
            </w:tcMar>
          </w:tcPr>
          <w:p w14:paraId="06A87139"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w:t>
            </w:r>
          </w:p>
        </w:tc>
        <w:tc>
          <w:tcPr>
            <w:tcW w:w="0" w:type="auto"/>
            <w:tcMar>
              <w:top w:w="30" w:type="dxa"/>
              <w:left w:w="30" w:type="dxa"/>
              <w:bottom w:w="30" w:type="dxa"/>
              <w:right w:w="30" w:type="dxa"/>
            </w:tcMar>
          </w:tcPr>
          <w:p w14:paraId="070C4EA2"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Internet Protocol</w:t>
            </w:r>
          </w:p>
        </w:tc>
      </w:tr>
      <w:tr w:rsidR="003B1717" w:rsidRPr="00151247" w14:paraId="69E72BE9" w14:textId="77777777" w:rsidTr="008B1652">
        <w:trPr>
          <w:tblCellSpacing w:w="0" w:type="dxa"/>
        </w:trPr>
        <w:tc>
          <w:tcPr>
            <w:tcW w:w="0" w:type="auto"/>
            <w:tcMar>
              <w:top w:w="30" w:type="dxa"/>
              <w:left w:w="30" w:type="dxa"/>
              <w:bottom w:w="30" w:type="dxa"/>
              <w:right w:w="30" w:type="dxa"/>
            </w:tcMar>
          </w:tcPr>
          <w:p w14:paraId="45B54EBF"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IPV6</w:t>
            </w:r>
          </w:p>
        </w:tc>
        <w:tc>
          <w:tcPr>
            <w:tcW w:w="0" w:type="auto"/>
            <w:tcMar>
              <w:top w:w="30" w:type="dxa"/>
              <w:left w:w="30" w:type="dxa"/>
              <w:bottom w:w="30" w:type="dxa"/>
              <w:right w:w="30" w:type="dxa"/>
            </w:tcMar>
          </w:tcPr>
          <w:p w14:paraId="579AD4EB"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 xml:space="preserve">Internet Protocol </w:t>
            </w:r>
            <w:r>
              <w:rPr>
                <w:rFonts w:eastAsia="Times New Roman" w:cs="Times New Roman"/>
                <w:color w:val="000000" w:themeColor="text1"/>
                <w:szCs w:val="24"/>
              </w:rPr>
              <w:t>V</w:t>
            </w:r>
            <w:r w:rsidRPr="003E7EA5">
              <w:rPr>
                <w:rFonts w:eastAsia="Times New Roman" w:cs="Times New Roman"/>
                <w:color w:val="000000" w:themeColor="text1"/>
                <w:szCs w:val="24"/>
              </w:rPr>
              <w:t>ersion 6</w:t>
            </w:r>
          </w:p>
        </w:tc>
      </w:tr>
      <w:tr w:rsidR="003B1717" w:rsidRPr="00151247" w14:paraId="5B17C317" w14:textId="77777777" w:rsidTr="008B1652">
        <w:trPr>
          <w:tblCellSpacing w:w="0" w:type="dxa"/>
        </w:trPr>
        <w:tc>
          <w:tcPr>
            <w:tcW w:w="0" w:type="auto"/>
            <w:tcMar>
              <w:top w:w="30" w:type="dxa"/>
              <w:left w:w="30" w:type="dxa"/>
              <w:bottom w:w="30" w:type="dxa"/>
              <w:right w:w="30" w:type="dxa"/>
            </w:tcMar>
          </w:tcPr>
          <w:p w14:paraId="648C831A"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TCP</w:t>
            </w:r>
          </w:p>
        </w:tc>
        <w:tc>
          <w:tcPr>
            <w:tcW w:w="0" w:type="auto"/>
            <w:tcMar>
              <w:top w:w="30" w:type="dxa"/>
              <w:left w:w="30" w:type="dxa"/>
              <w:bottom w:w="30" w:type="dxa"/>
              <w:right w:w="30" w:type="dxa"/>
            </w:tcMar>
          </w:tcPr>
          <w:p w14:paraId="7D8E6724"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Transmission Control Protocol</w:t>
            </w:r>
          </w:p>
        </w:tc>
      </w:tr>
      <w:tr w:rsidR="003B1717" w:rsidRPr="00151247" w14:paraId="6D83D335" w14:textId="77777777" w:rsidTr="008B1652">
        <w:trPr>
          <w:tblCellSpacing w:w="0" w:type="dxa"/>
        </w:trPr>
        <w:tc>
          <w:tcPr>
            <w:tcW w:w="0" w:type="auto"/>
            <w:tcMar>
              <w:top w:w="30" w:type="dxa"/>
              <w:left w:w="30" w:type="dxa"/>
              <w:bottom w:w="30" w:type="dxa"/>
              <w:right w:w="30" w:type="dxa"/>
            </w:tcMar>
          </w:tcPr>
          <w:p w14:paraId="39A442AA"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UDP</w:t>
            </w:r>
          </w:p>
        </w:tc>
        <w:tc>
          <w:tcPr>
            <w:tcW w:w="0" w:type="auto"/>
            <w:tcMar>
              <w:top w:w="30" w:type="dxa"/>
              <w:left w:w="30" w:type="dxa"/>
              <w:bottom w:w="30" w:type="dxa"/>
              <w:right w:w="30" w:type="dxa"/>
            </w:tcMar>
          </w:tcPr>
          <w:p w14:paraId="6D9E5084"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User Datagram Protocol</w:t>
            </w:r>
          </w:p>
        </w:tc>
      </w:tr>
      <w:tr w:rsidR="003B1717" w:rsidRPr="00151247" w14:paraId="183450D6" w14:textId="77777777" w:rsidTr="008B1652">
        <w:trPr>
          <w:tblCellSpacing w:w="0" w:type="dxa"/>
        </w:trPr>
        <w:tc>
          <w:tcPr>
            <w:tcW w:w="0" w:type="auto"/>
            <w:tcMar>
              <w:top w:w="30" w:type="dxa"/>
              <w:left w:w="30" w:type="dxa"/>
              <w:bottom w:w="30" w:type="dxa"/>
              <w:right w:w="30" w:type="dxa"/>
            </w:tcMar>
          </w:tcPr>
          <w:p w14:paraId="754A90D0"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MAC</w:t>
            </w:r>
          </w:p>
        </w:tc>
        <w:tc>
          <w:tcPr>
            <w:tcW w:w="0" w:type="auto"/>
            <w:tcMar>
              <w:top w:w="30" w:type="dxa"/>
              <w:left w:w="30" w:type="dxa"/>
              <w:bottom w:w="30" w:type="dxa"/>
              <w:right w:w="30" w:type="dxa"/>
            </w:tcMar>
          </w:tcPr>
          <w:p w14:paraId="48A25F71"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w:t>
            </w:r>
            <w:r w:rsidRPr="00D36EE0">
              <w:rPr>
                <w:rFonts w:eastAsia="Times New Roman" w:cs="Times New Roman"/>
                <w:color w:val="000000" w:themeColor="text1"/>
                <w:szCs w:val="24"/>
              </w:rPr>
              <w:t xml:space="preserve">edia </w:t>
            </w:r>
            <w:r>
              <w:rPr>
                <w:rFonts w:eastAsia="Times New Roman" w:cs="Times New Roman"/>
                <w:color w:val="000000" w:themeColor="text1"/>
                <w:szCs w:val="24"/>
              </w:rPr>
              <w:t>A</w:t>
            </w:r>
            <w:r w:rsidRPr="00D36EE0">
              <w:rPr>
                <w:rFonts w:eastAsia="Times New Roman" w:cs="Times New Roman"/>
                <w:color w:val="000000" w:themeColor="text1"/>
                <w:szCs w:val="24"/>
              </w:rPr>
              <w:t xml:space="preserve">ccess </w:t>
            </w:r>
            <w:r>
              <w:rPr>
                <w:rFonts w:eastAsia="Times New Roman" w:cs="Times New Roman"/>
                <w:color w:val="000000" w:themeColor="text1"/>
                <w:szCs w:val="24"/>
              </w:rPr>
              <w:t>C</w:t>
            </w:r>
            <w:r w:rsidRPr="00D36EE0">
              <w:rPr>
                <w:rFonts w:eastAsia="Times New Roman" w:cs="Times New Roman"/>
                <w:color w:val="000000" w:themeColor="text1"/>
                <w:szCs w:val="24"/>
              </w:rPr>
              <w:t>ontrol</w:t>
            </w:r>
          </w:p>
        </w:tc>
      </w:tr>
      <w:tr w:rsidR="003B1717" w:rsidRPr="00151247" w14:paraId="41158470" w14:textId="77777777" w:rsidTr="008B1652">
        <w:trPr>
          <w:tblCellSpacing w:w="0" w:type="dxa"/>
        </w:trPr>
        <w:tc>
          <w:tcPr>
            <w:tcW w:w="0" w:type="auto"/>
            <w:tcMar>
              <w:top w:w="30" w:type="dxa"/>
              <w:left w:w="30" w:type="dxa"/>
              <w:bottom w:w="30" w:type="dxa"/>
              <w:right w:w="30" w:type="dxa"/>
            </w:tcMar>
          </w:tcPr>
          <w:p w14:paraId="2A0DF2F7"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GATT</w:t>
            </w:r>
          </w:p>
        </w:tc>
        <w:tc>
          <w:tcPr>
            <w:tcW w:w="0" w:type="auto"/>
            <w:tcMar>
              <w:top w:w="30" w:type="dxa"/>
              <w:left w:w="30" w:type="dxa"/>
              <w:bottom w:w="30" w:type="dxa"/>
              <w:right w:w="30" w:type="dxa"/>
            </w:tcMar>
          </w:tcPr>
          <w:p w14:paraId="742EC3AC" w14:textId="77777777" w:rsidR="003B1717" w:rsidRDefault="003B1717" w:rsidP="003B1717">
            <w:pPr>
              <w:spacing w:after="0" w:line="288" w:lineRule="atLeast"/>
              <w:rPr>
                <w:rFonts w:eastAsia="Times New Roman" w:cs="Times New Roman"/>
                <w:color w:val="000000" w:themeColor="text1"/>
                <w:szCs w:val="24"/>
              </w:rPr>
            </w:pPr>
            <w:r w:rsidRPr="00D210CE">
              <w:rPr>
                <w:rFonts w:eastAsia="Times New Roman" w:cs="Times New Roman"/>
                <w:color w:val="000000" w:themeColor="text1"/>
                <w:szCs w:val="24"/>
              </w:rPr>
              <w:t>Generic Attribute Profile</w:t>
            </w:r>
          </w:p>
        </w:tc>
      </w:tr>
      <w:tr w:rsidR="003B1717" w:rsidRPr="00151247" w14:paraId="3BF20FA3" w14:textId="77777777" w:rsidTr="008B1652">
        <w:trPr>
          <w:tblCellSpacing w:w="0" w:type="dxa"/>
        </w:trPr>
        <w:tc>
          <w:tcPr>
            <w:tcW w:w="0" w:type="auto"/>
            <w:tcMar>
              <w:top w:w="30" w:type="dxa"/>
              <w:left w:w="30" w:type="dxa"/>
              <w:bottom w:w="30" w:type="dxa"/>
              <w:right w:w="30" w:type="dxa"/>
            </w:tcMar>
          </w:tcPr>
          <w:p w14:paraId="71868657"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MTU</w:t>
            </w:r>
          </w:p>
        </w:tc>
        <w:tc>
          <w:tcPr>
            <w:tcW w:w="0" w:type="auto"/>
            <w:tcMar>
              <w:top w:w="30" w:type="dxa"/>
              <w:left w:w="30" w:type="dxa"/>
              <w:bottom w:w="30" w:type="dxa"/>
              <w:right w:w="30" w:type="dxa"/>
            </w:tcMar>
          </w:tcPr>
          <w:p w14:paraId="50DCA6A6"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Maximum Transmission U</w:t>
            </w:r>
            <w:r w:rsidRPr="00151247">
              <w:rPr>
                <w:rFonts w:eastAsia="Times New Roman" w:cs="Times New Roman"/>
                <w:color w:val="000000" w:themeColor="text1"/>
                <w:szCs w:val="24"/>
              </w:rPr>
              <w:t>nit</w:t>
            </w:r>
          </w:p>
        </w:tc>
      </w:tr>
      <w:tr w:rsidR="003B1717" w:rsidRPr="00151247" w14:paraId="5492A099" w14:textId="77777777" w:rsidTr="008B1652">
        <w:trPr>
          <w:tblCellSpacing w:w="0" w:type="dxa"/>
        </w:trPr>
        <w:tc>
          <w:tcPr>
            <w:tcW w:w="0" w:type="auto"/>
            <w:tcMar>
              <w:top w:w="30" w:type="dxa"/>
              <w:left w:w="30" w:type="dxa"/>
              <w:bottom w:w="30" w:type="dxa"/>
              <w:right w:w="30" w:type="dxa"/>
            </w:tcMar>
          </w:tcPr>
          <w:p w14:paraId="504EB82E" w14:textId="77777777" w:rsidR="003B1717" w:rsidRPr="00151247" w:rsidRDefault="003B1717" w:rsidP="003B1717">
            <w:pPr>
              <w:spacing w:after="0" w:line="288" w:lineRule="atLeast"/>
              <w:rPr>
                <w:rFonts w:eastAsia="Times New Roman" w:cs="Times New Roman"/>
                <w:color w:val="000000" w:themeColor="text1"/>
                <w:szCs w:val="24"/>
              </w:rPr>
            </w:pPr>
            <w:r w:rsidRPr="00472E7E">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14:paraId="76FC9FFD" w14:textId="77777777" w:rsidR="003B1717" w:rsidRDefault="003B1717" w:rsidP="003B1717">
            <w:pPr>
              <w:spacing w:after="0" w:line="288" w:lineRule="atLeast"/>
              <w:rPr>
                <w:rFonts w:eastAsia="Times New Roman" w:cs="Times New Roman"/>
                <w:color w:val="000000" w:themeColor="text1"/>
                <w:szCs w:val="24"/>
              </w:rPr>
            </w:pPr>
            <w:r w:rsidRPr="003B1717">
              <w:rPr>
                <w:rFonts w:eastAsia="Times New Roman" w:cs="Times New Roman"/>
                <w:color w:val="000000" w:themeColor="text1"/>
                <w:szCs w:val="24"/>
              </w:rPr>
              <w:t>Logical Link Control and Adaptation</w:t>
            </w:r>
          </w:p>
        </w:tc>
      </w:tr>
    </w:tbl>
    <w:p w14:paraId="1827F8CF" w14:textId="77777777" w:rsidR="001C220C" w:rsidRPr="008B1652" w:rsidRDefault="001C220C" w:rsidP="008B1652">
      <w:pPr>
        <w:pStyle w:val="Caption"/>
        <w:ind w:left="1440" w:firstLine="720"/>
        <w:jc w:val="left"/>
        <w:sectPr w:rsidR="001C220C" w:rsidRPr="008B1652" w:rsidSect="004148E2">
          <w:footerReference w:type="default" r:id="rId9"/>
          <w:pgSz w:w="11906" w:h="16838"/>
          <w:pgMar w:top="1440" w:right="1440" w:bottom="1440" w:left="1440" w:header="706" w:footer="706" w:gutter="0"/>
          <w:pgNumType w:fmt="lowerRoman"/>
          <w:cols w:space="720"/>
          <w:docGrid w:type="lines" w:linePitch="326"/>
        </w:sectPr>
      </w:pPr>
    </w:p>
    <w:p w14:paraId="5080CDE7" w14:textId="77777777" w:rsidR="004148E2" w:rsidRPr="004148E2" w:rsidRDefault="004148E2" w:rsidP="004148E2">
      <w:pPr>
        <w:pStyle w:val="Caption"/>
        <w:jc w:val="left"/>
      </w:pPr>
    </w:p>
    <w:p w14:paraId="7867F34D" w14:textId="77777777" w:rsidR="00472E7E" w:rsidRPr="00472E7E" w:rsidRDefault="00472E7E" w:rsidP="00CB01C5">
      <w:pPr>
        <w:pStyle w:val="Heading1"/>
      </w:pPr>
      <w:bookmarkStart w:id="38" w:name="_Toc441070932"/>
      <w:r w:rsidRPr="00472E7E">
        <w:t>CHAPTER 1</w:t>
      </w:r>
      <w:r>
        <w:t xml:space="preserve"> </w:t>
      </w:r>
      <w:r w:rsidRPr="00582C4B">
        <w:t>INTRODUCTION</w:t>
      </w:r>
      <w:bookmarkEnd w:id="38"/>
    </w:p>
    <w:p w14:paraId="46EDCFC0" w14:textId="6AF81C59" w:rsidR="0087238E" w:rsidRDefault="006B1D37" w:rsidP="00C57EB0">
      <w:pPr>
        <w:spacing w:after="0" w:line="360" w:lineRule="auto"/>
        <w:rPr>
          <w:rFonts w:eastAsia="Times New Roman" w:cs="Times New Roman"/>
          <w:color w:val="252525"/>
          <w:szCs w:val="24"/>
          <w:shd w:val="clear" w:color="auto" w:fill="FFFFFF"/>
        </w:rPr>
      </w:pPr>
      <w:r w:rsidRPr="006B1D37">
        <w:rPr>
          <w:rFonts w:eastAsia="Times New Roman" w:cs="Times New Roman"/>
          <w:color w:val="252525"/>
          <w:szCs w:val="24"/>
          <w:shd w:val="clear" w:color="auto" w:fill="FFFFFF"/>
        </w:rPr>
        <w:t>The boom of the smartphone market and the development of wearable devices are introducing low energy sensor</w:t>
      </w:r>
      <w:ins w:id="39" w:author="Alex Chen" w:date="2016-05-08T08:32:00Z">
        <w:r w:rsidR="00F1533F">
          <w:rPr>
            <w:rFonts w:eastAsia="Times New Roman" w:cs="Times New Roman"/>
            <w:color w:val="252525"/>
            <w:szCs w:val="24"/>
            <w:shd w:val="clear" w:color="auto" w:fill="FFFFFF"/>
          </w:rPr>
          <w:t>s</w:t>
        </w:r>
      </w:ins>
      <w:r w:rsidRPr="006B1D37">
        <w:rPr>
          <w:rFonts w:eastAsia="Times New Roman" w:cs="Times New Roman"/>
          <w:color w:val="252525"/>
          <w:szCs w:val="24"/>
          <w:shd w:val="clear" w:color="auto" w:fill="FFFFFF"/>
        </w:rPr>
        <w:t xml:space="preserve"> and personal hub (phone, tablet or other portable devices) with increasing rate. In this trend, we f</w:t>
      </w:r>
      <w:ins w:id="40" w:author="Alex Chen" w:date="2016-05-08T08:33:00Z">
        <w:r w:rsidR="00F1533F">
          <w:rPr>
            <w:rFonts w:eastAsia="Times New Roman" w:cs="Times New Roman"/>
            <w:color w:val="252525"/>
            <w:szCs w:val="24"/>
            <w:shd w:val="clear" w:color="auto" w:fill="FFFFFF"/>
          </w:rPr>
          <w:t>ind</w:t>
        </w:r>
      </w:ins>
      <w:del w:id="41" w:author="Alex Chen" w:date="2016-05-08T08:33:00Z">
        <w:r w:rsidRPr="006B1D37" w:rsidDel="00F1533F">
          <w:rPr>
            <w:rFonts w:eastAsia="Times New Roman" w:cs="Times New Roman"/>
            <w:color w:val="252525"/>
            <w:szCs w:val="24"/>
            <w:shd w:val="clear" w:color="auto" w:fill="FFFFFF"/>
          </w:rPr>
          <w:delText>ound</w:delText>
        </w:r>
      </w:del>
      <w:r w:rsidRPr="006B1D37">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the development of tiny sensors</w:t>
      </w:r>
      <w:ins w:id="42" w:author="Alex Chen" w:date="2016-05-08T08:33:00Z">
        <w:r w:rsidR="00F1533F">
          <w:rPr>
            <w:rFonts w:eastAsia="Times New Roman" w:cs="Times New Roman"/>
            <w:color w:val="252525"/>
            <w:szCs w:val="24"/>
            <w:shd w:val="clear" w:color="auto" w:fill="FFFFFF"/>
          </w:rPr>
          <w:t>, m</w:t>
        </w:r>
      </w:ins>
      <w:del w:id="43" w:author="Alex Chen" w:date="2016-05-08T08:33:00Z">
        <w:r w:rsidRPr="006B1D37" w:rsidDel="00F1533F">
          <w:rPr>
            <w:rFonts w:eastAsia="Times New Roman" w:cs="Times New Roman"/>
            <w:color w:val="252525"/>
            <w:szCs w:val="24"/>
            <w:shd w:val="clear" w:color="auto" w:fill="FFFFFF"/>
          </w:rPr>
          <w:delText>. M</w:delText>
        </w:r>
      </w:del>
      <w:r w:rsidRPr="006B1D37">
        <w:rPr>
          <w:rFonts w:eastAsia="Times New Roman" w:cs="Times New Roman"/>
          <w:color w:val="252525"/>
          <w:szCs w:val="24"/>
          <w:shd w:val="clear" w:color="auto" w:fill="FFFFFF"/>
        </w:rPr>
        <w:t>ore and more small devices are installed to collect data as the new edge of Internet. Since more and more people have multiple smart devices to interact with</w:t>
      </w:r>
      <w:ins w:id="44" w:author="Alex Chen" w:date="2016-05-08T08:34:00Z">
        <w:r w:rsidR="00F1533F">
          <w:rPr>
            <w:rFonts w:eastAsia="Times New Roman" w:cs="Times New Roman"/>
            <w:color w:val="252525"/>
            <w:szCs w:val="24"/>
            <w:shd w:val="clear" w:color="auto" w:fill="FFFFFF"/>
          </w:rPr>
          <w:t xml:space="preserve"> each other</w:t>
        </w:r>
      </w:ins>
      <w:r w:rsidRPr="006B1D37">
        <w:rPr>
          <w:rFonts w:eastAsia="Times New Roman" w:cs="Times New Roman"/>
          <w:color w:val="252525"/>
          <w:szCs w:val="24"/>
          <w:shd w:val="clear" w:color="auto" w:fill="FFFFFF"/>
        </w:rPr>
        <w:t xml:space="preserve">, the communication between personal hubs and edge devices becomes </w:t>
      </w:r>
      <w:r w:rsidR="00AF7B10">
        <w:rPr>
          <w:rFonts w:eastAsia="Times New Roman" w:cs="Times New Roman"/>
          <w:color w:val="252525"/>
          <w:szCs w:val="24"/>
          <w:shd w:val="clear" w:color="auto" w:fill="FFFFFF"/>
        </w:rPr>
        <w:t xml:space="preserve">increasingly </w:t>
      </w:r>
      <w:r w:rsidRPr="006B1D37">
        <w:rPr>
          <w:rFonts w:eastAsia="Times New Roman" w:cs="Times New Roman"/>
          <w:color w:val="252525"/>
          <w:szCs w:val="24"/>
          <w:shd w:val="clear" w:color="auto" w:fill="FFFFFF"/>
        </w:rPr>
        <w:t xml:space="preserve">important.  </w:t>
      </w:r>
    </w:p>
    <w:p w14:paraId="2C47DF7A" w14:textId="77777777" w:rsidR="0024712F" w:rsidRPr="0024712F" w:rsidRDefault="0024712F" w:rsidP="0024712F">
      <w:pPr>
        <w:pStyle w:val="Caption"/>
      </w:pPr>
    </w:p>
    <w:p w14:paraId="5C552648" w14:textId="45A9B4AA" w:rsidR="0024712F" w:rsidRDefault="00ED27BF" w:rsidP="003153C3">
      <w:pPr>
        <w:spacing w:after="0" w:line="360" w:lineRule="auto"/>
        <w:rPr>
          <w:rFonts w:eastAsia="Times New Roman" w:cs="Times New Roman"/>
          <w:color w:val="252525"/>
          <w:szCs w:val="24"/>
          <w:shd w:val="clear" w:color="auto" w:fill="FFFFFF"/>
        </w:rPr>
      </w:pPr>
      <w:r w:rsidRPr="00ED27BF">
        <w:rPr>
          <w:rFonts w:eastAsia="Times New Roman" w:cs="Times New Roman"/>
          <w:color w:val="252525"/>
          <w:szCs w:val="24"/>
          <w:shd w:val="clear" w:color="auto" w:fill="FFFFFF"/>
        </w:rPr>
        <w:t>There are multiple technologies to support short range wireless data communication like BLE and NFC. However, different technolog</w:t>
      </w:r>
      <w:ins w:id="45" w:author="Alex Chen" w:date="2016-05-08T08:36:00Z">
        <w:r w:rsidR="00636704">
          <w:rPr>
            <w:rFonts w:eastAsia="Times New Roman" w:cs="Times New Roman"/>
            <w:color w:val="252525"/>
            <w:szCs w:val="24"/>
            <w:shd w:val="clear" w:color="auto" w:fill="FFFFFF"/>
          </w:rPr>
          <w:t>ies</w:t>
        </w:r>
      </w:ins>
      <w:del w:id="46" w:author="Alex Chen" w:date="2016-05-08T08:36:00Z">
        <w:r w:rsidRPr="00ED27BF" w:rsidDel="00636704">
          <w:rPr>
            <w:rFonts w:eastAsia="Times New Roman" w:cs="Times New Roman"/>
            <w:color w:val="252525"/>
            <w:szCs w:val="24"/>
            <w:shd w:val="clear" w:color="auto" w:fill="FFFFFF"/>
          </w:rPr>
          <w:delText>y</w:delText>
        </w:r>
      </w:del>
      <w:r w:rsidRPr="00ED27BF">
        <w:rPr>
          <w:rFonts w:eastAsia="Times New Roman" w:cs="Times New Roman"/>
          <w:color w:val="252525"/>
          <w:szCs w:val="24"/>
          <w:shd w:val="clear" w:color="auto" w:fill="FFFFFF"/>
        </w:rPr>
        <w:t xml:space="preserve"> ha</w:t>
      </w:r>
      <w:ins w:id="47" w:author="Alex Chen" w:date="2016-05-08T08:37:00Z">
        <w:r w:rsidR="00636704">
          <w:rPr>
            <w:rFonts w:eastAsia="Times New Roman" w:cs="Times New Roman"/>
            <w:color w:val="252525"/>
            <w:szCs w:val="24"/>
            <w:shd w:val="clear" w:color="auto" w:fill="FFFFFF"/>
          </w:rPr>
          <w:t>ve</w:t>
        </w:r>
      </w:ins>
      <w:del w:id="48" w:author="Alex Chen" w:date="2016-05-08T08:37:00Z">
        <w:r w:rsidRPr="00ED27BF" w:rsidDel="00636704">
          <w:rPr>
            <w:rFonts w:eastAsia="Times New Roman" w:cs="Times New Roman"/>
            <w:color w:val="252525"/>
            <w:szCs w:val="24"/>
            <w:shd w:val="clear" w:color="auto" w:fill="FFFFFF"/>
          </w:rPr>
          <w:delText>s</w:delText>
        </w:r>
      </w:del>
      <w:del w:id="49" w:author="Alex Chen" w:date="2016-05-08T08:36:00Z">
        <w:r w:rsidRPr="00ED27BF" w:rsidDel="00636704">
          <w:rPr>
            <w:rFonts w:eastAsia="Times New Roman" w:cs="Times New Roman"/>
            <w:color w:val="252525"/>
            <w:szCs w:val="24"/>
            <w:shd w:val="clear" w:color="auto" w:fill="FFFFFF"/>
          </w:rPr>
          <w:delText xml:space="preserve"> the</w:delText>
        </w:r>
      </w:del>
      <w:r w:rsidRPr="00ED27BF">
        <w:rPr>
          <w:rFonts w:eastAsia="Times New Roman" w:cs="Times New Roman"/>
          <w:color w:val="252525"/>
          <w:szCs w:val="24"/>
          <w:shd w:val="clear" w:color="auto" w:fill="FFFFFF"/>
        </w:rPr>
        <w:t xml:space="preserv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like BLE and NFC. There is still a great room to improve in merge edge nodes into IoT. For example, Johanna proposed a hardware solution to install IPv6 in BLE devices by adopting 6lowpan </w:t>
      </w:r>
      <w:sdt>
        <w:sdtPr>
          <w:rPr>
            <w:rFonts w:eastAsia="Times New Roman" w:cs="Times New Roman"/>
            <w:color w:val="252525"/>
            <w:szCs w:val="24"/>
            <w:shd w:val="clear" w:color="auto" w:fill="FFFFFF"/>
          </w:rPr>
          <w:id w:val="407974236"/>
          <w:citation/>
        </w:sdtPr>
        <w:sdtContent>
          <w:r w:rsidR="008A526D">
            <w:rPr>
              <w:rFonts w:eastAsia="Times New Roman" w:cs="Times New Roman"/>
              <w:color w:val="252525"/>
              <w:szCs w:val="24"/>
              <w:shd w:val="clear" w:color="auto" w:fill="FFFFFF"/>
            </w:rPr>
            <w:fldChar w:fldCharType="begin"/>
          </w:r>
          <w:r w:rsidR="008A526D">
            <w:rPr>
              <w:rFonts w:eastAsia="Times New Roman" w:cs="Times New Roman"/>
              <w:color w:val="252525"/>
              <w:szCs w:val="24"/>
              <w:shd w:val="clear" w:color="auto" w:fill="FFFFFF"/>
            </w:rPr>
            <w:instrText xml:space="preserve"> CITATION 1 \l 4105 </w:instrText>
          </w:r>
          <w:r w:rsidR="008A526D">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(Isomaki, M., Nieminen, J., Gomez, C., Shelby, Z., Savolainen, T., &amp; Patil, B., 2011)</w:t>
          </w:r>
          <w:r w:rsidR="008A526D">
            <w:rPr>
              <w:rFonts w:eastAsia="Times New Roman" w:cs="Times New Roman"/>
              <w:color w:val="252525"/>
              <w:szCs w:val="24"/>
              <w:shd w:val="clear" w:color="auto" w:fill="FFFFFF"/>
            </w:rPr>
            <w:fldChar w:fldCharType="end"/>
          </w:r>
        </w:sdtContent>
      </w:sdt>
      <w:r w:rsidR="008A526D">
        <w:rPr>
          <w:rFonts w:eastAsia="Times New Roman" w:cs="Times New Roman"/>
          <w:color w:val="252525"/>
          <w:szCs w:val="24"/>
          <w:shd w:val="clear" w:color="auto" w:fill="FFFFFF"/>
        </w:rPr>
        <w:t xml:space="preserve"> . </w:t>
      </w:r>
      <w:r w:rsidRPr="00ED27BF">
        <w:rPr>
          <w:rFonts w:eastAsia="Times New Roman" w:cs="Times New Roman"/>
          <w:color w:val="252525"/>
          <w:szCs w:val="24"/>
          <w:shd w:val="clear" w:color="auto" w:fill="FFFFFF"/>
        </w:rPr>
        <w:t xml:space="preserve">However, there are </w:t>
      </w:r>
      <w:del w:id="50" w:author="Alex Chen" w:date="2016-05-08T08:41:00Z">
        <w:r w:rsidRPr="00ED27BF" w:rsidDel="00320220">
          <w:rPr>
            <w:rFonts w:eastAsia="Times New Roman" w:cs="Times New Roman"/>
            <w:color w:val="252525"/>
            <w:szCs w:val="24"/>
            <w:shd w:val="clear" w:color="auto" w:fill="FFFFFF"/>
          </w:rPr>
          <w:delText xml:space="preserve">not </w:delText>
        </w:r>
      </w:del>
      <w:ins w:id="51" w:author="Alex Chen" w:date="2016-05-08T08:41:00Z">
        <w:r w:rsidR="00320220">
          <w:rPr>
            <w:rFonts w:eastAsia="Times New Roman" w:cs="Times New Roman"/>
            <w:color w:val="252525"/>
            <w:szCs w:val="24"/>
            <w:shd w:val="clear" w:color="auto" w:fill="FFFFFF"/>
          </w:rPr>
          <w:t>no</w:t>
        </w:r>
        <w:r w:rsidR="00320220" w:rsidRPr="00ED27BF">
          <w:rPr>
            <w:rFonts w:eastAsia="Times New Roman" w:cs="Times New Roman"/>
            <w:color w:val="252525"/>
            <w:szCs w:val="24"/>
            <w:shd w:val="clear" w:color="auto" w:fill="FFFFFF"/>
          </w:rPr>
          <w:t xml:space="preserve"> </w:t>
        </w:r>
      </w:ins>
      <w:r w:rsidRPr="00ED27BF">
        <w:rPr>
          <w:rFonts w:eastAsia="Times New Roman" w:cs="Times New Roman"/>
          <w:color w:val="252525"/>
          <w:szCs w:val="24"/>
          <w:shd w:val="clear" w:color="auto" w:fill="FFFFFF"/>
        </w:rPr>
        <w:t>effort</w:t>
      </w:r>
      <w:ins w:id="52" w:author="Alex Chen" w:date="2016-05-08T08:41:00Z">
        <w:r w:rsidR="00320220">
          <w:rPr>
            <w:rFonts w:eastAsia="Times New Roman" w:cs="Times New Roman"/>
            <w:color w:val="252525"/>
            <w:szCs w:val="24"/>
            <w:shd w:val="clear" w:color="auto" w:fill="FFFFFF"/>
          </w:rPr>
          <w:t>s</w:t>
        </w:r>
      </w:ins>
      <w:r w:rsidRPr="00ED27BF">
        <w:rPr>
          <w:rFonts w:eastAsia="Times New Roman" w:cs="Times New Roman"/>
          <w:color w:val="252525"/>
          <w:szCs w:val="24"/>
          <w:shd w:val="clear" w:color="auto" w:fill="FFFFFF"/>
        </w:rPr>
        <w:t xml:space="preserve"> </w:t>
      </w:r>
      <w:del w:id="53" w:author="Alex Chen" w:date="2016-05-08T08:41:00Z">
        <w:r w:rsidRPr="00ED27BF" w:rsidDel="00320220">
          <w:rPr>
            <w:rFonts w:eastAsia="Times New Roman" w:cs="Times New Roman"/>
            <w:color w:val="252525"/>
            <w:szCs w:val="24"/>
            <w:shd w:val="clear" w:color="auto" w:fill="FFFFFF"/>
          </w:rPr>
          <w:delText xml:space="preserve">been </w:delText>
        </w:r>
      </w:del>
      <w:ins w:id="54" w:author="Alex Chen" w:date="2016-05-08T08:41:00Z">
        <w:r w:rsidR="00320220">
          <w:rPr>
            <w:rFonts w:eastAsia="Times New Roman" w:cs="Times New Roman"/>
            <w:color w:val="252525"/>
            <w:szCs w:val="24"/>
            <w:shd w:val="clear" w:color="auto" w:fill="FFFFFF"/>
          </w:rPr>
          <w:t>being</w:t>
        </w:r>
        <w:r w:rsidR="00320220" w:rsidRPr="00ED27BF">
          <w:rPr>
            <w:rFonts w:eastAsia="Times New Roman" w:cs="Times New Roman"/>
            <w:color w:val="252525"/>
            <w:szCs w:val="24"/>
            <w:shd w:val="clear" w:color="auto" w:fill="FFFFFF"/>
          </w:rPr>
          <w:t xml:space="preserve"> </w:t>
        </w:r>
      </w:ins>
      <w:r w:rsidRPr="00ED27BF">
        <w:rPr>
          <w:rFonts w:eastAsia="Times New Roman" w:cs="Times New Roman"/>
          <w:color w:val="252525"/>
          <w:szCs w:val="24"/>
          <w:shd w:val="clear" w:color="auto" w:fill="FFFFFF"/>
        </w:rPr>
        <w:t>made by implementing a software layer upon existing arch</w:t>
      </w:r>
      <w:r>
        <w:rPr>
          <w:rFonts w:eastAsia="Times New Roman" w:cs="Times New Roman"/>
          <w:color w:val="252525"/>
          <w:szCs w:val="24"/>
          <w:shd w:val="clear" w:color="auto" w:fill="FFFFFF"/>
        </w:rPr>
        <w:t>itecture of WPAN technologies</w:t>
      </w:r>
      <w:r w:rsidR="00460A06">
        <w:rPr>
          <w:rFonts w:eastAsia="Times New Roman" w:cs="Times New Roman"/>
          <w:color w:val="252525"/>
          <w:szCs w:val="24"/>
          <w:shd w:val="clear" w:color="auto" w:fill="FFFFFF"/>
        </w:rPr>
        <w:t>.</w:t>
      </w:r>
      <w:r w:rsidR="006C0718">
        <w:rPr>
          <w:rFonts w:eastAsia="Times New Roman" w:cs="Times New Roman"/>
          <w:color w:val="252525"/>
          <w:szCs w:val="24"/>
          <w:shd w:val="clear" w:color="auto" w:fill="FFFFFF"/>
        </w:rPr>
        <w:t xml:space="preserve">  </w:t>
      </w:r>
    </w:p>
    <w:p w14:paraId="49AA85A0" w14:textId="77777777" w:rsidR="003153C3" w:rsidRPr="003153C3" w:rsidRDefault="003153C3" w:rsidP="003153C3">
      <w:pPr>
        <w:pStyle w:val="Caption"/>
      </w:pPr>
    </w:p>
    <w:p w14:paraId="2DD5336D" w14:textId="1A84B235" w:rsidR="00341C44" w:rsidRPr="003153C3" w:rsidRDefault="003153C3" w:rsidP="003153C3">
      <w:pPr>
        <w:spacing w:after="0" w:line="360" w:lineRule="auto"/>
        <w:rPr>
          <w:rFonts w:eastAsia="Times New Roman" w:cs="Times New Roman"/>
          <w:color w:val="252525"/>
          <w:szCs w:val="24"/>
          <w:shd w:val="clear" w:color="auto" w:fill="FFFFFF"/>
        </w:rPr>
      </w:pPr>
      <w:r w:rsidRPr="003153C3">
        <w:rPr>
          <w:rFonts w:eastAsia="Times New Roman" w:cs="Times New Roman"/>
          <w:color w:val="252525"/>
          <w:szCs w:val="24"/>
          <w:shd w:val="clear" w:color="auto" w:fill="FFFFFF"/>
        </w:rPr>
        <w:t xml:space="preserve">In this research, </w:t>
      </w:r>
      <w:r w:rsidR="002308A9">
        <w:rPr>
          <w:rFonts w:eastAsia="Times New Roman" w:cs="Times New Roman"/>
          <w:color w:val="252525"/>
          <w:szCs w:val="24"/>
          <w:shd w:val="clear" w:color="auto" w:fill="FFFFFF"/>
        </w:rPr>
        <w:t>I</w:t>
      </w:r>
      <w:r w:rsidRPr="003153C3">
        <w:rPr>
          <w:rFonts w:eastAsia="Times New Roman" w:cs="Times New Roman"/>
          <w:color w:val="252525"/>
          <w:szCs w:val="24"/>
          <w:shd w:val="clear" w:color="auto" w:fill="FFFFFF"/>
        </w:rPr>
        <w:t xml:space="preserve"> will take BLE as a representative</w:t>
      </w:r>
      <w:ins w:id="55" w:author="Alex Chen" w:date="2016-05-08T08:42:00Z">
        <w:r w:rsidR="00320220">
          <w:rPr>
            <w:rFonts w:eastAsia="Times New Roman" w:cs="Times New Roman"/>
            <w:color w:val="252525"/>
            <w:szCs w:val="24"/>
            <w:shd w:val="clear" w:color="auto" w:fill="FFFFFF"/>
          </w:rPr>
          <w:t>??? (an example)</w:t>
        </w:r>
      </w:ins>
      <w:r w:rsidRPr="003153C3">
        <w:rPr>
          <w:rFonts w:eastAsia="Times New Roman" w:cs="Times New Roman"/>
          <w:color w:val="252525"/>
          <w:szCs w:val="24"/>
          <w:shd w:val="clear" w:color="auto" w:fill="FFFFFF"/>
        </w:rPr>
        <w:t xml:space="preserve"> to show how to merge lightweight Non-IP based wireless communication technologies into IoT context by using the proposed architecture. The remaining sections of the thesis are constructed as follows</w:t>
      </w:r>
      <w:r w:rsidR="00341C44">
        <w:t>:</w:t>
      </w:r>
    </w:p>
    <w:p w14:paraId="6722B071" w14:textId="77777777" w:rsidR="00341C44" w:rsidRPr="00472E7E"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2: Discuss what problems need to be solved in the research.</w:t>
      </w:r>
    </w:p>
    <w:p w14:paraId="38D7C2B5" w14:textId="77777777" w:rsidR="00384A52" w:rsidRPr="00384A52"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3: Revie</w:t>
      </w:r>
      <w:r w:rsidR="00AC2D30">
        <w:rPr>
          <w:rFonts w:eastAsia="Times New Roman" w:cs="Times New Roman"/>
          <w:color w:val="252525"/>
          <w:szCs w:val="24"/>
          <w:shd w:val="clear" w:color="auto" w:fill="FFFFFF"/>
        </w:rPr>
        <w:t xml:space="preserve">w related </w:t>
      </w:r>
      <w:r w:rsidR="007F0AA2">
        <w:rPr>
          <w:rFonts w:eastAsia="Times New Roman" w:cs="Times New Roman"/>
          <w:color w:val="252525"/>
          <w:szCs w:val="24"/>
          <w:shd w:val="clear" w:color="auto" w:fill="FFFFFF"/>
        </w:rPr>
        <w:t>work</w:t>
      </w:r>
      <w:r>
        <w:rPr>
          <w:rFonts w:eastAsia="Times New Roman" w:cs="Times New Roman"/>
          <w:color w:val="252525"/>
          <w:szCs w:val="24"/>
          <w:shd w:val="clear" w:color="auto" w:fill="FFFFFF"/>
        </w:rPr>
        <w:t>.</w:t>
      </w:r>
    </w:p>
    <w:p w14:paraId="4855638F" w14:textId="77777777" w:rsidR="00341C44"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4: </w:t>
      </w:r>
      <w:r w:rsidR="0038270B">
        <w:rPr>
          <w:rFonts w:eastAsia="Times New Roman" w:cs="Times New Roman"/>
          <w:color w:val="252525"/>
          <w:szCs w:val="24"/>
          <w:shd w:val="clear" w:color="auto" w:fill="FFFFFF"/>
        </w:rPr>
        <w:t>Discuss proposed architecture in details.</w:t>
      </w:r>
    </w:p>
    <w:p w14:paraId="0ED93B92" w14:textId="77777777" w:rsidR="006D048B"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5: </w:t>
      </w:r>
      <w:r w:rsidR="006D048B">
        <w:rPr>
          <w:rFonts w:eastAsia="Times New Roman" w:cs="Times New Roman"/>
          <w:color w:val="252525"/>
          <w:szCs w:val="24"/>
          <w:shd w:val="clear" w:color="auto" w:fill="FFFFFF"/>
        </w:rPr>
        <w:t>Explain key implementations</w:t>
      </w:r>
      <w:r>
        <w:rPr>
          <w:rFonts w:eastAsia="Times New Roman" w:cs="Times New Roman"/>
          <w:color w:val="252525"/>
          <w:szCs w:val="24"/>
          <w:shd w:val="clear" w:color="auto" w:fill="FFFFFF"/>
        </w:rPr>
        <w:t>.</w:t>
      </w:r>
    </w:p>
    <w:p w14:paraId="3ECF029E" w14:textId="77777777" w:rsidR="006D048B" w:rsidRPr="006D048B"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lastRenderedPageBreak/>
        <w:t>Chapter 6: Discuss experiments for performance</w:t>
      </w:r>
      <w:del w:id="56" w:author="Alex Chen" w:date="2016-05-08T08:44:00Z">
        <w:r w:rsidDel="00320220">
          <w:delText>s</w:delText>
        </w:r>
      </w:del>
      <w:r>
        <w:t xml:space="preserve"> test. </w:t>
      </w:r>
    </w:p>
    <w:p w14:paraId="26A4322E" w14:textId="77777777" w:rsidR="00341C44" w:rsidRPr="00341C44" w:rsidRDefault="00341C44" w:rsidP="00341C44">
      <w:pPr>
        <w:pStyle w:val="Caption"/>
        <w:jc w:val="left"/>
      </w:pPr>
    </w:p>
    <w:p w14:paraId="0425CCD5" w14:textId="77777777" w:rsidR="00472E7E" w:rsidRPr="00472E7E" w:rsidRDefault="00472E7E" w:rsidP="00C57EB0">
      <w:pPr>
        <w:spacing w:after="0" w:line="360" w:lineRule="auto"/>
        <w:rPr>
          <w:rFonts w:eastAsia="Times New Roman" w:cs="Times New Roman"/>
          <w:szCs w:val="24"/>
        </w:rPr>
      </w:pPr>
    </w:p>
    <w:p w14:paraId="392FAABF" w14:textId="77777777" w:rsidR="00472E7E" w:rsidRDefault="00472E7E" w:rsidP="00CB01C5">
      <w:pPr>
        <w:pStyle w:val="Heading1"/>
      </w:pPr>
      <w:bookmarkStart w:id="57" w:name="_Toc441070933"/>
      <w:r w:rsidRPr="00472E7E">
        <w:t>CHAPTER 2</w:t>
      </w:r>
      <w:r>
        <w:t xml:space="preserve"> </w:t>
      </w:r>
      <w:r w:rsidRPr="00472E7E">
        <w:t>PROBLEM DEFINITION</w:t>
      </w:r>
      <w:bookmarkEnd w:id="57"/>
    </w:p>
    <w:p w14:paraId="74B63108" w14:textId="1356011A"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The research aims to provide an architectu</w:t>
      </w:r>
      <w:r w:rsidR="002F65B3">
        <w:rPr>
          <w:rFonts w:eastAsia="Times New Roman" w:cs="Times New Roman"/>
          <w:color w:val="252525"/>
          <w:szCs w:val="24"/>
          <w:shd w:val="clear" w:color="auto" w:fill="FFFFFF"/>
        </w:rPr>
        <w:t>re for NON-IP based WPAN</w:t>
      </w:r>
      <w:r w:rsidRPr="00426114">
        <w:rPr>
          <w:rFonts w:eastAsia="Times New Roman" w:cs="Times New Roman"/>
          <w:color w:val="252525"/>
          <w:szCs w:val="24"/>
          <w:shd w:val="clear" w:color="auto" w:fill="FFFFFF"/>
        </w:rPr>
        <w:t xml:space="preserve"> technologies</w:t>
      </w:r>
      <w:r w:rsidR="00E965A2">
        <w:rPr>
          <w:rFonts w:eastAsia="Times New Roman" w:cs="Times New Roman"/>
          <w:color w:val="252525"/>
          <w:szCs w:val="24"/>
          <w:shd w:val="clear" w:color="auto" w:fill="FFFFFF"/>
        </w:rPr>
        <w:t xml:space="preserve"> </w:t>
      </w:r>
      <w:r w:rsidR="00DF72BB">
        <w:rPr>
          <w:rFonts w:eastAsia="Times New Roman" w:cs="Times New Roman"/>
          <w:color w:val="252525"/>
          <w:szCs w:val="24"/>
          <w:shd w:val="clear" w:color="auto" w:fill="FFFFFF"/>
        </w:rPr>
        <w:t>to merge into IoT</w:t>
      </w:r>
      <w:ins w:id="58" w:author="Alex Chen" w:date="2016-05-08T08:47:00Z">
        <w:r w:rsidR="00495B73">
          <w:rPr>
            <w:rFonts w:eastAsia="Times New Roman" w:cs="Times New Roman"/>
            <w:color w:val="252525"/>
            <w:szCs w:val="24"/>
            <w:shd w:val="clear" w:color="auto" w:fill="FFFFFF"/>
          </w:rPr>
          <w:t>??</w:t>
        </w:r>
      </w:ins>
      <w:r w:rsidR="00DF72BB">
        <w:rPr>
          <w:rFonts w:eastAsia="Times New Roman" w:cs="Times New Roman"/>
          <w:color w:val="252525"/>
          <w:szCs w:val="24"/>
          <w:shd w:val="clear" w:color="auto" w:fill="FFFFFF"/>
        </w:rPr>
        <w:t xml:space="preserve"> </w:t>
      </w:r>
      <w:r w:rsidR="00E965A2">
        <w:rPr>
          <w:rFonts w:eastAsia="Times New Roman" w:cs="Times New Roman"/>
          <w:color w:val="252525"/>
          <w:szCs w:val="24"/>
          <w:shd w:val="clear" w:color="auto" w:fill="FFFFFF"/>
        </w:rPr>
        <w:t>and use BLE as an example to test it</w:t>
      </w:r>
      <w:r w:rsidRPr="00426114">
        <w:rPr>
          <w:rFonts w:eastAsia="Times New Roman" w:cs="Times New Roman"/>
          <w:color w:val="252525"/>
          <w:szCs w:val="24"/>
          <w:shd w:val="clear" w:color="auto" w:fill="FFFFFF"/>
        </w:rPr>
        <w:t>. To achieve this goal, we need to develop a lightweight protocol to carry information as well as a set of mechanism</w:t>
      </w:r>
      <w:ins w:id="59" w:author="Alex Chen" w:date="2016-05-08T08:48:00Z">
        <w:r w:rsidR="00495B73">
          <w:rPr>
            <w:rFonts w:eastAsia="Times New Roman" w:cs="Times New Roman"/>
            <w:color w:val="252525"/>
            <w:szCs w:val="24"/>
            <w:shd w:val="clear" w:color="auto" w:fill="FFFFFF"/>
          </w:rPr>
          <w:t>s</w:t>
        </w:r>
      </w:ins>
      <w:r w:rsidRPr="00426114">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ins w:id="60" w:author="Alex Chen" w:date="2016-05-08T08:50:00Z">
        <w:r w:rsidR="00495B73">
          <w:rPr>
            <w:rFonts w:eastAsia="Times New Roman" w:cs="Times New Roman"/>
            <w:color w:val="252525"/>
            <w:szCs w:val="24"/>
            <w:shd w:val="clear" w:color="auto" w:fill="FFFFFF"/>
          </w:rPr>
          <w:t>??</w:t>
        </w:r>
      </w:ins>
    </w:p>
    <w:p w14:paraId="0C840355" w14:textId="65750581"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 xml:space="preserve">In short, we need to answer </w:t>
      </w:r>
      <w:ins w:id="61" w:author="Alex Chen" w:date="2016-05-08T08:50:00Z">
        <w:r w:rsidR="00495B73">
          <w:rPr>
            <w:rFonts w:eastAsia="Times New Roman" w:cs="Times New Roman"/>
            <w:color w:val="252525"/>
            <w:szCs w:val="24"/>
            <w:shd w:val="clear" w:color="auto" w:fill="FFFFFF"/>
          </w:rPr>
          <w:t xml:space="preserve">the </w:t>
        </w:r>
      </w:ins>
      <w:r w:rsidRPr="00426114">
        <w:rPr>
          <w:rFonts w:eastAsia="Times New Roman" w:cs="Times New Roman"/>
          <w:color w:val="252525"/>
          <w:szCs w:val="24"/>
          <w:shd w:val="clear" w:color="auto" w:fill="FFFFFF"/>
        </w:rPr>
        <w:t>following key questions:</w:t>
      </w:r>
    </w:p>
    <w:p w14:paraId="3F809E6F"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1. How to unify communication language between Non-IP and IP-based technologies?</w:t>
      </w:r>
    </w:p>
    <w:p w14:paraId="444AD7E6"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2. How to overcome limitations of standard BLE communication?</w:t>
      </w:r>
    </w:p>
    <w:p w14:paraId="064968A7"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3. How to serve multiple applications as a background service?</w:t>
      </w:r>
    </w:p>
    <w:p w14:paraId="494076D4" w14:textId="77777777" w:rsidR="00041832" w:rsidRPr="00041832"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4. How to provide a common interface to</w:t>
      </w:r>
      <w:r>
        <w:rPr>
          <w:rFonts w:eastAsia="Times New Roman" w:cs="Times New Roman"/>
          <w:color w:val="252525"/>
          <w:szCs w:val="24"/>
          <w:shd w:val="clear" w:color="auto" w:fill="FFFFFF"/>
        </w:rPr>
        <w:t xml:space="preserve"> support different technologies</w:t>
      </w:r>
      <w:r w:rsidR="00DE6DD8" w:rsidRPr="00DE6DD8">
        <w:rPr>
          <w:rFonts w:eastAsia="Times New Roman" w:cs="Times New Roman"/>
          <w:color w:val="252525"/>
          <w:szCs w:val="24"/>
          <w:shd w:val="clear" w:color="auto" w:fill="FFFFFF"/>
        </w:rPr>
        <w:t>?</w:t>
      </w:r>
    </w:p>
    <w:p w14:paraId="491B8AA4" w14:textId="77777777" w:rsidR="00472E7E" w:rsidRPr="00177A7C" w:rsidRDefault="00472E7E" w:rsidP="00041832">
      <w:pPr>
        <w:pStyle w:val="Heading2"/>
        <w:spacing w:before="600" w:after="120"/>
        <w:rPr>
          <w:sz w:val="36"/>
          <w:szCs w:val="36"/>
        </w:rPr>
      </w:pPr>
      <w:bookmarkStart w:id="62" w:name="_Toc441070934"/>
      <w:r w:rsidRPr="00472E7E">
        <w:t xml:space="preserve">2.1 </w:t>
      </w:r>
      <w:r w:rsidR="009857DB" w:rsidRPr="00472E7E">
        <w:t xml:space="preserve">How to </w:t>
      </w:r>
      <w:r w:rsidR="009857DB">
        <w:t>unify communication language between</w:t>
      </w:r>
      <w:r w:rsidR="009857DB" w:rsidRPr="00472E7E">
        <w:t xml:space="preserve"> Non-IP </w:t>
      </w:r>
      <w:r w:rsidR="009857DB">
        <w:t>and IP based technologies</w:t>
      </w:r>
      <w:r w:rsidRPr="00472E7E">
        <w:t>?</w:t>
      </w:r>
      <w:bookmarkEnd w:id="62"/>
    </w:p>
    <w:p w14:paraId="40A2976F" w14:textId="14BB4D08" w:rsidR="00C57EB0" w:rsidRPr="00177A7C" w:rsidRDefault="00DF72BB" w:rsidP="00C57EB0">
      <w:pPr>
        <w:spacing w:after="0" w:line="360" w:lineRule="auto"/>
        <w:rPr>
          <w:rFonts w:eastAsia="Times New Roman" w:cs="Times New Roman"/>
          <w:color w:val="252525"/>
          <w:szCs w:val="24"/>
          <w:shd w:val="clear" w:color="auto" w:fill="FFFFFF"/>
        </w:rPr>
      </w:pPr>
      <w:r w:rsidRPr="00DF72BB">
        <w:rPr>
          <w:rFonts w:eastAsia="Times New Roman" w:cs="Times New Roman"/>
          <w:color w:val="252525"/>
          <w:szCs w:val="24"/>
          <w:shd w:val="clear" w:color="auto" w:fill="FFFFFF"/>
        </w:rPr>
        <w:t>The concept of IoT is firmly associate</w:t>
      </w:r>
      <w:ins w:id="63" w:author="Alex Chen" w:date="2016-05-08T08:51:00Z">
        <w:r w:rsidR="00495B73">
          <w:rPr>
            <w:rFonts w:eastAsia="Times New Roman" w:cs="Times New Roman"/>
            <w:color w:val="252525"/>
            <w:szCs w:val="24"/>
            <w:shd w:val="clear" w:color="auto" w:fill="FFFFFF"/>
          </w:rPr>
          <w:t>d</w:t>
        </w:r>
      </w:ins>
      <w:r w:rsidRPr="00DF72BB">
        <w:rPr>
          <w:rFonts w:eastAsia="Times New Roman" w:cs="Times New Roman"/>
          <w:color w:val="252525"/>
          <w:szCs w:val="24"/>
          <w:shd w:val="clear" w:color="auto" w:fill="FFFFFF"/>
        </w:rPr>
        <w:t xml:space="preserve"> with IPv6. It </w:t>
      </w:r>
      <w:r w:rsidR="00323297" w:rsidRPr="00DF72BB">
        <w:rPr>
          <w:rFonts w:eastAsia="Times New Roman" w:cs="Times New Roman"/>
          <w:color w:val="252525"/>
          <w:szCs w:val="24"/>
          <w:shd w:val="clear" w:color="auto" w:fill="FFFFFF"/>
        </w:rPr>
        <w:t>tags</w:t>
      </w:r>
      <w:r w:rsidRPr="00DF72BB">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language between Non-IP and IP-based devices, </w:t>
      </w:r>
      <w:ins w:id="64" w:author="Alex Chen" w:date="2016-05-08T08:52:00Z">
        <w:r w:rsidR="00495B73">
          <w:rPr>
            <w:rFonts w:eastAsia="Times New Roman" w:cs="Times New Roman"/>
            <w:color w:val="252525"/>
            <w:szCs w:val="24"/>
            <w:shd w:val="clear" w:color="auto" w:fill="FFFFFF"/>
          </w:rPr>
          <w:t xml:space="preserve">the </w:t>
        </w:r>
      </w:ins>
      <w:r w:rsidRPr="00DF72BB">
        <w:rPr>
          <w:rFonts w:eastAsia="Times New Roman" w:cs="Times New Roman"/>
          <w:color w:val="252525"/>
          <w:szCs w:val="24"/>
          <w:shd w:val="clear" w:color="auto" w:fill="FFFFFF"/>
        </w:rPr>
        <w:t xml:space="preserve">following two things are </w:t>
      </w:r>
      <w:ins w:id="65" w:author="Alex Chen" w:date="2016-05-08T08:52:00Z">
        <w:r w:rsidR="00495B73">
          <w:rPr>
            <w:rFonts w:eastAsia="Times New Roman" w:cs="Times New Roman"/>
            <w:color w:val="252525"/>
            <w:szCs w:val="24"/>
            <w:shd w:val="clear" w:color="auto" w:fill="FFFFFF"/>
          </w:rPr>
          <w:t>necessary</w:t>
        </w:r>
      </w:ins>
      <w:del w:id="66" w:author="Alex Chen" w:date="2016-05-08T08:52:00Z">
        <w:r w:rsidRPr="00DF72BB" w:rsidDel="00495B73">
          <w:rPr>
            <w:rFonts w:eastAsia="Times New Roman" w:cs="Times New Roman"/>
            <w:color w:val="252525"/>
            <w:szCs w:val="24"/>
            <w:shd w:val="clear" w:color="auto" w:fill="FFFFFF"/>
          </w:rPr>
          <w:delText>must</w:delText>
        </w:r>
      </w:del>
      <w:r w:rsidRPr="00DF72BB">
        <w:rPr>
          <w:rFonts w:eastAsia="Times New Roman" w:cs="Times New Roman"/>
          <w:color w:val="252525"/>
          <w:szCs w:val="24"/>
          <w:shd w:val="clear" w:color="auto" w:fill="FFFFFF"/>
        </w:rPr>
        <w:t>: 1. An identifier beyond</w:t>
      </w:r>
      <w:ins w:id="67" w:author="Alex Chen" w:date="2016-05-08T08:53:00Z">
        <w:r w:rsidR="00495B73">
          <w:rPr>
            <w:rFonts w:eastAsia="Times New Roman" w:cs="Times New Roman"/>
            <w:color w:val="252525"/>
            <w:szCs w:val="24"/>
            <w:shd w:val="clear" w:color="auto" w:fill="FFFFFF"/>
          </w:rPr>
          <w:t xml:space="preserve"> (??)</w:t>
        </w:r>
      </w:ins>
      <w:r w:rsidRPr="00DF72BB">
        <w:rPr>
          <w:rFonts w:eastAsia="Times New Roman" w:cs="Times New Roman"/>
          <w:color w:val="252525"/>
          <w:szCs w:val="24"/>
          <w:shd w:val="clear" w:color="auto" w:fill="FFFFFF"/>
        </w:rPr>
        <w:t xml:space="preserve"> the concepts like IP address or MAC address. 2. Protocol which is independent o</w:t>
      </w:r>
      <w:r>
        <w:rPr>
          <w:rFonts w:eastAsia="Times New Roman" w:cs="Times New Roman"/>
          <w:color w:val="252525"/>
          <w:szCs w:val="24"/>
          <w:shd w:val="clear" w:color="auto" w:fill="FFFFFF"/>
        </w:rPr>
        <w:t>f IP address</w:t>
      </w:r>
      <w:del w:id="68" w:author="Alex Chen" w:date="2016-05-08T08:53:00Z">
        <w:r w:rsidDel="00495B73">
          <w:rPr>
            <w:rFonts w:eastAsia="Times New Roman" w:cs="Times New Roman"/>
            <w:color w:val="252525"/>
            <w:szCs w:val="24"/>
            <w:shd w:val="clear" w:color="auto" w:fill="FFFFFF"/>
          </w:rPr>
          <w:delText>es</w:delText>
        </w:r>
      </w:del>
      <w:r>
        <w:rPr>
          <w:rFonts w:eastAsia="Times New Roman" w:cs="Times New Roman"/>
          <w:color w:val="252525"/>
          <w:szCs w:val="24"/>
          <w:shd w:val="clear" w:color="auto" w:fill="FFFFFF"/>
        </w:rPr>
        <w:t xml:space="preserve"> </w:t>
      </w:r>
      <w:ins w:id="69" w:author="Alex Chen" w:date="2016-05-08T08:54:00Z">
        <w:r w:rsidR="00495B73">
          <w:rPr>
            <w:rFonts w:eastAsia="Times New Roman" w:cs="Times New Roman"/>
            <w:color w:val="252525"/>
            <w:szCs w:val="24"/>
            <w:shd w:val="clear" w:color="auto" w:fill="FFFFFF"/>
          </w:rPr>
          <w:t>and</w:t>
        </w:r>
      </w:ins>
      <w:del w:id="70" w:author="Alex Chen" w:date="2016-05-08T08:54:00Z">
        <w:r w:rsidDel="00495B73">
          <w:rPr>
            <w:rFonts w:eastAsia="Times New Roman" w:cs="Times New Roman"/>
            <w:color w:val="252525"/>
            <w:szCs w:val="24"/>
            <w:shd w:val="clear" w:color="auto" w:fill="FFFFFF"/>
          </w:rPr>
          <w:delText>or</w:delText>
        </w:r>
      </w:del>
      <w:r>
        <w:rPr>
          <w:rFonts w:eastAsia="Times New Roman" w:cs="Times New Roman"/>
          <w:color w:val="252525"/>
          <w:szCs w:val="24"/>
          <w:shd w:val="clear" w:color="auto" w:fill="FFFFFF"/>
        </w:rPr>
        <w:t xml:space="preserve"> MAC address</w:t>
      </w:r>
      <w:r w:rsidR="00B873FB" w:rsidRPr="00B873FB">
        <w:rPr>
          <w:rFonts w:eastAsia="Times New Roman" w:cs="Times New Roman"/>
          <w:color w:val="252525"/>
          <w:szCs w:val="24"/>
          <w:shd w:val="clear" w:color="auto" w:fill="FFFFFF"/>
        </w:rPr>
        <w:t xml:space="preserve">.  </w:t>
      </w:r>
    </w:p>
    <w:p w14:paraId="38985FB5" w14:textId="77777777" w:rsidR="00472E7E" w:rsidRPr="00E74895" w:rsidRDefault="00472E7E" w:rsidP="00E74895">
      <w:pPr>
        <w:pStyle w:val="Heading2"/>
        <w:spacing w:before="600" w:after="120"/>
      </w:pPr>
      <w:bookmarkStart w:id="71" w:name="_Toc441070935"/>
      <w:r w:rsidRPr="00E74895">
        <w:t>2.2 How to overcome limitations of standard BLE communication?</w:t>
      </w:r>
      <w:bookmarkEnd w:id="71"/>
    </w:p>
    <w:p w14:paraId="489C6930" w14:textId="7086EC6B"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Since BLE is designed for low </w:t>
      </w:r>
      <w:r w:rsidR="00C501F5">
        <w:rPr>
          <w:rFonts w:eastAsia="Times New Roman" w:cs="Times New Roman"/>
          <w:color w:val="252525"/>
          <w:szCs w:val="24"/>
          <w:shd w:val="clear" w:color="auto" w:fill="FFFFFF"/>
        </w:rPr>
        <w:t xml:space="preserve">bandwidth </w:t>
      </w:r>
      <w:r w:rsidRPr="00472E7E">
        <w:rPr>
          <w:rFonts w:eastAsia="Times New Roman" w:cs="Times New Roman"/>
          <w:color w:val="252525"/>
          <w:szCs w:val="24"/>
          <w:shd w:val="clear" w:color="auto" w:fill="FFFFFF"/>
        </w:rPr>
        <w:t xml:space="preserve">data transfer, some limitations need to overcome </w:t>
      </w:r>
      <w:ins w:id="72" w:author="Alex Chen" w:date="2016-05-08T08:54:00Z">
        <w:r w:rsidR="00495B73">
          <w:rPr>
            <w:rFonts w:eastAsia="Times New Roman" w:cs="Times New Roman"/>
            <w:color w:val="252525"/>
            <w:szCs w:val="24"/>
            <w:shd w:val="clear" w:color="auto" w:fill="FFFFFF"/>
          </w:rPr>
          <w:t xml:space="preserve"> in order to merge it </w:t>
        </w:r>
      </w:ins>
      <w:del w:id="73" w:author="Alex Chen" w:date="2016-05-08T08:55:00Z">
        <w:r w:rsidRPr="00472E7E" w:rsidDel="00495B73">
          <w:rPr>
            <w:rFonts w:eastAsia="Times New Roman" w:cs="Times New Roman"/>
            <w:color w:val="252525"/>
            <w:szCs w:val="24"/>
            <w:shd w:val="clear" w:color="auto" w:fill="FFFFFF"/>
          </w:rPr>
          <w:delText>for merging it</w:delText>
        </w:r>
      </w:del>
      <w:r w:rsidRPr="00472E7E">
        <w:rPr>
          <w:rFonts w:eastAsia="Times New Roman" w:cs="Times New Roman"/>
          <w:color w:val="252525"/>
          <w:szCs w:val="24"/>
          <w:shd w:val="clear" w:color="auto" w:fill="FFFFFF"/>
        </w:rPr>
        <w:t xml:space="preserve"> with existing IP-based IoT networks.</w:t>
      </w:r>
    </w:p>
    <w:p w14:paraId="337C2663" w14:textId="77777777" w:rsidR="00472E7E" w:rsidRPr="00177A7C" w:rsidRDefault="00472E7E" w:rsidP="00177A7C">
      <w:pPr>
        <w:pStyle w:val="Heading3"/>
        <w:rPr>
          <w:sz w:val="27"/>
          <w:szCs w:val="27"/>
        </w:rPr>
      </w:pPr>
      <w:bookmarkStart w:id="74" w:name="_Toc441070936"/>
      <w:r w:rsidRPr="00472E7E">
        <w:t>2.2.1 Size limitation of a BLE request</w:t>
      </w:r>
      <w:bookmarkEnd w:id="74"/>
      <w:r w:rsidRPr="00472E7E">
        <w:t xml:space="preserve"> </w:t>
      </w:r>
    </w:p>
    <w:p w14:paraId="3CD97689" w14:textId="3C8E7612"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a standard BLE communication, GATT profile is </w:t>
      </w:r>
      <w:ins w:id="75" w:author="Alex Chen" w:date="2016-05-08T08:58:00Z">
        <w:r w:rsidR="00F710E3">
          <w:rPr>
            <w:rFonts w:eastAsia="Times New Roman" w:cs="Times New Roman"/>
            <w:color w:val="252525"/>
            <w:szCs w:val="24"/>
            <w:shd w:val="clear" w:color="auto" w:fill="FFFFFF"/>
          </w:rPr>
          <w:t xml:space="preserve">a </w:t>
        </w:r>
      </w:ins>
      <w:del w:id="76" w:author="Alex Chen" w:date="2016-05-08T08:58:00Z">
        <w:r w:rsidR="003F02A6" w:rsidDel="00F710E3">
          <w:rPr>
            <w:rFonts w:eastAsia="Times New Roman" w:cs="Times New Roman"/>
            <w:color w:val="252525"/>
            <w:szCs w:val="24"/>
            <w:shd w:val="clear" w:color="auto" w:fill="FFFFFF"/>
          </w:rPr>
          <w:delText xml:space="preserve">the </w:delText>
        </w:r>
      </w:del>
      <w:r w:rsidRPr="00472E7E">
        <w:rPr>
          <w:rFonts w:eastAsia="Times New Roman" w:cs="Times New Roman"/>
          <w:color w:val="252525"/>
          <w:szCs w:val="24"/>
          <w:shd w:val="clear" w:color="auto" w:fill="FFFFFF"/>
        </w:rPr>
        <w:t>must, in which the payload of a characteristic is limited. According</w:t>
      </w:r>
      <w:r w:rsidR="004A0EA4">
        <w:rPr>
          <w:rFonts w:eastAsia="Times New Roman" w:cs="Times New Roman"/>
          <w:color w:val="252525"/>
          <w:szCs w:val="24"/>
          <w:shd w:val="clear" w:color="auto" w:fill="FFFFFF"/>
        </w:rPr>
        <w:t xml:space="preserve"> to Bluetooth4.0 specification</w:t>
      </w:r>
      <w:r w:rsidR="000E2C1E">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Content>
          <w:r w:rsidR="001B705C">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1B705C">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(SIG, 2010)</w:t>
          </w:r>
          <w:r w:rsidR="001B705C">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(maximum transmission unit) of 48 octets over the ACL-U logical link and 23 octe</w:t>
      </w:r>
      <w:r w:rsidR="009B3F8B">
        <w:rPr>
          <w:rFonts w:eastAsia="Times New Roman" w:cs="Times New Roman"/>
          <w:color w:val="252525"/>
          <w:szCs w:val="24"/>
          <w:shd w:val="clear" w:color="auto" w:fill="FFFFFF"/>
        </w:rPr>
        <w:t>ts over the LE-U logical link".</w:t>
      </w:r>
      <w:r w:rsidR="00B97D32">
        <w:rPr>
          <w:rFonts w:eastAsia="Times New Roman" w:cs="Times New Roman"/>
          <w:color w:val="252525"/>
          <w:szCs w:val="24"/>
          <w:shd w:val="clear" w:color="auto" w:fill="FFFFFF"/>
        </w:rPr>
        <w:t xml:space="preserve"> </w:t>
      </w:r>
      <w:r w:rsidR="009B3F8B">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ccording to </w:t>
      </w:r>
      <w:r w:rsidR="00774FED">
        <w:rPr>
          <w:rFonts w:eastAsia="Times New Roman" w:cs="Times New Roman"/>
          <w:color w:val="252525"/>
          <w:szCs w:val="24"/>
          <w:shd w:val="clear" w:color="auto" w:fill="FFFFFF"/>
        </w:rPr>
        <w:t xml:space="preserve">my </w:t>
      </w:r>
      <w:r w:rsidRPr="00472E7E">
        <w:rPr>
          <w:rFonts w:eastAsia="Times New Roman" w:cs="Times New Roman"/>
          <w:color w:val="252525"/>
          <w:szCs w:val="24"/>
          <w:shd w:val="clear" w:color="auto" w:fill="FFFFFF"/>
        </w:rPr>
        <w:t xml:space="preserve">experiment, the </w:t>
      </w:r>
      <w:r w:rsidR="00665256">
        <w:rPr>
          <w:rFonts w:eastAsia="Times New Roman" w:cs="Times New Roman"/>
          <w:color w:val="252525"/>
          <w:szCs w:val="24"/>
          <w:shd w:val="clear" w:color="auto" w:fill="FFFFFF"/>
        </w:rPr>
        <w:t>available payload size</w:t>
      </w:r>
      <w:r w:rsidRPr="00472E7E">
        <w:rPr>
          <w:rFonts w:eastAsia="Times New Roman" w:cs="Times New Roman"/>
          <w:color w:val="252525"/>
          <w:szCs w:val="24"/>
          <w:shd w:val="clear" w:color="auto" w:fill="FFFFFF"/>
        </w:rPr>
        <w:t xml:space="preserve"> of a characteristic is 20 bytes. However, in IoT, one packet can easily extend 20 bytes. Therefore, the architecture should be able to cut long byte array messages into short sub packages and assemble </w:t>
      </w:r>
      <w:del w:id="77" w:author="Alex Chen" w:date="2016-05-08T09:11:00Z">
        <w:r w:rsidRPr="00472E7E" w:rsidDel="00F3101B">
          <w:rPr>
            <w:rFonts w:eastAsia="Times New Roman" w:cs="Times New Roman"/>
            <w:color w:val="252525"/>
            <w:szCs w:val="24"/>
            <w:shd w:val="clear" w:color="auto" w:fill="FFFFFF"/>
          </w:rPr>
          <w:delText xml:space="preserve">it </w:delText>
        </w:r>
      </w:del>
      <w:ins w:id="78" w:author="Alex Chen" w:date="2016-05-08T09:11:00Z">
        <w:r w:rsidR="00F3101B">
          <w:rPr>
            <w:rFonts w:eastAsia="Times New Roman" w:cs="Times New Roman"/>
            <w:color w:val="252525"/>
            <w:szCs w:val="24"/>
            <w:shd w:val="clear" w:color="auto" w:fill="FFFFFF"/>
          </w:rPr>
          <w:t>them</w:t>
        </w:r>
        <w:r w:rsidR="00F3101B" w:rsidRPr="00472E7E">
          <w:rPr>
            <w:rFonts w:eastAsia="Times New Roman" w:cs="Times New Roman"/>
            <w:color w:val="252525"/>
            <w:szCs w:val="24"/>
            <w:shd w:val="clear" w:color="auto" w:fill="FFFFFF"/>
          </w:rPr>
          <w:t xml:space="preserve"> </w:t>
        </w:r>
      </w:ins>
      <w:r w:rsidRPr="00472E7E">
        <w:rPr>
          <w:rFonts w:eastAsia="Times New Roman" w:cs="Times New Roman"/>
          <w:color w:val="252525"/>
          <w:szCs w:val="24"/>
          <w:shd w:val="clear" w:color="auto" w:fill="FFFFFF"/>
        </w:rPr>
        <w:t>at remote side.</w:t>
      </w:r>
      <w:r w:rsidR="006C5F51">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We need a simple protocol, as well as relevant pack and unpack mechanism to solve this problem,</w:t>
      </w:r>
    </w:p>
    <w:p w14:paraId="7DA5460D" w14:textId="77777777" w:rsidR="00472E7E" w:rsidRPr="00177A7C" w:rsidRDefault="00472E7E" w:rsidP="00177A7C">
      <w:pPr>
        <w:spacing w:before="260" w:after="260" w:line="360" w:lineRule="auto"/>
        <w:jc w:val="both"/>
        <w:outlineLvl w:val="2"/>
        <w:rPr>
          <w:rFonts w:eastAsia="Times New Roman" w:cs="Times New Roman"/>
          <w:b/>
          <w:bCs/>
          <w:sz w:val="27"/>
          <w:szCs w:val="27"/>
        </w:rPr>
      </w:pPr>
      <w:bookmarkStart w:id="79" w:name="_Toc441070937"/>
      <w:r w:rsidRPr="00472E7E">
        <w:rPr>
          <w:rFonts w:eastAsia="Times New Roman" w:cs="Times New Roman"/>
          <w:b/>
          <w:bCs/>
          <w:color w:val="252525"/>
          <w:szCs w:val="24"/>
          <w:shd w:val="clear" w:color="auto" w:fill="FFFFFF"/>
        </w:rPr>
        <w:t>2.2.2 Chaos server-side callback</w:t>
      </w:r>
      <w:bookmarkEnd w:id="79"/>
      <w:r w:rsidRPr="00472E7E">
        <w:rPr>
          <w:rFonts w:eastAsia="Times New Roman" w:cs="Times New Roman"/>
          <w:b/>
          <w:bCs/>
          <w:color w:val="252525"/>
          <w:szCs w:val="24"/>
          <w:shd w:val="clear" w:color="auto" w:fill="FFFFFF"/>
        </w:rPr>
        <w:t xml:space="preserve">  </w:t>
      </w:r>
    </w:p>
    <w:p w14:paraId="487D4A39" w14:textId="1CC20952"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BLE, a server may </w:t>
      </w:r>
      <w:ins w:id="80" w:author="Alex Chen" w:date="2016-05-08T09:20:00Z">
        <w:r w:rsidR="00530137">
          <w:rPr>
            <w:rFonts w:eastAsia="Times New Roman" w:cs="Times New Roman"/>
            <w:color w:val="252525"/>
            <w:szCs w:val="24"/>
            <w:shd w:val="clear" w:color="auto" w:fill="FFFFFF"/>
          </w:rPr>
          <w:t xml:space="preserve">server </w:t>
        </w:r>
      </w:ins>
      <w:del w:id="81" w:author="Alex Chen" w:date="2016-05-08T09:20:00Z">
        <w:r w:rsidRPr="00472E7E" w:rsidDel="00530137">
          <w:rPr>
            <w:rFonts w:eastAsia="Times New Roman" w:cs="Times New Roman"/>
            <w:color w:val="252525"/>
            <w:szCs w:val="24"/>
            <w:shd w:val="clear" w:color="auto" w:fill="FFFFFF"/>
          </w:rPr>
          <w:delText xml:space="preserve">communicate with </w:delText>
        </w:r>
      </w:del>
      <w:r w:rsidRPr="00472E7E">
        <w:rPr>
          <w:rFonts w:eastAsia="Times New Roman" w:cs="Times New Roman"/>
          <w:color w:val="252525"/>
          <w:szCs w:val="24"/>
          <w:shd w:val="clear" w:color="auto" w:fill="FFFFFF"/>
        </w:rPr>
        <w:t xml:space="preserve">multiple clients. Unlike classic Bluetooth where each connected client can create its </w:t>
      </w:r>
      <w:ins w:id="82" w:author="Alex Chen" w:date="2016-05-08T09:20:00Z">
        <w:r w:rsidR="00530137">
          <w:rPr>
            <w:rFonts w:eastAsia="Times New Roman" w:cs="Times New Roman"/>
            <w:color w:val="252525"/>
            <w:szCs w:val="24"/>
            <w:shd w:val="clear" w:color="auto" w:fill="FFFFFF"/>
          </w:rPr>
          <w:t xml:space="preserve">own </w:t>
        </w:r>
      </w:ins>
      <w:r w:rsidRPr="00472E7E">
        <w:rPr>
          <w:rFonts w:eastAsia="Times New Roman" w:cs="Times New Roman"/>
          <w:color w:val="252525"/>
          <w:szCs w:val="24"/>
          <w:shd w:val="clear" w:color="auto" w:fill="FFFFFF"/>
        </w:rPr>
        <w:t>socket to maintain communication</w:t>
      </w:r>
      <w:ins w:id="83" w:author="Alex Chen" w:date="2016-05-08T09:20:00Z">
        <w:r w:rsidR="00530137">
          <w:rPr>
            <w:rFonts w:eastAsia="Times New Roman" w:cs="Times New Roman"/>
            <w:color w:val="252525"/>
            <w:szCs w:val="24"/>
            <w:shd w:val="clear" w:color="auto" w:fill="FFFFFF"/>
          </w:rPr>
          <w:t xml:space="preserve"> with the server</w:t>
        </w:r>
      </w:ins>
      <w:r w:rsidRPr="00472E7E">
        <w:rPr>
          <w:rFonts w:eastAsia="Times New Roman" w:cs="Times New Roman"/>
          <w:color w:val="252525"/>
          <w:szCs w:val="24"/>
          <w:shd w:val="clear" w:color="auto" w:fill="FFFFFF"/>
        </w:rPr>
        <w:t>,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14:paraId="09953CF5" w14:textId="77777777" w:rsidR="00472E7E" w:rsidRPr="00177A7C" w:rsidRDefault="00472E7E" w:rsidP="00177A7C">
      <w:pPr>
        <w:pStyle w:val="Heading2"/>
        <w:rPr>
          <w:sz w:val="27"/>
          <w:szCs w:val="27"/>
        </w:rPr>
      </w:pPr>
      <w:bookmarkStart w:id="84" w:name="_Toc441070938"/>
      <w:r w:rsidRPr="00472E7E">
        <w:t xml:space="preserve">2.3 </w:t>
      </w:r>
      <w:r w:rsidR="00FC54C5" w:rsidRPr="00472E7E">
        <w:t xml:space="preserve">How to </w:t>
      </w:r>
      <w:r w:rsidR="00FC54C5">
        <w:t>s</w:t>
      </w:r>
      <w:r w:rsidR="00FC54C5" w:rsidRPr="00472E7E">
        <w:t>erve multiple applications</w:t>
      </w:r>
      <w:r w:rsidR="00FC54C5">
        <w:t xml:space="preserve"> as a background service</w:t>
      </w:r>
      <w:r w:rsidRPr="00472E7E">
        <w:t>?</w:t>
      </w:r>
      <w:bookmarkEnd w:id="84"/>
    </w:p>
    <w:p w14:paraId="3D504B1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14:paraId="4C5D5ACA" w14:textId="77777777" w:rsidR="00472E7E" w:rsidRPr="00177A7C" w:rsidRDefault="00472E7E" w:rsidP="00177A7C">
      <w:pPr>
        <w:spacing w:before="260" w:after="260" w:line="360" w:lineRule="auto"/>
        <w:jc w:val="center"/>
        <w:outlineLvl w:val="1"/>
        <w:rPr>
          <w:rFonts w:eastAsia="Times New Roman" w:cs="Times New Roman"/>
          <w:b/>
          <w:bCs/>
          <w:sz w:val="36"/>
          <w:szCs w:val="36"/>
        </w:rPr>
      </w:pPr>
      <w:bookmarkStart w:id="85" w:name="_Toc441070939"/>
      <w:r w:rsidRPr="00472E7E">
        <w:rPr>
          <w:rFonts w:eastAsia="Times New Roman" w:cs="Times New Roman"/>
          <w:b/>
          <w:bCs/>
          <w:color w:val="252525"/>
          <w:szCs w:val="24"/>
          <w:shd w:val="clear" w:color="auto" w:fill="FFFFFF"/>
        </w:rPr>
        <w:t xml:space="preserve">2.4 </w:t>
      </w:r>
      <w:bookmarkEnd w:id="85"/>
      <w:r w:rsidR="007039DB" w:rsidRPr="007039DB">
        <w:rPr>
          <w:rFonts w:eastAsia="Times New Roman" w:cs="Times New Roman"/>
          <w:b/>
          <w:bCs/>
          <w:color w:val="252525"/>
          <w:szCs w:val="24"/>
          <w:shd w:val="clear" w:color="auto" w:fill="FFFFFF"/>
        </w:rPr>
        <w:t xml:space="preserve">How to provide common interface to support </w:t>
      </w:r>
      <w:r w:rsidR="00196710" w:rsidRPr="00196710">
        <w:rPr>
          <w:rFonts w:eastAsia="Times New Roman" w:cs="Times New Roman"/>
          <w:b/>
          <w:bCs/>
          <w:color w:val="252525"/>
          <w:szCs w:val="24"/>
          <w:shd w:val="clear" w:color="auto" w:fill="FFFFFF"/>
        </w:rPr>
        <w:t xml:space="preserve">different </w:t>
      </w:r>
      <w:r w:rsidR="007039DB" w:rsidRPr="007039DB">
        <w:rPr>
          <w:rFonts w:eastAsia="Times New Roman" w:cs="Times New Roman"/>
          <w:b/>
          <w:bCs/>
          <w:color w:val="252525"/>
          <w:szCs w:val="24"/>
          <w:shd w:val="clear" w:color="auto" w:fill="FFFFFF"/>
        </w:rPr>
        <w:t>technologies</w:t>
      </w:r>
      <w:r w:rsidR="007039DB">
        <w:rPr>
          <w:rFonts w:eastAsia="Times New Roman" w:cs="Times New Roman"/>
          <w:b/>
          <w:bCs/>
          <w:color w:val="252525"/>
          <w:szCs w:val="24"/>
          <w:shd w:val="clear" w:color="auto" w:fill="FFFFFF"/>
        </w:rPr>
        <w:t>?</w:t>
      </w:r>
    </w:p>
    <w:p w14:paraId="3470E262" w14:textId="77777777" w:rsidR="000739F3" w:rsidRPr="00290F9A" w:rsidRDefault="00472E7E" w:rsidP="00290F9A">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Beside BLE, </w:t>
      </w:r>
      <w:del w:id="86" w:author="Alex Chen" w:date="2016-05-08T09:23:00Z">
        <w:r w:rsidRPr="00472E7E" w:rsidDel="00530137">
          <w:rPr>
            <w:rFonts w:eastAsia="Times New Roman" w:cs="Times New Roman"/>
            <w:color w:val="252525"/>
            <w:szCs w:val="24"/>
            <w:shd w:val="clear" w:color="auto" w:fill="FFFFFF"/>
          </w:rPr>
          <w:delText xml:space="preserve">there are </w:delText>
        </w:r>
      </w:del>
      <w:r w:rsidRPr="00472E7E">
        <w:rPr>
          <w:rFonts w:eastAsia="Times New Roman" w:cs="Times New Roman"/>
          <w:color w:val="252525"/>
          <w:szCs w:val="24"/>
          <w:shd w:val="clear" w:color="auto" w:fill="FFFFFF"/>
        </w:rPr>
        <w:t xml:space="preserve">other Non-IP based wireless communication </w:t>
      </w:r>
      <w:r w:rsidR="00F1638B">
        <w:rPr>
          <w:rFonts w:eastAsia="Times New Roman" w:cs="Times New Roman"/>
          <w:color w:val="252525"/>
          <w:szCs w:val="24"/>
          <w:shd w:val="clear" w:color="auto" w:fill="FFFFFF"/>
        </w:rPr>
        <w:t>technologies</w:t>
      </w:r>
      <w:r w:rsidRPr="00472E7E">
        <w:rPr>
          <w:rFonts w:eastAsia="Times New Roman" w:cs="Times New Roman"/>
          <w:color w:val="252525"/>
          <w:szCs w:val="24"/>
          <w:shd w:val="clear" w:color="auto" w:fill="FFFFFF"/>
        </w:rPr>
        <w:t xml:space="preserve"> have the </w:t>
      </w:r>
      <w:r w:rsidR="00F1638B">
        <w:rPr>
          <w:rFonts w:eastAsia="Times New Roman" w:cs="Times New Roman"/>
          <w:color w:val="252525"/>
          <w:szCs w:val="24"/>
          <w:shd w:val="clear" w:color="auto" w:fill="FFFFFF"/>
        </w:rPr>
        <w:t xml:space="preserve">same </w:t>
      </w:r>
      <w:r w:rsidRPr="00472E7E">
        <w:rPr>
          <w:rFonts w:eastAsia="Times New Roman" w:cs="Times New Roman"/>
          <w:color w:val="252525"/>
          <w:szCs w:val="24"/>
          <w:shd w:val="clear" w:color="auto" w:fill="FFFFFF"/>
        </w:rPr>
        <w:t xml:space="preserve">requirement to take advantages </w:t>
      </w:r>
      <w:r w:rsidR="00F1638B">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w:t>
      </w:r>
      <w:r w:rsidR="00F1638B">
        <w:rPr>
          <w:rFonts w:eastAsia="Times New Roman" w:cs="Times New Roman"/>
          <w:color w:val="252525"/>
          <w:szCs w:val="24"/>
          <w:shd w:val="clear" w:color="auto" w:fill="FFFFFF"/>
        </w:rPr>
        <w:t>W</w:t>
      </w:r>
      <w:r w:rsidRPr="00472E7E">
        <w:rPr>
          <w:rFonts w:eastAsia="Times New Roman" w:cs="Times New Roman"/>
          <w:color w:val="252525"/>
          <w:szCs w:val="24"/>
          <w:shd w:val="clear" w:color="auto" w:fill="FFFFFF"/>
        </w:rPr>
        <w:t xml:space="preserve">e can </w:t>
      </w:r>
      <w:r w:rsidR="00F1638B">
        <w:rPr>
          <w:rFonts w:eastAsia="Times New Roman" w:cs="Times New Roman"/>
          <w:color w:val="252525"/>
          <w:szCs w:val="24"/>
          <w:shd w:val="clear" w:color="auto" w:fill="FFFFFF"/>
        </w:rPr>
        <w:t xml:space="preserve">support those technologies by proposing </w:t>
      </w:r>
      <w:r w:rsidR="00D43A04">
        <w:rPr>
          <w:rFonts w:eastAsia="Times New Roman" w:cs="Times New Roman"/>
          <w:color w:val="252525"/>
          <w:szCs w:val="24"/>
          <w:shd w:val="clear" w:color="auto" w:fill="FFFFFF"/>
        </w:rPr>
        <w:t>an</w:t>
      </w:r>
      <w:r w:rsidR="00F1638B">
        <w:rPr>
          <w:rFonts w:eastAsia="Times New Roman" w:cs="Times New Roman"/>
          <w:color w:val="252525"/>
          <w:szCs w:val="24"/>
          <w:shd w:val="clear" w:color="auto" w:fill="FFFFFF"/>
        </w:rPr>
        <w:t xml:space="preserve"> </w:t>
      </w:r>
      <w:r w:rsidR="009D5D42">
        <w:rPr>
          <w:rFonts w:eastAsia="Times New Roman" w:cs="Times New Roman"/>
          <w:color w:val="252525"/>
          <w:szCs w:val="24"/>
          <w:shd w:val="clear" w:color="auto" w:fill="FFFFFF"/>
        </w:rPr>
        <w:t>abstract interface</w:t>
      </w:r>
      <w:r w:rsidR="00F1638B">
        <w:rPr>
          <w:rFonts w:eastAsia="Times New Roman" w:cs="Times New Roman"/>
          <w:color w:val="252525"/>
          <w:szCs w:val="24"/>
          <w:shd w:val="clear" w:color="auto" w:fill="FFFFFF"/>
        </w:rPr>
        <w:t>.</w:t>
      </w:r>
    </w:p>
    <w:p w14:paraId="69A98BC3" w14:textId="77777777" w:rsidR="00243740" w:rsidRPr="00243740" w:rsidRDefault="00243740" w:rsidP="00243740">
      <w:pPr>
        <w:pStyle w:val="Caption"/>
      </w:pPr>
    </w:p>
    <w:p w14:paraId="2863A097" w14:textId="77777777" w:rsidR="000739F3" w:rsidRPr="000739F3" w:rsidRDefault="000739F3" w:rsidP="000739F3">
      <w:pPr>
        <w:pStyle w:val="Caption"/>
      </w:pPr>
    </w:p>
    <w:p w14:paraId="11149826" w14:textId="77777777" w:rsidR="00472E7E" w:rsidRPr="00177A7C" w:rsidRDefault="00472E7E" w:rsidP="00177A7C">
      <w:pPr>
        <w:spacing w:before="260" w:after="260" w:line="360" w:lineRule="auto"/>
        <w:jc w:val="center"/>
        <w:outlineLvl w:val="1"/>
        <w:rPr>
          <w:rFonts w:eastAsia="Times New Roman" w:cs="Times New Roman"/>
          <w:b/>
          <w:bCs/>
          <w:sz w:val="36"/>
          <w:szCs w:val="36"/>
        </w:rPr>
      </w:pPr>
      <w:bookmarkStart w:id="87" w:name="_Toc441070940"/>
      <w:r w:rsidRPr="00472E7E">
        <w:rPr>
          <w:rFonts w:eastAsia="Times New Roman" w:cs="Times New Roman"/>
          <w:b/>
          <w:bCs/>
          <w:color w:val="252525"/>
          <w:szCs w:val="24"/>
          <w:shd w:val="clear" w:color="auto" w:fill="FFFFFF"/>
        </w:rPr>
        <w:t>2.5 Research Goal</w:t>
      </w:r>
      <w:bookmarkEnd w:id="87"/>
    </w:p>
    <w:p w14:paraId="5E1DB4BB"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The goal of the research is to propose an architecture to accelerate the merging of WPAN technologies into IoT.</w:t>
      </w:r>
    </w:p>
    <w:p w14:paraId="34AB5C5A" w14:textId="695C49DE" w:rsidR="00AC38BC" w:rsidRPr="00AC38BC" w:rsidRDefault="00AC38BC" w:rsidP="00AC38BC">
      <w:pPr>
        <w:spacing w:after="0" w:line="360" w:lineRule="auto"/>
        <w:rPr>
          <w:rFonts w:eastAsia="Times New Roman" w:cs="Times New Roman"/>
          <w:color w:val="252525"/>
          <w:szCs w:val="24"/>
          <w:shd w:val="clear" w:color="auto" w:fill="FFFFFF"/>
        </w:rPr>
      </w:pPr>
      <w:del w:id="88" w:author="Alex Chen" w:date="2016-05-08T09:25:00Z">
        <w:r w:rsidRPr="00AC38BC" w:rsidDel="002975A1">
          <w:rPr>
            <w:rFonts w:eastAsia="Times New Roman" w:cs="Times New Roman"/>
            <w:color w:val="252525"/>
            <w:szCs w:val="24"/>
            <w:shd w:val="clear" w:color="auto" w:fill="FFFFFF"/>
          </w:rPr>
          <w:delText>The main goal consists of</w:delText>
        </w:r>
      </w:del>
      <w:ins w:id="89" w:author="Alex Chen" w:date="2016-05-08T09:25:00Z">
        <w:r w:rsidR="002975A1">
          <w:rPr>
            <w:rFonts w:eastAsia="Times New Roman" w:cs="Times New Roman"/>
            <w:color w:val="252525"/>
            <w:szCs w:val="24"/>
            <w:shd w:val="clear" w:color="auto" w:fill="FFFFFF"/>
          </w:rPr>
          <w:t>It is composed of</w:t>
        </w:r>
      </w:ins>
      <w:r w:rsidRPr="00AC38BC">
        <w:rPr>
          <w:rFonts w:eastAsia="Times New Roman" w:cs="Times New Roman"/>
          <w:color w:val="252525"/>
          <w:szCs w:val="24"/>
          <w:shd w:val="clear" w:color="auto" w:fill="FFFFFF"/>
        </w:rPr>
        <w:t xml:space="preserve"> </w:t>
      </w:r>
      <w:ins w:id="90" w:author="Alex Chen" w:date="2016-05-08T09:24:00Z">
        <w:r w:rsidR="002975A1">
          <w:rPr>
            <w:rFonts w:eastAsia="Times New Roman" w:cs="Times New Roman"/>
            <w:color w:val="252525"/>
            <w:szCs w:val="24"/>
            <w:shd w:val="clear" w:color="auto" w:fill="FFFFFF"/>
          </w:rPr>
          <w:t xml:space="preserve">the </w:t>
        </w:r>
      </w:ins>
      <w:r w:rsidRPr="00AC38BC">
        <w:rPr>
          <w:rFonts w:eastAsia="Times New Roman" w:cs="Times New Roman"/>
          <w:color w:val="252525"/>
          <w:szCs w:val="24"/>
          <w:shd w:val="clear" w:color="auto" w:fill="FFFFFF"/>
        </w:rPr>
        <w:t>following three sub-goals.</w:t>
      </w:r>
    </w:p>
    <w:p w14:paraId="2D02AA2F"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1. Propose a solution for identifying Non-IP based devices.</w:t>
      </w:r>
    </w:p>
    <w:p w14:paraId="5A479D79"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2. Put forward a protocol and an architecture to support CoAP communication in BLE.</w:t>
      </w:r>
    </w:p>
    <w:p w14:paraId="087100FA"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3. Design the architecture to support multiple apps as a background service.</w:t>
      </w:r>
    </w:p>
    <w:p w14:paraId="723F3E60" w14:textId="77777777" w:rsidR="00472E7E"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 xml:space="preserve">Goal 4. Provide abstract interface to </w:t>
      </w:r>
      <w:r>
        <w:rPr>
          <w:rFonts w:eastAsia="Times New Roman" w:cs="Times New Roman"/>
          <w:color w:val="252525"/>
          <w:szCs w:val="24"/>
          <w:shd w:val="clear" w:color="auto" w:fill="FFFFFF"/>
        </w:rPr>
        <w:t>support other WPAN technologies</w:t>
      </w:r>
      <w:r w:rsidR="00431FEC">
        <w:rPr>
          <w:rFonts w:eastAsia="Times New Roman" w:cs="Times New Roman"/>
          <w:color w:val="252525"/>
          <w:szCs w:val="24"/>
          <w:shd w:val="clear" w:color="auto" w:fill="FFFFFF"/>
        </w:rPr>
        <w:t>.</w:t>
      </w:r>
    </w:p>
    <w:p w14:paraId="7F48D49E" w14:textId="77777777" w:rsidR="00980756" w:rsidRDefault="00980756" w:rsidP="00980756">
      <w:pPr>
        <w:pStyle w:val="Caption"/>
      </w:pPr>
    </w:p>
    <w:p w14:paraId="2811B965" w14:textId="77777777" w:rsidR="00980756" w:rsidRDefault="00980756" w:rsidP="00980756"/>
    <w:p w14:paraId="4B02253E" w14:textId="77777777" w:rsidR="00980756" w:rsidRDefault="00980756" w:rsidP="00980756">
      <w:pPr>
        <w:pStyle w:val="Caption"/>
      </w:pPr>
    </w:p>
    <w:p w14:paraId="2C5B954A" w14:textId="77777777" w:rsidR="00980756" w:rsidRDefault="00980756" w:rsidP="00980756"/>
    <w:p w14:paraId="507B0296" w14:textId="77777777" w:rsidR="000739F3" w:rsidRDefault="000739F3" w:rsidP="000739F3">
      <w:pPr>
        <w:pStyle w:val="Caption"/>
      </w:pPr>
    </w:p>
    <w:p w14:paraId="1A1F1201" w14:textId="77777777" w:rsidR="000739F3" w:rsidRDefault="000739F3" w:rsidP="000739F3"/>
    <w:p w14:paraId="35027E37" w14:textId="77777777" w:rsidR="000739F3" w:rsidRDefault="000739F3" w:rsidP="000739F3">
      <w:pPr>
        <w:pStyle w:val="Caption"/>
      </w:pPr>
    </w:p>
    <w:p w14:paraId="3BB0D341" w14:textId="77777777" w:rsidR="000739F3" w:rsidRDefault="000739F3" w:rsidP="000739F3"/>
    <w:p w14:paraId="09A54533" w14:textId="77777777" w:rsidR="000739F3" w:rsidRDefault="000739F3" w:rsidP="000739F3">
      <w:pPr>
        <w:pStyle w:val="Caption"/>
      </w:pPr>
    </w:p>
    <w:p w14:paraId="245C6E2D" w14:textId="77777777" w:rsidR="000739F3" w:rsidRDefault="000739F3" w:rsidP="000739F3"/>
    <w:p w14:paraId="08FB741E" w14:textId="77777777" w:rsidR="000739F3" w:rsidRDefault="000739F3" w:rsidP="000739F3">
      <w:pPr>
        <w:pStyle w:val="Caption"/>
      </w:pPr>
    </w:p>
    <w:p w14:paraId="31A2461E" w14:textId="77777777" w:rsidR="000739F3" w:rsidRDefault="000739F3" w:rsidP="000739F3"/>
    <w:p w14:paraId="3968AE9C" w14:textId="77777777" w:rsidR="000739F3" w:rsidRDefault="000739F3" w:rsidP="000739F3">
      <w:pPr>
        <w:pStyle w:val="Caption"/>
      </w:pPr>
    </w:p>
    <w:p w14:paraId="7FFF7BF9" w14:textId="77777777" w:rsidR="000739F3" w:rsidRDefault="000739F3" w:rsidP="000739F3"/>
    <w:p w14:paraId="0743EF7B" w14:textId="77777777" w:rsidR="000739F3" w:rsidRDefault="000739F3" w:rsidP="000739F3">
      <w:pPr>
        <w:pStyle w:val="Caption"/>
      </w:pPr>
    </w:p>
    <w:p w14:paraId="5446E413" w14:textId="77777777" w:rsidR="000739F3" w:rsidRPr="000739F3" w:rsidRDefault="000739F3" w:rsidP="000739F3"/>
    <w:p w14:paraId="3EA8950E" w14:textId="77777777" w:rsidR="00CD0897" w:rsidRPr="00472E7E" w:rsidRDefault="00CD0897" w:rsidP="00C57EB0">
      <w:pPr>
        <w:spacing w:after="0" w:line="360" w:lineRule="auto"/>
        <w:rPr>
          <w:rFonts w:eastAsia="Times New Roman" w:cs="Times New Roman"/>
          <w:szCs w:val="24"/>
        </w:rPr>
      </w:pPr>
    </w:p>
    <w:p w14:paraId="646AFFFE" w14:textId="77777777" w:rsidR="00472E7E" w:rsidRPr="00472E7E" w:rsidRDefault="00472E7E" w:rsidP="00DB4A40">
      <w:pPr>
        <w:pStyle w:val="Heading1"/>
      </w:pPr>
      <w:bookmarkStart w:id="91" w:name="_Toc441070941"/>
      <w:r w:rsidRPr="00472E7E">
        <w:lastRenderedPageBreak/>
        <w:t>CHAPTER 3</w:t>
      </w:r>
      <w:r>
        <w:t xml:space="preserve"> </w:t>
      </w:r>
      <w:r w:rsidRPr="00472E7E">
        <w:t>LITERATURE REVIEW</w:t>
      </w:r>
      <w:bookmarkEnd w:id="91"/>
    </w:p>
    <w:p w14:paraId="77EB9F2B" w14:textId="77777777" w:rsidR="00472E7E" w:rsidRPr="00472E7E" w:rsidRDefault="00DB4A40" w:rsidP="00177A7C">
      <w:pPr>
        <w:pStyle w:val="Heading2"/>
      </w:pPr>
      <w:bookmarkStart w:id="92" w:name="_Toc441070943"/>
      <w:r>
        <w:t>3.1</w:t>
      </w:r>
      <w:r w:rsidR="00472E7E" w:rsidRPr="00472E7E">
        <w:t xml:space="preserve"> IoT</w:t>
      </w:r>
      <w:bookmarkEnd w:id="92"/>
    </w:p>
    <w:p w14:paraId="2546240B" w14:textId="3D4EA1AC" w:rsidR="001A4A03" w:rsidRDefault="00D56F39" w:rsidP="00C57EB0">
      <w:pPr>
        <w:spacing w:after="0" w:line="360" w:lineRule="auto"/>
        <w:rPr>
          <w:rFonts w:eastAsia="Times New Roman" w:cs="Times New Roman"/>
          <w:color w:val="252525"/>
          <w:szCs w:val="24"/>
          <w:shd w:val="clear" w:color="auto" w:fill="FFFFFF"/>
        </w:rPr>
      </w:pPr>
      <w:r w:rsidRPr="00D56F39">
        <w:rPr>
          <w:rFonts w:eastAsia="Times New Roman" w:cs="Times New Roman"/>
          <w:color w:val="252525"/>
          <w:szCs w:val="24"/>
          <w:shd w:val="clear" w:color="auto" w:fill="FFFFFF"/>
        </w:rPr>
        <w:t>In recent years a new concept named "IoT" is popular. IoT is a concept of mak</w:t>
      </w:r>
      <w:ins w:id="93" w:author="Alex Chen" w:date="2016-05-08T09:27:00Z">
        <w:r w:rsidR="00F57040">
          <w:rPr>
            <w:rFonts w:eastAsia="Times New Roman" w:cs="Times New Roman"/>
            <w:color w:val="252525"/>
            <w:szCs w:val="24"/>
            <w:shd w:val="clear" w:color="auto" w:fill="FFFFFF"/>
          </w:rPr>
          <w:t>ing</w:t>
        </w:r>
      </w:ins>
      <w:del w:id="94" w:author="Alex Chen" w:date="2016-05-08T09:27:00Z">
        <w:r w:rsidRPr="00D56F39" w:rsidDel="00F57040">
          <w:rPr>
            <w:rFonts w:eastAsia="Times New Roman" w:cs="Times New Roman"/>
            <w:color w:val="252525"/>
            <w:szCs w:val="24"/>
            <w:shd w:val="clear" w:color="auto" w:fill="FFFFFF"/>
          </w:rPr>
          <w:delText>e</w:delText>
        </w:r>
      </w:del>
      <w:r w:rsidRPr="00D56F39">
        <w:rPr>
          <w:rFonts w:eastAsia="Times New Roman" w:cs="Times New Roman"/>
          <w:color w:val="252525"/>
          <w:szCs w:val="24"/>
          <w:shd w:val="clear" w:color="auto" w:fill="FFFFFF"/>
        </w:rPr>
        <w:t xml:space="preserve"> real world things become available through The Internet. It is happening and will fundamentally change our world. A background of this technological trend is the increasing number of smart devices. According to an analysis of IoT </w:t>
      </w:r>
      <w:r w:rsidR="00DB0D48">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Content>
          <w:r w:rsidR="00DB0D48">
            <w:rPr>
              <w:rFonts w:eastAsia="Times New Roman" w:cs="Times New Roman"/>
              <w:color w:val="252525"/>
              <w:szCs w:val="24"/>
              <w:shd w:val="clear" w:color="auto" w:fill="FFFFFF"/>
            </w:rPr>
            <w:fldChar w:fldCharType="begin"/>
          </w:r>
          <w:r w:rsidR="00DB0D48">
            <w:rPr>
              <w:rFonts w:eastAsia="Times New Roman" w:cs="Times New Roman"/>
              <w:color w:val="252525"/>
              <w:szCs w:val="24"/>
              <w:shd w:val="clear" w:color="auto" w:fill="FFFFFF"/>
            </w:rPr>
            <w:instrText xml:space="preserve"> CITATION 3 \l 4105 </w:instrText>
          </w:r>
          <w:r w:rsidR="00DB0D48">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(Evans, 2011)</w:t>
          </w:r>
          <w:r w:rsidR="00DB0D48">
            <w:rPr>
              <w:rFonts w:eastAsia="Times New Roman" w:cs="Times New Roman"/>
              <w:color w:val="252525"/>
              <w:szCs w:val="24"/>
              <w:shd w:val="clear" w:color="auto" w:fill="FFFFFF"/>
            </w:rPr>
            <w:fldChar w:fldCharType="end"/>
          </w:r>
        </w:sdtContent>
      </w:sdt>
      <w:r w:rsidRPr="00D56F39">
        <w:rPr>
          <w:rFonts w:eastAsia="Times New Roman" w:cs="Times New Roman"/>
          <w:color w:val="252525"/>
          <w:szCs w:val="24"/>
          <w:shd w:val="clear" w:color="auto" w:fill="FFFFFF"/>
        </w:rPr>
        <w:t xml:space="preserve">, by 2010, the number of connected devices has exceeded the population of </w:t>
      </w:r>
      <w:del w:id="95" w:author="Alex Chen" w:date="2016-05-08T09:28:00Z">
        <w:r w:rsidRPr="00D56F39" w:rsidDel="00F57040">
          <w:rPr>
            <w:rFonts w:eastAsia="Times New Roman" w:cs="Times New Roman"/>
            <w:color w:val="252525"/>
            <w:szCs w:val="24"/>
            <w:shd w:val="clear" w:color="auto" w:fill="FFFFFF"/>
          </w:rPr>
          <w:delText xml:space="preserve">a </w:delText>
        </w:r>
      </w:del>
      <w:r w:rsidRPr="00D56F39">
        <w:rPr>
          <w:rFonts w:eastAsia="Times New Roman" w:cs="Times New Roman"/>
          <w:color w:val="252525"/>
          <w:szCs w:val="24"/>
          <w:shd w:val="clear" w:color="auto" w:fill="FFFFFF"/>
        </w:rPr>
        <w:t>human</w:t>
      </w:r>
      <w:ins w:id="96" w:author="Alex Chen" w:date="2016-05-08T09:28:00Z">
        <w:r w:rsidR="00F57040">
          <w:rPr>
            <w:rFonts w:eastAsia="Times New Roman" w:cs="Times New Roman"/>
            <w:color w:val="252525"/>
            <w:szCs w:val="24"/>
            <w:shd w:val="clear" w:color="auto" w:fill="FFFFFF"/>
          </w:rPr>
          <w:t xml:space="preserve"> beings</w:t>
        </w:r>
      </w:ins>
      <w:r w:rsidRPr="00D56F39">
        <w:rPr>
          <w:rFonts w:eastAsia="Times New Roman" w:cs="Times New Roman"/>
          <w:color w:val="252525"/>
          <w:szCs w:val="24"/>
          <w:shd w:val="clear" w:color="auto" w:fill="FFFFFF"/>
        </w:rPr>
        <w:t>. In 2020, 50 billion d</w:t>
      </w:r>
      <w:r w:rsidR="00E863F2">
        <w:rPr>
          <w:rFonts w:eastAsia="Times New Roman" w:cs="Times New Roman"/>
          <w:color w:val="252525"/>
          <w:szCs w:val="24"/>
          <w:shd w:val="clear" w:color="auto" w:fill="FFFFFF"/>
        </w:rPr>
        <w:t>evices will be connected by IoT</w:t>
      </w:r>
      <w:r w:rsidR="00822084">
        <w:t>.</w:t>
      </w:r>
    </w:p>
    <w:p w14:paraId="0EE1715F" w14:textId="77777777" w:rsidR="001A4A03" w:rsidRDefault="008E621F" w:rsidP="00454DDB">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pict w14:anchorId="19AB0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pt">
            <v:imagedata r:id="rId10" o:title="iot_chart"/>
          </v:shape>
        </w:pict>
      </w:r>
    </w:p>
    <w:p w14:paraId="79C705E7" w14:textId="77777777" w:rsidR="00454DDB" w:rsidRPr="00F16E77" w:rsidRDefault="00454DDB" w:rsidP="00454DDB">
      <w:pPr>
        <w:pStyle w:val="Figures"/>
        <w:spacing w:line="360" w:lineRule="auto"/>
        <w:rPr>
          <w:color w:val="000000" w:themeColor="text1"/>
          <w:lang w:val="en-CA"/>
        </w:rPr>
      </w:pPr>
      <w:bookmarkStart w:id="97" w:name="_Toc441056706"/>
      <w:r w:rsidRPr="00F16E77">
        <w:rPr>
          <w:color w:val="000000" w:themeColor="text1"/>
          <w:lang w:val="en-CA"/>
        </w:rPr>
        <w:t xml:space="preserve">Figure </w:t>
      </w:r>
      <w:r>
        <w:rPr>
          <w:color w:val="000000" w:themeColor="text1"/>
          <w:lang w:val="en-CA"/>
        </w:rPr>
        <w:t>3</w:t>
      </w:r>
      <w:r w:rsidRPr="00F16E77">
        <w:rPr>
          <w:color w:val="000000" w:themeColor="text1"/>
          <w:lang w:val="en-CA"/>
        </w:rPr>
        <w:t xml:space="preserve">.1 </w:t>
      </w:r>
      <w:bookmarkEnd w:id="97"/>
      <w:r w:rsidR="00C43BC0">
        <w:rPr>
          <w:color w:val="000000" w:themeColor="text1"/>
          <w:lang w:val="en-CA"/>
        </w:rPr>
        <w:t xml:space="preserve">Trend of devices vs people </w:t>
      </w:r>
      <w:sdt>
        <w:sdtPr>
          <w:rPr>
            <w:color w:val="000000" w:themeColor="text1"/>
            <w:lang w:val="en-CA"/>
          </w:rPr>
          <w:id w:val="12576013"/>
          <w:citation/>
        </w:sdtPr>
        <w:sdtContent>
          <w:r w:rsidR="00C43BC0">
            <w:rPr>
              <w:color w:val="000000" w:themeColor="text1"/>
              <w:lang w:val="en-CA"/>
            </w:rPr>
            <w:fldChar w:fldCharType="begin"/>
          </w:r>
          <w:r w:rsidR="003E4217">
            <w:rPr>
              <w:color w:val="000000" w:themeColor="text1"/>
              <w:lang w:val="en-CA"/>
            </w:rPr>
            <w:instrText xml:space="preserve">CITATION 4 \l 4105 </w:instrText>
          </w:r>
          <w:r w:rsidR="00C43BC0">
            <w:rPr>
              <w:color w:val="000000" w:themeColor="text1"/>
              <w:lang w:val="en-CA"/>
            </w:rPr>
            <w:fldChar w:fldCharType="separate"/>
          </w:r>
          <w:r w:rsidR="00071130" w:rsidRPr="00071130">
            <w:rPr>
              <w:noProof/>
              <w:color w:val="000000" w:themeColor="text1"/>
              <w:lang w:val="en-CA"/>
            </w:rPr>
            <w:t>(Barrett, 2012)</w:t>
          </w:r>
          <w:r w:rsidR="00C43BC0">
            <w:rPr>
              <w:color w:val="000000" w:themeColor="text1"/>
              <w:lang w:val="en-CA"/>
            </w:rPr>
            <w:fldChar w:fldCharType="end"/>
          </w:r>
        </w:sdtContent>
      </w:sdt>
    </w:p>
    <w:p w14:paraId="633A5831" w14:textId="0C9D298A" w:rsidR="000C2757" w:rsidRPr="000C2757" w:rsidRDefault="000C2757" w:rsidP="000C2757">
      <w:pPr>
        <w:spacing w:after="0" w:line="360" w:lineRule="auto"/>
        <w:rPr>
          <w:iCs/>
          <w:color w:val="000000" w:themeColor="text1"/>
          <w:szCs w:val="18"/>
        </w:rPr>
      </w:pPr>
      <w:r w:rsidRPr="000C2757">
        <w:rPr>
          <w:iCs/>
          <w:color w:val="000000" w:themeColor="text1"/>
          <w:szCs w:val="18"/>
        </w:rPr>
        <w:t>A</w:t>
      </w:r>
      <w:ins w:id="98" w:author="Alex Chen" w:date="2016-05-08T09:29:00Z">
        <w:r w:rsidR="00F57040">
          <w:rPr>
            <w:iCs/>
            <w:color w:val="000000" w:themeColor="text1"/>
            <w:szCs w:val="18"/>
          </w:rPr>
          <w:t>s</w:t>
        </w:r>
      </w:ins>
      <w:r w:rsidRPr="000C2757">
        <w:rPr>
          <w:iCs/>
          <w:color w:val="000000" w:themeColor="text1"/>
          <w:szCs w:val="18"/>
        </w:rPr>
        <w:t xml:space="preserve"> shown above, a recent research from Philip N. Howard has demonstrated this trend. Between 2011 and 2015 the connected device has experienced an exponential growth. </w:t>
      </w:r>
    </w:p>
    <w:p w14:paraId="50563195" w14:textId="77777777" w:rsidR="000C2757" w:rsidRPr="000C2757" w:rsidRDefault="000C2757" w:rsidP="000C2757">
      <w:pPr>
        <w:spacing w:after="0" w:line="360" w:lineRule="auto"/>
        <w:rPr>
          <w:iCs/>
          <w:color w:val="000000" w:themeColor="text1"/>
          <w:szCs w:val="18"/>
        </w:rPr>
      </w:pPr>
    </w:p>
    <w:p w14:paraId="15B8FC8B" w14:textId="044F55BF" w:rsidR="00472E7E" w:rsidRDefault="000C2757" w:rsidP="000C2757">
      <w:pPr>
        <w:spacing w:after="0" w:line="360" w:lineRule="auto"/>
        <w:rPr>
          <w:iCs/>
          <w:color w:val="000000" w:themeColor="text1"/>
          <w:szCs w:val="18"/>
        </w:rPr>
      </w:pPr>
      <w:r w:rsidRPr="000C2757">
        <w:rPr>
          <w:iCs/>
          <w:color w:val="000000" w:themeColor="text1"/>
          <w:szCs w:val="18"/>
        </w:rPr>
        <w:t xml:space="preserve">The concept of IoT is not only a simple extension of Internet. It introduces a way to make physical devices become available in the virtual world. In order to make real object become a </w:t>
      </w:r>
      <w:r w:rsidRPr="000C2757">
        <w:rPr>
          <w:iCs/>
          <w:color w:val="000000" w:themeColor="text1"/>
          <w:szCs w:val="18"/>
        </w:rPr>
        <w:lastRenderedPageBreak/>
        <w:t>"thing" on the internet</w:t>
      </w:r>
      <w:ins w:id="99" w:author="Alex Chen" w:date="2016-05-08T09:31:00Z">
        <w:r w:rsidR="00F57040">
          <w:rPr>
            <w:iCs/>
            <w:color w:val="000000" w:themeColor="text1"/>
            <w:szCs w:val="18"/>
          </w:rPr>
          <w:t>, a</w:t>
        </w:r>
      </w:ins>
      <w:del w:id="100" w:author="Alex Chen" w:date="2016-05-08T09:31:00Z">
        <w:r w:rsidRPr="000C2757" w:rsidDel="00F57040">
          <w:rPr>
            <w:iCs/>
            <w:color w:val="000000" w:themeColor="text1"/>
            <w:szCs w:val="18"/>
          </w:rPr>
          <w:delText>. A</w:delText>
        </w:r>
      </w:del>
      <w:r w:rsidRPr="000C2757">
        <w:rPr>
          <w:iCs/>
          <w:color w:val="000000" w:themeColor="text1"/>
          <w:szCs w:val="18"/>
        </w:rPr>
        <w:t>ccording to Dr. John Barrett (Barrett, 2012), there are several essential steps to convert an ordinary object in daily life into a smart object in IoT.</w:t>
      </w:r>
    </w:p>
    <w:p w14:paraId="74BD2B0C" w14:textId="77777777" w:rsidR="000C2757" w:rsidRPr="000C2757" w:rsidRDefault="000C2757" w:rsidP="000C2757">
      <w:pPr>
        <w:pStyle w:val="Caption"/>
      </w:pPr>
    </w:p>
    <w:p w14:paraId="1829614D" w14:textId="691A03A7" w:rsidR="00472E7E" w:rsidRDefault="002C5A97" w:rsidP="00C57EB0">
      <w:pPr>
        <w:spacing w:after="0" w:line="360" w:lineRule="auto"/>
        <w:rPr>
          <w:rFonts w:eastAsia="Times New Roman" w:cs="Times New Roman"/>
          <w:color w:val="252525"/>
          <w:szCs w:val="24"/>
          <w:shd w:val="clear" w:color="auto" w:fill="FFFFFF"/>
        </w:rPr>
      </w:pPr>
      <w:r w:rsidRPr="002C5A97">
        <w:rPr>
          <w:rFonts w:eastAsia="Times New Roman" w:cs="Times New Roman"/>
          <w:color w:val="252525"/>
          <w:szCs w:val="24"/>
          <w:shd w:val="clear" w:color="auto" w:fill="FFFFFF"/>
        </w:rPr>
        <w:t>First, a unique identifier to tag a thing. Every asset in the IoT has a tag to uniquely identify itself. In this context. IPv6 is the solution for the first step because of its huge volume. Besides IPv6, IPv4 and MAC are also widely being used. However, IPv4 has a big</w:t>
      </w:r>
      <w:ins w:id="101" w:author="Alex Chen" w:date="2016-05-08T10:52:00Z">
        <w:r w:rsidR="00AD06E2">
          <w:rPr>
            <w:rFonts w:eastAsia="Times New Roman" w:cs="Times New Roman"/>
            <w:color w:val="252525"/>
            <w:szCs w:val="24"/>
            <w:shd w:val="clear" w:color="auto" w:fill="FFFFFF"/>
          </w:rPr>
          <w:t>(serious,fatal</w:t>
        </w:r>
      </w:ins>
      <w:ins w:id="102" w:author="Alex Chen" w:date="2016-05-08T10:53:00Z">
        <w:r w:rsidR="00AD06E2">
          <w:rPr>
            <w:rFonts w:eastAsia="Times New Roman" w:cs="Times New Roman"/>
            <w:color w:val="252525"/>
            <w:szCs w:val="24"/>
            <w:shd w:val="clear" w:color="auto" w:fill="FFFFFF"/>
          </w:rPr>
          <w:t xml:space="preserve"> etc</w:t>
        </w:r>
      </w:ins>
      <w:ins w:id="103" w:author="Alex Chen" w:date="2016-05-08T10:52:00Z">
        <w:r w:rsidR="00AD06E2">
          <w:rPr>
            <w:rFonts w:eastAsia="Times New Roman" w:cs="Times New Roman"/>
            <w:color w:val="252525"/>
            <w:szCs w:val="24"/>
            <w:shd w:val="clear" w:color="auto" w:fill="FFFFFF"/>
          </w:rPr>
          <w:t>)</w:t>
        </w:r>
      </w:ins>
      <w:r w:rsidRPr="002C5A97">
        <w:rPr>
          <w:rFonts w:eastAsia="Times New Roman" w:cs="Times New Roman"/>
          <w:color w:val="252525"/>
          <w:szCs w:val="24"/>
          <w:shd w:val="clear" w:color="auto" w:fill="FFFFFF"/>
        </w:rPr>
        <w:t xml:space="preserve"> limitation of its capacity. With 32-bits space, IPv4 has </w:t>
      </w:r>
      <w:ins w:id="104" w:author="Alex Chen" w:date="2016-05-08T10:53:00Z">
        <w:r w:rsidR="00AD06E2">
          <w:rPr>
            <w:rFonts w:eastAsia="Times New Roman" w:cs="Times New Roman"/>
            <w:color w:val="252525"/>
            <w:szCs w:val="24"/>
            <w:shd w:val="clear" w:color="auto" w:fill="FFFFFF"/>
          </w:rPr>
          <w:t xml:space="preserve">only </w:t>
        </w:r>
      </w:ins>
      <w:r w:rsidRPr="002C5A97">
        <w:rPr>
          <w:rFonts w:eastAsia="Times New Roman" w:cs="Times New Roman"/>
          <w:color w:val="252525"/>
          <w:szCs w:val="24"/>
          <w:shd w:val="clear" w:color="auto" w:fill="FFFFFF"/>
        </w:rPr>
        <w:t>4,294,967,296 addresses which will be used up soon. In contrast, the IPv6 has 128-bits space available. Similarly, the MAC address is designed to identify a network interface on the physical network level. it adopts 48-bits address space which is better than IPv4. However, the capacity of MAC is still not enough to tag all objects on earth. Therefore, IPv6 is the best solution we have.</w:t>
      </w:r>
    </w:p>
    <w:p w14:paraId="068676DB" w14:textId="77777777" w:rsidR="002C5A97" w:rsidRPr="002C5A97" w:rsidRDefault="002C5A97" w:rsidP="002C5A97">
      <w:pPr>
        <w:pStyle w:val="Caption"/>
      </w:pPr>
    </w:p>
    <w:p w14:paraId="6F8A65A7" w14:textId="3F469CCE" w:rsidR="00472E7E" w:rsidRDefault="00506BC6" w:rsidP="00C57EB0">
      <w:pPr>
        <w:spacing w:after="0" w:line="360" w:lineRule="auto"/>
        <w:rPr>
          <w:rFonts w:eastAsia="Times New Roman" w:cs="Times New Roman"/>
          <w:color w:val="252525"/>
          <w:szCs w:val="24"/>
          <w:shd w:val="clear" w:color="auto" w:fill="FFFFFF"/>
        </w:rPr>
      </w:pPr>
      <w:r w:rsidRPr="00506BC6">
        <w:rPr>
          <w:rFonts w:eastAsia="Times New Roman" w:cs="Times New Roman"/>
          <w:color w:val="252525"/>
          <w:szCs w:val="24"/>
          <w:shd w:val="clear" w:color="auto" w:fill="FFFFFF"/>
        </w:rPr>
        <w:t>Second, the ability to communicate. In order to communicate with the internet, smart object</w:t>
      </w:r>
      <w:ins w:id="105" w:author="Alex Chen" w:date="2016-05-08T10:57:00Z">
        <w:r w:rsidR="00AD06E2">
          <w:rPr>
            <w:rFonts w:eastAsia="Times New Roman" w:cs="Times New Roman"/>
            <w:color w:val="252525"/>
            <w:szCs w:val="24"/>
            <w:shd w:val="clear" w:color="auto" w:fill="FFFFFF"/>
          </w:rPr>
          <w:t>s</w:t>
        </w:r>
      </w:ins>
      <w:r w:rsidRPr="00506BC6">
        <w:rPr>
          <w:rFonts w:eastAsia="Times New Roman" w:cs="Times New Roman"/>
          <w:color w:val="252525"/>
          <w:szCs w:val="24"/>
          <w:shd w:val="clear" w:color="auto" w:fill="FFFFFF"/>
        </w:rPr>
        <w:t xml:space="preserve"> or called things in IoT must implement a way to communicate. Therefore, different transmission med</w:t>
      </w:r>
      <w:ins w:id="106" w:author="Alex Chen" w:date="2016-05-08T10:58:00Z">
        <w:r w:rsidR="00AD06E2">
          <w:rPr>
            <w:rFonts w:eastAsia="Times New Roman" w:cs="Times New Roman"/>
            <w:color w:val="252525"/>
            <w:szCs w:val="24"/>
            <w:shd w:val="clear" w:color="auto" w:fill="FFFFFF"/>
          </w:rPr>
          <w:t>ia</w:t>
        </w:r>
      </w:ins>
      <w:del w:id="107" w:author="Alex Chen" w:date="2016-05-08T10:58:00Z">
        <w:r w:rsidRPr="00506BC6" w:rsidDel="00AD06E2">
          <w:rPr>
            <w:rFonts w:eastAsia="Times New Roman" w:cs="Times New Roman"/>
            <w:color w:val="252525"/>
            <w:szCs w:val="24"/>
            <w:shd w:val="clear" w:color="auto" w:fill="FFFFFF"/>
          </w:rPr>
          <w:delText>ium</w:delText>
        </w:r>
      </w:del>
      <w:r w:rsidRPr="00506BC6">
        <w:rPr>
          <w:rFonts w:eastAsia="Times New Roman" w:cs="Times New Roman"/>
          <w:color w:val="252525"/>
          <w:szCs w:val="24"/>
          <w:shd w:val="clear" w:color="auto" w:fill="FFFFFF"/>
        </w:rPr>
        <w:t xml:space="preserve"> need</w:t>
      </w:r>
      <w:del w:id="108" w:author="Alex Chen" w:date="2016-05-08T10:58:00Z">
        <w:r w:rsidRPr="00506BC6" w:rsidDel="00AD06E2">
          <w:rPr>
            <w:rFonts w:eastAsia="Times New Roman" w:cs="Times New Roman"/>
            <w:color w:val="252525"/>
            <w:szCs w:val="24"/>
            <w:shd w:val="clear" w:color="auto" w:fill="FFFFFF"/>
          </w:rPr>
          <w:delText>s</w:delText>
        </w:r>
      </w:del>
      <w:r w:rsidRPr="00506BC6">
        <w:rPr>
          <w:rFonts w:eastAsia="Times New Roman" w:cs="Times New Roman"/>
          <w:color w:val="252525"/>
          <w:szCs w:val="24"/>
          <w:shd w:val="clear" w:color="auto" w:fill="FFFFFF"/>
        </w:rPr>
        <w:t xml:space="preserve"> different communication mechanism</w:t>
      </w:r>
      <w:ins w:id="109" w:author="Alex Chen" w:date="2016-05-08T10:58:00Z">
        <w:r w:rsidR="00AD06E2">
          <w:rPr>
            <w:rFonts w:eastAsia="Times New Roman" w:cs="Times New Roman"/>
            <w:color w:val="252525"/>
            <w:szCs w:val="24"/>
            <w:shd w:val="clear" w:color="auto" w:fill="FFFFFF"/>
          </w:rPr>
          <w:t>s</w:t>
        </w:r>
      </w:ins>
      <w:r w:rsidRPr="00506BC6">
        <w:rPr>
          <w:rFonts w:eastAsia="Times New Roman" w:cs="Times New Roman"/>
          <w:color w:val="252525"/>
          <w:szCs w:val="24"/>
          <w:shd w:val="clear" w:color="auto" w:fill="FFFFFF"/>
        </w:rPr>
        <w:t xml:space="preserve">. Today, we mainly use microwave and twisted-pair as the front end </w:t>
      </w:r>
      <w:del w:id="110" w:author="Alex Chen" w:date="2016-05-08T10:59:00Z">
        <w:r w:rsidRPr="00506BC6" w:rsidDel="00AD06E2">
          <w:rPr>
            <w:rFonts w:eastAsia="Times New Roman" w:cs="Times New Roman"/>
            <w:color w:val="252525"/>
            <w:szCs w:val="24"/>
            <w:shd w:val="clear" w:color="auto" w:fill="FFFFFF"/>
          </w:rPr>
          <w:delText>medium</w:delText>
        </w:r>
      </w:del>
      <w:ins w:id="111" w:author="Alex Chen" w:date="2016-05-08T10:59:00Z">
        <w:r w:rsidR="00AD06E2">
          <w:rPr>
            <w:rFonts w:eastAsia="Times New Roman" w:cs="Times New Roman"/>
            <w:color w:val="252525"/>
            <w:szCs w:val="24"/>
            <w:shd w:val="clear" w:color="auto" w:fill="FFFFFF"/>
          </w:rPr>
          <w:t>media</w:t>
        </w:r>
      </w:ins>
      <w:r w:rsidRPr="00506BC6">
        <w:rPr>
          <w:rFonts w:eastAsia="Times New Roman" w:cs="Times New Roman"/>
          <w:color w:val="252525"/>
          <w:szCs w:val="24"/>
          <w:shd w:val="clear" w:color="auto" w:fill="FFFFFF"/>
        </w:rPr>
        <w:t>.</w:t>
      </w:r>
    </w:p>
    <w:p w14:paraId="2B6ABD6B" w14:textId="77777777" w:rsidR="00506BC6" w:rsidRPr="00506BC6" w:rsidRDefault="00506BC6" w:rsidP="00506BC6">
      <w:pPr>
        <w:pStyle w:val="Caption"/>
      </w:pPr>
    </w:p>
    <w:p w14:paraId="38F16E30" w14:textId="4FD12B72" w:rsidR="00472E7E" w:rsidRDefault="00A85F20" w:rsidP="00C57EB0">
      <w:pPr>
        <w:spacing w:after="0" w:line="360" w:lineRule="auto"/>
        <w:rPr>
          <w:rFonts w:eastAsia="Times New Roman" w:cs="Times New Roman"/>
          <w:color w:val="252525"/>
          <w:szCs w:val="24"/>
          <w:shd w:val="clear" w:color="auto" w:fill="FFFFFF"/>
        </w:rPr>
      </w:pPr>
      <w:r w:rsidRPr="00A85F20">
        <w:rPr>
          <w:rFonts w:eastAsia="Times New Roman" w:cs="Times New Roman"/>
          <w:color w:val="252525"/>
          <w:szCs w:val="24"/>
          <w:shd w:val="clear" w:color="auto" w:fill="FFFFFF"/>
        </w:rPr>
        <w:t xml:space="preserve">Third, give object senses. In the real world, an object can be identified by smell, feeling, color and so on. It is also true in the digital world. </w:t>
      </w:r>
      <w:ins w:id="112" w:author="Alex Chen" w:date="2016-05-08T11:08:00Z">
        <w:r w:rsidR="00FA2B3F">
          <w:rPr>
            <w:rFonts w:eastAsia="Times New Roman" w:cs="Times New Roman"/>
            <w:color w:val="252525"/>
            <w:szCs w:val="24"/>
            <w:shd w:val="clear" w:color="auto" w:fill="FFFFFF"/>
          </w:rPr>
          <w:t>B</w:t>
        </w:r>
      </w:ins>
      <w:del w:id="113" w:author="Alex Chen" w:date="2016-05-08T11:08:00Z">
        <w:r w:rsidRPr="00A85F20" w:rsidDel="00FA2B3F">
          <w:rPr>
            <w:rFonts w:eastAsia="Times New Roman" w:cs="Times New Roman"/>
            <w:color w:val="252525"/>
            <w:szCs w:val="24"/>
            <w:shd w:val="clear" w:color="auto" w:fill="FFFFFF"/>
          </w:rPr>
          <w:delText>b</w:delText>
        </w:r>
      </w:del>
      <w:r w:rsidRPr="00A85F20">
        <w:rPr>
          <w:rFonts w:eastAsia="Times New Roman" w:cs="Times New Roman"/>
          <w:color w:val="252525"/>
          <w:szCs w:val="24"/>
          <w:shd w:val="clear" w:color="auto" w:fill="FFFFFF"/>
        </w:rPr>
        <w:t>y collect</w:t>
      </w:r>
      <w:ins w:id="114" w:author="Alex Chen" w:date="2016-05-08T11:08:00Z">
        <w:r w:rsidR="00FA2B3F">
          <w:rPr>
            <w:rFonts w:eastAsia="Times New Roman" w:cs="Times New Roman"/>
            <w:color w:val="252525"/>
            <w:szCs w:val="24"/>
            <w:shd w:val="clear" w:color="auto" w:fill="FFFFFF"/>
          </w:rPr>
          <w:t>ing</w:t>
        </w:r>
      </w:ins>
      <w:r w:rsidRPr="00A85F20">
        <w:rPr>
          <w:rFonts w:eastAsia="Times New Roman" w:cs="Times New Roman"/>
          <w:color w:val="252525"/>
          <w:szCs w:val="24"/>
          <w:shd w:val="clear" w:color="auto" w:fill="FFFFFF"/>
        </w:rPr>
        <w:t xml:space="preserve"> different data of an object, people can know changes of an object or its surro</w:t>
      </w:r>
      <w:r w:rsidR="000D53CE">
        <w:rPr>
          <w:rFonts w:eastAsia="Times New Roman" w:cs="Times New Roman"/>
          <w:color w:val="252525"/>
          <w:szCs w:val="24"/>
          <w:shd w:val="clear" w:color="auto" w:fill="FFFFFF"/>
        </w:rPr>
        <w:t>unding environment. Therefore, people</w:t>
      </w:r>
      <w:r w:rsidRPr="00A85F20">
        <w:rPr>
          <w:rFonts w:eastAsia="Times New Roman" w:cs="Times New Roman"/>
          <w:color w:val="252525"/>
          <w:szCs w:val="24"/>
          <w:shd w:val="clear" w:color="auto" w:fill="FFFFFF"/>
        </w:rPr>
        <w:t xml:space="preserve"> need to implement different kinds of sensors </w:t>
      </w:r>
      <w:del w:id="115" w:author="Alex Chen" w:date="2016-05-08T11:09:00Z">
        <w:r w:rsidRPr="00A85F20" w:rsidDel="00FA2B3F">
          <w:rPr>
            <w:rFonts w:eastAsia="Times New Roman" w:cs="Times New Roman"/>
            <w:color w:val="252525"/>
            <w:szCs w:val="24"/>
            <w:shd w:val="clear" w:color="auto" w:fill="FFFFFF"/>
          </w:rPr>
          <w:delText xml:space="preserve">to </w:delText>
        </w:r>
      </w:del>
      <w:ins w:id="116" w:author="Alex Chen" w:date="2016-05-08T11:09:00Z">
        <w:r w:rsidR="00FA2B3F">
          <w:rPr>
            <w:rFonts w:eastAsia="Times New Roman" w:cs="Times New Roman"/>
            <w:color w:val="252525"/>
            <w:szCs w:val="24"/>
            <w:shd w:val="clear" w:color="auto" w:fill="FFFFFF"/>
          </w:rPr>
          <w:t>on</w:t>
        </w:r>
        <w:r w:rsidR="00FA2B3F" w:rsidRPr="00A85F20">
          <w:rPr>
            <w:rFonts w:eastAsia="Times New Roman" w:cs="Times New Roman"/>
            <w:color w:val="252525"/>
            <w:szCs w:val="24"/>
            <w:shd w:val="clear" w:color="auto" w:fill="FFFFFF"/>
          </w:rPr>
          <w:t xml:space="preserve"> </w:t>
        </w:r>
      </w:ins>
      <w:r w:rsidRPr="00A85F20">
        <w:rPr>
          <w:rFonts w:eastAsia="Times New Roman" w:cs="Times New Roman"/>
          <w:color w:val="252525"/>
          <w:szCs w:val="24"/>
          <w:shd w:val="clear" w:color="auto" w:fill="FFFFFF"/>
        </w:rPr>
        <w:t>an object to make it become "smart". By implement</w:t>
      </w:r>
      <w:ins w:id="117" w:author="Alex Chen" w:date="2016-05-08T11:11:00Z">
        <w:r w:rsidR="00FA2B3F">
          <w:rPr>
            <w:rFonts w:eastAsia="Times New Roman" w:cs="Times New Roman"/>
            <w:color w:val="252525"/>
            <w:szCs w:val="24"/>
            <w:shd w:val="clear" w:color="auto" w:fill="FFFFFF"/>
          </w:rPr>
          <w:t>ing</w:t>
        </w:r>
      </w:ins>
      <w:r w:rsidRPr="00A85F20">
        <w:rPr>
          <w:rFonts w:eastAsia="Times New Roman" w:cs="Times New Roman"/>
          <w:color w:val="252525"/>
          <w:szCs w:val="24"/>
          <w:shd w:val="clear" w:color="auto" w:fill="FFFFFF"/>
        </w:rPr>
        <w:t xml:space="preserve"> sensors, we </w:t>
      </w:r>
      <w:del w:id="118" w:author="Alex Chen" w:date="2016-05-08T11:12:00Z">
        <w:r w:rsidRPr="00A85F20" w:rsidDel="00DB43EE">
          <w:rPr>
            <w:rFonts w:eastAsia="Times New Roman" w:cs="Times New Roman"/>
            <w:color w:val="252525"/>
            <w:szCs w:val="24"/>
            <w:shd w:val="clear" w:color="auto" w:fill="FFFFFF"/>
          </w:rPr>
          <w:delText xml:space="preserve">get </w:delText>
        </w:r>
      </w:del>
      <w:ins w:id="119" w:author="Alex Chen" w:date="2016-05-08T11:12:00Z">
        <w:r w:rsidR="00DB43EE">
          <w:rPr>
            <w:rFonts w:eastAsia="Times New Roman" w:cs="Times New Roman"/>
            <w:color w:val="252525"/>
            <w:szCs w:val="24"/>
            <w:shd w:val="clear" w:color="auto" w:fill="FFFFFF"/>
          </w:rPr>
          <w:t>acquire</w:t>
        </w:r>
        <w:r w:rsidR="00DB43EE" w:rsidRPr="00A85F20">
          <w:rPr>
            <w:rFonts w:eastAsia="Times New Roman" w:cs="Times New Roman"/>
            <w:color w:val="252525"/>
            <w:szCs w:val="24"/>
            <w:shd w:val="clear" w:color="auto" w:fill="FFFFFF"/>
          </w:rPr>
          <w:t xml:space="preserve"> </w:t>
        </w:r>
      </w:ins>
      <w:r w:rsidRPr="00A85F20">
        <w:rPr>
          <w:rFonts w:eastAsia="Times New Roman" w:cs="Times New Roman"/>
          <w:color w:val="252525"/>
          <w:szCs w:val="24"/>
          <w:shd w:val="clear" w:color="auto" w:fill="FFFFFF"/>
        </w:rPr>
        <w:t>desired data of an object to share on the internet.</w:t>
      </w:r>
    </w:p>
    <w:p w14:paraId="211D09BF" w14:textId="77777777" w:rsidR="00A85F20" w:rsidRPr="00A85F20" w:rsidRDefault="00A85F20" w:rsidP="00A85F20">
      <w:pPr>
        <w:pStyle w:val="Caption"/>
      </w:pPr>
    </w:p>
    <w:p w14:paraId="720BA3D9" w14:textId="2D375845" w:rsidR="00472E7E" w:rsidRDefault="00694968" w:rsidP="00C57EB0">
      <w:pPr>
        <w:spacing w:after="0" w:line="360" w:lineRule="auto"/>
        <w:rPr>
          <w:rFonts w:eastAsia="Times New Roman" w:cs="Times New Roman"/>
          <w:color w:val="252525"/>
          <w:szCs w:val="24"/>
          <w:shd w:val="clear" w:color="auto" w:fill="FFFFFF"/>
        </w:rPr>
      </w:pPr>
      <w:r w:rsidRPr="00694968">
        <w:rPr>
          <w:rFonts w:eastAsia="Times New Roman" w:cs="Times New Roman"/>
          <w:color w:val="252525"/>
          <w:szCs w:val="24"/>
          <w:shd w:val="clear" w:color="auto" w:fill="FFFFFF"/>
        </w:rPr>
        <w:t xml:space="preserve">Fourth, a controller at remote side. Since we can get data from sensors and deliver </w:t>
      </w:r>
      <w:del w:id="120" w:author="Alex Chen" w:date="2016-05-08T11:13:00Z">
        <w:r w:rsidRPr="00694968" w:rsidDel="00DB43EE">
          <w:rPr>
            <w:rFonts w:eastAsia="Times New Roman" w:cs="Times New Roman"/>
            <w:color w:val="252525"/>
            <w:szCs w:val="24"/>
            <w:shd w:val="clear" w:color="auto" w:fill="FFFFFF"/>
          </w:rPr>
          <w:delText xml:space="preserve">it </w:delText>
        </w:r>
      </w:del>
      <w:ins w:id="121" w:author="Alex Chen" w:date="2016-05-08T11:13:00Z">
        <w:r w:rsidR="00DB43EE">
          <w:rPr>
            <w:rFonts w:eastAsia="Times New Roman" w:cs="Times New Roman"/>
            <w:color w:val="252525"/>
            <w:szCs w:val="24"/>
            <w:shd w:val="clear" w:color="auto" w:fill="FFFFFF"/>
          </w:rPr>
          <w:t>them</w:t>
        </w:r>
        <w:r w:rsidR="00DB43EE" w:rsidRPr="00694968">
          <w:rPr>
            <w:rFonts w:eastAsia="Times New Roman" w:cs="Times New Roman"/>
            <w:color w:val="252525"/>
            <w:szCs w:val="24"/>
            <w:shd w:val="clear" w:color="auto" w:fill="FFFFFF"/>
          </w:rPr>
          <w:t xml:space="preserve"> </w:t>
        </w:r>
      </w:ins>
      <w:r w:rsidRPr="00694968">
        <w:rPr>
          <w:rFonts w:eastAsia="Times New Roman" w:cs="Times New Roman"/>
          <w:color w:val="252525"/>
          <w:szCs w:val="24"/>
          <w:shd w:val="clear" w:color="auto" w:fill="FFFFFF"/>
        </w:rPr>
        <w:t>to a remote object through the internet, the remote side may have requirements to modify some values of a smart object through Internet. Therefore, people need a remote contr</w:t>
      </w:r>
      <w:r>
        <w:rPr>
          <w:rFonts w:eastAsia="Times New Roman" w:cs="Times New Roman"/>
          <w:color w:val="252525"/>
          <w:szCs w:val="24"/>
          <w:shd w:val="clear" w:color="auto" w:fill="FFFFFF"/>
        </w:rPr>
        <w:t xml:space="preserve">oller to achieve </w:t>
      </w:r>
      <w:ins w:id="122" w:author="Alex Chen" w:date="2016-05-08T11:14:00Z">
        <w:r w:rsidR="00DB43EE">
          <w:rPr>
            <w:rFonts w:eastAsia="Times New Roman" w:cs="Times New Roman"/>
            <w:color w:val="252525"/>
            <w:szCs w:val="24"/>
            <w:shd w:val="clear" w:color="auto" w:fill="FFFFFF"/>
          </w:rPr>
          <w:t xml:space="preserve">the </w:t>
        </w:r>
      </w:ins>
      <w:r>
        <w:rPr>
          <w:rFonts w:eastAsia="Times New Roman" w:cs="Times New Roman"/>
          <w:color w:val="252525"/>
          <w:szCs w:val="24"/>
          <w:shd w:val="clear" w:color="auto" w:fill="FFFFFF"/>
        </w:rPr>
        <w:t>remote control</w:t>
      </w:r>
      <w:r w:rsidR="00472E7E" w:rsidRPr="00472E7E">
        <w:rPr>
          <w:rFonts w:eastAsia="Times New Roman" w:cs="Times New Roman"/>
          <w:color w:val="252525"/>
          <w:szCs w:val="24"/>
          <w:shd w:val="clear" w:color="auto" w:fill="FFFFFF"/>
        </w:rPr>
        <w:t>.</w:t>
      </w:r>
    </w:p>
    <w:p w14:paraId="4399B644" w14:textId="77777777" w:rsidR="00694968" w:rsidRPr="00694968" w:rsidRDefault="00694968" w:rsidP="00694968">
      <w:pPr>
        <w:pStyle w:val="Caption"/>
        <w:rPr>
          <w:rFonts w:hint="eastAsia"/>
        </w:rPr>
      </w:pPr>
    </w:p>
    <w:p w14:paraId="7AF2210C" w14:textId="63EC6EB5"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After above four procedures, we can make sure </w:t>
      </w:r>
      <w:ins w:id="123" w:author="Alex Chen" w:date="2016-05-08T11:14:00Z">
        <w:r w:rsidR="00DB43EE">
          <w:rPr>
            <w:rFonts w:eastAsia="Times New Roman" w:cs="Times New Roman"/>
            <w:color w:val="252525"/>
            <w:szCs w:val="24"/>
            <w:shd w:val="clear" w:color="auto" w:fill="FFFFFF"/>
          </w:rPr>
          <w:t xml:space="preserve">that </w:t>
        </w:r>
      </w:ins>
      <w:r w:rsidRPr="00472E7E">
        <w:rPr>
          <w:rFonts w:eastAsia="Times New Roman" w:cs="Times New Roman"/>
          <w:color w:val="252525"/>
          <w:szCs w:val="24"/>
          <w:shd w:val="clear" w:color="auto" w:fill="FFFFFF"/>
        </w:rPr>
        <w:t xml:space="preserve">an object becomes smart. As </w:t>
      </w:r>
      <w:r w:rsidR="00950EF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smart object, it can involve in</w:t>
      </w:r>
      <w:ins w:id="124" w:author="Alex Chen" w:date="2016-05-08T11:15:00Z">
        <w:r w:rsidR="00DB43EE">
          <w:rPr>
            <w:rFonts w:eastAsia="Times New Roman" w:cs="Times New Roman"/>
            <w:color w:val="252525"/>
            <w:szCs w:val="24"/>
            <w:shd w:val="clear" w:color="auto" w:fill="FFFFFF"/>
          </w:rPr>
          <w:t xml:space="preserve"> (take part in)</w:t>
        </w:r>
      </w:ins>
      <w:r w:rsidRPr="00472E7E">
        <w:rPr>
          <w:rFonts w:eastAsia="Times New Roman" w:cs="Times New Roman"/>
          <w:color w:val="252525"/>
          <w:szCs w:val="24"/>
          <w:shd w:val="clear" w:color="auto" w:fill="FFFFFF"/>
        </w:rPr>
        <w:t xml:space="preserve"> data communication of IoT.</w:t>
      </w:r>
    </w:p>
    <w:p w14:paraId="35EABB1A" w14:textId="77777777" w:rsidR="00472E7E" w:rsidRPr="00472E7E" w:rsidRDefault="00472E7E" w:rsidP="00C57EB0">
      <w:pPr>
        <w:spacing w:after="0" w:line="360" w:lineRule="auto"/>
        <w:rPr>
          <w:rFonts w:eastAsia="Times New Roman" w:cs="Times New Roman"/>
          <w:szCs w:val="24"/>
        </w:rPr>
      </w:pPr>
    </w:p>
    <w:p w14:paraId="0918A419" w14:textId="560F3C15" w:rsidR="00183B3D" w:rsidRPr="00183B3D"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The highlight of IoT is the concept of gather</w:t>
      </w:r>
      <w:ins w:id="125" w:author="Alex Chen" w:date="2016-05-08T11:15:00Z">
        <w:r w:rsidR="00EE1ABD">
          <w:rPr>
            <w:rFonts w:eastAsia="Times New Roman" w:cs="Times New Roman"/>
            <w:color w:val="252525"/>
            <w:szCs w:val="24"/>
            <w:shd w:val="clear" w:color="auto" w:fill="FFFFFF"/>
          </w:rPr>
          <w:t>ing</w:t>
        </w:r>
      </w:ins>
      <w:r w:rsidRPr="00183B3D">
        <w:rPr>
          <w:rFonts w:eastAsia="Times New Roman" w:cs="Times New Roman"/>
          <w:color w:val="252525"/>
          <w:szCs w:val="24"/>
          <w:shd w:val="clear" w:color="auto" w:fill="FFFFFF"/>
        </w:rPr>
        <w:t xml:space="preserve"> data from the machine and deliver</w:t>
      </w:r>
      <w:ins w:id="126" w:author="Alex Chen" w:date="2016-05-08T11:16:00Z">
        <w:r w:rsidR="00EE1ABD">
          <w:rPr>
            <w:rFonts w:eastAsia="Times New Roman" w:cs="Times New Roman"/>
            <w:color w:val="252525"/>
            <w:szCs w:val="24"/>
            <w:shd w:val="clear" w:color="auto" w:fill="FFFFFF"/>
          </w:rPr>
          <w:t>ing</w:t>
        </w:r>
      </w:ins>
      <w:ins w:id="127" w:author="Alex Chen" w:date="2016-05-08T11:20:00Z">
        <w:r w:rsidR="00EE1ABD">
          <w:rPr>
            <w:rFonts w:eastAsia="Times New Roman" w:cs="Times New Roman"/>
            <w:color w:val="252525"/>
            <w:szCs w:val="24"/>
            <w:shd w:val="clear" w:color="auto" w:fill="FFFFFF"/>
          </w:rPr>
          <w:t xml:space="preserve"> (transmitting)</w:t>
        </w:r>
      </w:ins>
      <w:r w:rsidRPr="00183B3D">
        <w:rPr>
          <w:rFonts w:eastAsia="Times New Roman" w:cs="Times New Roman"/>
          <w:color w:val="252525"/>
          <w:szCs w:val="24"/>
          <w:shd w:val="clear" w:color="auto" w:fill="FFFFFF"/>
        </w:rPr>
        <w:t xml:space="preserve"> data between with pre-programmed procedure</w:t>
      </w:r>
      <w:ins w:id="128" w:author="Alex Chen" w:date="2016-05-08T11:16:00Z">
        <w:r w:rsidR="00EE1ABD">
          <w:rPr>
            <w:rFonts w:eastAsia="Times New Roman" w:cs="Times New Roman"/>
            <w:color w:val="252525"/>
            <w:szCs w:val="24"/>
            <w:shd w:val="clear" w:color="auto" w:fill="FFFFFF"/>
          </w:rPr>
          <w:t>s</w:t>
        </w:r>
      </w:ins>
      <w:r w:rsidRPr="00183B3D">
        <w:rPr>
          <w:rFonts w:eastAsia="Times New Roman" w:cs="Times New Roman"/>
          <w:color w:val="252525"/>
          <w:szCs w:val="24"/>
          <w:shd w:val="clear" w:color="auto" w:fill="FFFFFF"/>
        </w:rPr>
        <w:t>, which means less manual operations are required in IoT. In this way, it liberates more productive forces from input data to The Internet to more valuable work.</w:t>
      </w:r>
    </w:p>
    <w:p w14:paraId="115C09C8" w14:textId="6671DC19" w:rsidR="00472E7E"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As a bas</w:t>
      </w:r>
      <w:ins w:id="129" w:author="Alex Chen" w:date="2016-05-08T11:21:00Z">
        <w:r w:rsidR="00EE1ABD">
          <w:rPr>
            <w:rFonts w:eastAsia="Times New Roman" w:cs="Times New Roman"/>
            <w:color w:val="252525"/>
            <w:szCs w:val="24"/>
            <w:shd w:val="clear" w:color="auto" w:fill="FFFFFF"/>
          </w:rPr>
          <w:t>ic</w:t>
        </w:r>
      </w:ins>
      <w:del w:id="130" w:author="Alex Chen" w:date="2016-05-08T11:21:00Z">
        <w:r w:rsidRPr="00183B3D" w:rsidDel="00EE1ABD">
          <w:rPr>
            <w:rFonts w:eastAsia="Times New Roman" w:cs="Times New Roman"/>
            <w:color w:val="252525"/>
            <w:szCs w:val="24"/>
            <w:shd w:val="clear" w:color="auto" w:fill="FFFFFF"/>
          </w:rPr>
          <w:delText>e</w:delText>
        </w:r>
      </w:del>
      <w:r w:rsidRPr="00183B3D">
        <w:rPr>
          <w:rFonts w:eastAsia="Times New Roman" w:cs="Times New Roman"/>
          <w:color w:val="252525"/>
          <w:szCs w:val="24"/>
          <w:shd w:val="clear" w:color="auto" w:fill="FFFFFF"/>
        </w:rPr>
        <w:t xml:space="preserve"> concept of ¨smart home</w:t>
      </w:r>
      <w:ins w:id="131" w:author="Alex Chen" w:date="2016-05-08T11:21:00Z">
        <w:r w:rsidR="00EE1ABD">
          <w:rPr>
            <w:rFonts w:eastAsia="Times New Roman" w:cs="Times New Roman"/>
            <w:color w:val="252525"/>
            <w:szCs w:val="24"/>
            <w:shd w:val="clear" w:color="auto" w:fill="FFFFFF"/>
          </w:rPr>
          <w:t>s</w:t>
        </w:r>
      </w:ins>
      <w:r w:rsidRPr="00183B3D">
        <w:rPr>
          <w:rFonts w:eastAsia="Times New Roman" w:cs="Times New Roman"/>
          <w:color w:val="252525"/>
          <w:szCs w:val="24"/>
          <w:shd w:val="clear" w:color="auto" w:fill="FFFFFF"/>
        </w:rPr>
        <w:t>¨ and ¨wearable devices¨, the IoT is a promised coming future. It will make a great influence on our daily life.</w:t>
      </w:r>
    </w:p>
    <w:p w14:paraId="12F00810" w14:textId="77777777" w:rsidR="00794BA8" w:rsidRPr="00794BA8" w:rsidRDefault="00794BA8" w:rsidP="00794BA8">
      <w:pPr>
        <w:pStyle w:val="Caption"/>
      </w:pPr>
    </w:p>
    <w:p w14:paraId="1D720F74" w14:textId="77777777"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the section, we will discuss the concept of personal cloud which helps us define the </w:t>
      </w:r>
      <w:r w:rsidR="00421355">
        <w:rPr>
          <w:rFonts w:eastAsia="Times New Roman" w:cs="Times New Roman"/>
          <w:color w:val="252525"/>
          <w:szCs w:val="24"/>
          <w:shd w:val="clear" w:color="auto" w:fill="FFFFFF"/>
        </w:rPr>
        <w:t>edge of proposed architecture.</w:t>
      </w:r>
    </w:p>
    <w:p w14:paraId="3BC78D1D" w14:textId="77777777" w:rsidR="00E42C59" w:rsidRPr="00E42C59" w:rsidRDefault="00E42C59" w:rsidP="00E42C59">
      <w:pPr>
        <w:pStyle w:val="Caption"/>
      </w:pPr>
    </w:p>
    <w:p w14:paraId="717D5F4F" w14:textId="77777777" w:rsidR="00472E7E" w:rsidRPr="00472E7E" w:rsidRDefault="00DB4A40" w:rsidP="00177A7C">
      <w:pPr>
        <w:pStyle w:val="Heading2"/>
      </w:pPr>
      <w:bookmarkStart w:id="132" w:name="_Toc441070944"/>
      <w:r>
        <w:t>3.2</w:t>
      </w:r>
      <w:r w:rsidR="00472E7E" w:rsidRPr="00472E7E">
        <w:t xml:space="preserve"> Personal Cloud</w:t>
      </w:r>
      <w:bookmarkEnd w:id="132"/>
    </w:p>
    <w:p w14:paraId="71BE485E" w14:textId="77777777" w:rsidR="00207E53" w:rsidRDefault="0008200D" w:rsidP="00C57EB0">
      <w:pPr>
        <w:spacing w:after="0" w:line="360" w:lineRule="auto"/>
        <w:rPr>
          <w:rFonts w:eastAsia="Times New Roman" w:cs="Times New Roman"/>
          <w:color w:val="252525"/>
          <w:szCs w:val="24"/>
          <w:shd w:val="clear" w:color="auto" w:fill="FFFFFF"/>
        </w:rPr>
      </w:pPr>
      <w:r w:rsidRPr="0008200D">
        <w:rPr>
          <w:rFonts w:eastAsia="Times New Roman" w:cs="Times New Roman"/>
          <w:color w:val="252525"/>
          <w:szCs w:val="24"/>
          <w:shd w:val="clear" w:color="auto" w:fill="FFFFFF"/>
        </w:rPr>
        <w:t>The personal cloud is a combination of the private cloud and the public cloud. According to Sang-Ho Na,</w:t>
      </w:r>
      <w:r w:rsidR="00EF62A8">
        <w:rPr>
          <w:rFonts w:eastAsia="Times New Roman" w:cs="Times New Roman"/>
          <w:color w:val="252525"/>
          <w:szCs w:val="24"/>
          <w:shd w:val="clear" w:color="auto" w:fill="FFFFFF"/>
        </w:rPr>
        <w:t xml:space="preserve"> Jun-Young Park and Eui-Nam Huh </w:t>
      </w:r>
      <w:sdt>
        <w:sdtPr>
          <w:rPr>
            <w:rFonts w:eastAsia="Times New Roman" w:cs="Times New Roman"/>
            <w:color w:val="252525"/>
            <w:szCs w:val="24"/>
            <w:shd w:val="clear" w:color="auto" w:fill="FFFFFF"/>
          </w:rPr>
          <w:id w:val="-430740132"/>
          <w:citation/>
        </w:sdtPr>
        <w:sdtContent>
          <w:r w:rsidR="00EF62A8">
            <w:rPr>
              <w:rFonts w:eastAsia="Times New Roman" w:cs="Times New Roman"/>
              <w:color w:val="252525"/>
              <w:szCs w:val="24"/>
              <w:shd w:val="clear" w:color="auto" w:fill="FFFFFF"/>
            </w:rPr>
            <w:fldChar w:fldCharType="begin"/>
          </w:r>
          <w:r w:rsidR="00EF62A8">
            <w:rPr>
              <w:rFonts w:eastAsia="Times New Roman" w:cs="Times New Roman"/>
              <w:color w:val="252525"/>
              <w:szCs w:val="24"/>
              <w:shd w:val="clear" w:color="auto" w:fill="FFFFFF"/>
            </w:rPr>
            <w:instrText xml:space="preserve"> CITATION 5 \l 4105 </w:instrText>
          </w:r>
          <w:r w:rsidR="00EF62A8">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(Na,S.,Park,J.&amp;Huh,E., 2010)</w:t>
          </w:r>
          <w:r w:rsidR="00EF62A8">
            <w:rPr>
              <w:rFonts w:eastAsia="Times New Roman" w:cs="Times New Roman"/>
              <w:color w:val="252525"/>
              <w:szCs w:val="24"/>
              <w:shd w:val="clear" w:color="auto" w:fill="FFFFFF"/>
            </w:rPr>
            <w:fldChar w:fldCharType="end"/>
          </w:r>
        </w:sdtContent>
      </w:sdt>
      <w:r w:rsidR="00736957">
        <w:rPr>
          <w:rFonts w:eastAsia="Times New Roman" w:cs="Times New Roman"/>
          <w:color w:val="252525"/>
          <w:szCs w:val="24"/>
          <w:shd w:val="clear" w:color="auto" w:fill="FFFFFF"/>
        </w:rPr>
        <w:t xml:space="preserve">, </w:t>
      </w:r>
      <w:r w:rsidRPr="0008200D">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p>
    <w:p w14:paraId="2BEB22EE" w14:textId="77777777" w:rsidR="00183B61" w:rsidRPr="00183B61" w:rsidRDefault="00183B61" w:rsidP="00183B61">
      <w:pPr>
        <w:pStyle w:val="Caption"/>
      </w:pPr>
    </w:p>
    <w:p w14:paraId="76A7C3C6" w14:textId="4FF56871" w:rsidR="00472E7E" w:rsidRDefault="00183B61" w:rsidP="00C57EB0">
      <w:pPr>
        <w:spacing w:after="0" w:line="360" w:lineRule="auto"/>
        <w:rPr>
          <w:rFonts w:eastAsia="Times New Roman" w:cs="Times New Roman"/>
          <w:color w:val="252525"/>
          <w:szCs w:val="24"/>
          <w:shd w:val="clear" w:color="auto" w:fill="FFFFFF"/>
        </w:rPr>
      </w:pPr>
      <w:r w:rsidRPr="00183B61">
        <w:rPr>
          <w:rFonts w:eastAsia="Times New Roman" w:cs="Times New Roman"/>
          <w:color w:val="252525"/>
          <w:szCs w:val="24"/>
          <w:shd w:val="clear" w:color="auto" w:fill="FFFFFF"/>
        </w:rPr>
        <w:t>In fact, there are business models available for years. For example, Seagate proposed a persona</w:t>
      </w:r>
      <w:r w:rsidR="00C43272">
        <w:rPr>
          <w:rFonts w:eastAsia="Times New Roman" w:cs="Times New Roman"/>
          <w:color w:val="252525"/>
          <w:szCs w:val="24"/>
          <w:shd w:val="clear" w:color="auto" w:fill="FFFFFF"/>
        </w:rPr>
        <w:t xml:space="preserve">l cloud solution </w:t>
      </w:r>
      <w:sdt>
        <w:sdtPr>
          <w:rPr>
            <w:rFonts w:eastAsia="Times New Roman" w:cs="Times New Roman"/>
            <w:color w:val="252525"/>
            <w:szCs w:val="24"/>
            <w:shd w:val="clear" w:color="auto" w:fill="FFFFFF"/>
          </w:rPr>
          <w:id w:val="-1206098947"/>
          <w:citation/>
        </w:sdtPr>
        <w:sdtContent>
          <w:r w:rsidR="00C43272">
            <w:rPr>
              <w:rFonts w:eastAsia="Times New Roman" w:cs="Times New Roman"/>
              <w:color w:val="252525"/>
              <w:szCs w:val="24"/>
              <w:shd w:val="clear" w:color="auto" w:fill="FFFFFF"/>
            </w:rPr>
            <w:fldChar w:fldCharType="begin"/>
          </w:r>
          <w:r w:rsidR="00C43272">
            <w:rPr>
              <w:rFonts w:eastAsia="Times New Roman" w:cs="Times New Roman"/>
              <w:color w:val="252525"/>
              <w:szCs w:val="24"/>
              <w:shd w:val="clear" w:color="auto" w:fill="FFFFFF"/>
            </w:rPr>
            <w:instrText xml:space="preserve"> CITATION 6 \l 4105 </w:instrText>
          </w:r>
          <w:r w:rsidR="00C43272">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(Seagate, 2016)</w:t>
          </w:r>
          <w:r w:rsidR="00C43272">
            <w:rPr>
              <w:rFonts w:eastAsia="Times New Roman" w:cs="Times New Roman"/>
              <w:color w:val="252525"/>
              <w:szCs w:val="24"/>
              <w:shd w:val="clear" w:color="auto" w:fill="FFFFFF"/>
            </w:rPr>
            <w:fldChar w:fldCharType="end"/>
          </w:r>
        </w:sdtContent>
      </w:sdt>
      <w:r w:rsidRPr="00183B61">
        <w:rPr>
          <w:rFonts w:eastAsia="Times New Roman" w:cs="Times New Roman"/>
          <w:color w:val="252525"/>
          <w:szCs w:val="24"/>
          <w:shd w:val="clear" w:color="auto" w:fill="FFFFFF"/>
        </w:rPr>
        <w:t xml:space="preserve"> </w:t>
      </w:r>
      <w:del w:id="133" w:author="Alex Chen" w:date="2016-05-08T11:25:00Z">
        <w:r w:rsidRPr="00183B61" w:rsidDel="00150CD2">
          <w:rPr>
            <w:rFonts w:eastAsia="Times New Roman" w:cs="Times New Roman"/>
            <w:color w:val="252525"/>
            <w:szCs w:val="24"/>
            <w:shd w:val="clear" w:color="auto" w:fill="FFFFFF"/>
          </w:rPr>
          <w:delText xml:space="preserve">which </w:delText>
        </w:r>
      </w:del>
      <w:ins w:id="134" w:author="Alex Chen" w:date="2016-05-08T11:25:00Z">
        <w:r w:rsidR="00150CD2">
          <w:rPr>
            <w:rFonts w:eastAsia="Times New Roman" w:cs="Times New Roman"/>
            <w:color w:val="252525"/>
            <w:szCs w:val="24"/>
            <w:shd w:val="clear" w:color="auto" w:fill="FFFFFF"/>
          </w:rPr>
          <w:t>that</w:t>
        </w:r>
        <w:r w:rsidR="00150CD2" w:rsidRPr="00183B61">
          <w:rPr>
            <w:rFonts w:eastAsia="Times New Roman" w:cs="Times New Roman"/>
            <w:color w:val="252525"/>
            <w:szCs w:val="24"/>
            <w:shd w:val="clear" w:color="auto" w:fill="FFFFFF"/>
          </w:rPr>
          <w:t xml:space="preserve"> </w:t>
        </w:r>
      </w:ins>
      <w:r w:rsidRPr="00183B61">
        <w:rPr>
          <w:rFonts w:eastAsia="Times New Roman" w:cs="Times New Roman"/>
          <w:color w:val="252525"/>
          <w:szCs w:val="24"/>
          <w:shd w:val="clear" w:color="auto" w:fill="FFFFFF"/>
        </w:rPr>
        <w:t xml:space="preserve">aims to provide a centralized media library where a user can access </w:t>
      </w:r>
      <w:del w:id="135" w:author="Alex Chen" w:date="2016-05-08T11:25:00Z">
        <w:r w:rsidRPr="00183B61" w:rsidDel="00150CD2">
          <w:rPr>
            <w:rFonts w:eastAsia="Times New Roman" w:cs="Times New Roman"/>
            <w:color w:val="252525"/>
            <w:szCs w:val="24"/>
            <w:shd w:val="clear" w:color="auto" w:fill="FFFFFF"/>
          </w:rPr>
          <w:delText xml:space="preserve">to </w:delText>
        </w:r>
      </w:del>
      <w:r w:rsidRPr="00183B61">
        <w:rPr>
          <w:rFonts w:eastAsia="Times New Roman" w:cs="Times New Roman"/>
          <w:color w:val="252525"/>
          <w:szCs w:val="24"/>
          <w:shd w:val="clear" w:color="auto" w:fill="FFFFFF"/>
        </w:rPr>
        <w:t xml:space="preserve">their data from anywhere. The model </w:t>
      </w:r>
      <w:del w:id="136" w:author="Alex Chen" w:date="2016-05-08T11:26:00Z">
        <w:r w:rsidRPr="00183B61" w:rsidDel="00150CD2">
          <w:rPr>
            <w:rFonts w:eastAsia="Times New Roman" w:cs="Times New Roman"/>
            <w:color w:val="252525"/>
            <w:szCs w:val="24"/>
            <w:shd w:val="clear" w:color="auto" w:fill="FFFFFF"/>
          </w:rPr>
          <w:delText>is consisting</w:delText>
        </w:r>
      </w:del>
      <w:ins w:id="137" w:author="Alex Chen" w:date="2016-05-08T11:26:00Z">
        <w:r w:rsidR="00150CD2">
          <w:rPr>
            <w:rFonts w:eastAsia="Times New Roman" w:cs="Times New Roman"/>
            <w:color w:val="252525"/>
            <w:szCs w:val="24"/>
            <w:shd w:val="clear" w:color="auto" w:fill="FFFFFF"/>
          </w:rPr>
          <w:t>consists</w:t>
        </w:r>
      </w:ins>
      <w:r w:rsidRPr="00183B61">
        <w:rPr>
          <w:rFonts w:eastAsia="Times New Roman" w:cs="Times New Roman"/>
          <w:color w:val="252525"/>
          <w:szCs w:val="24"/>
          <w:shd w:val="clear" w:color="auto" w:fill="FFFFFF"/>
        </w:rPr>
        <w:t xml:space="preserve"> of software on different platforms and a central server. People can access their digital assets on different platforms through different interfaces but their data are backed up in one physical device under the control of </w:t>
      </w:r>
      <w:del w:id="138" w:author="Alex Chen" w:date="2016-05-08T11:34:00Z">
        <w:r w:rsidRPr="00183B61" w:rsidDel="000246A1">
          <w:rPr>
            <w:rFonts w:eastAsia="Times New Roman" w:cs="Times New Roman"/>
            <w:color w:val="252525"/>
            <w:szCs w:val="24"/>
            <w:shd w:val="clear" w:color="auto" w:fill="FFFFFF"/>
          </w:rPr>
          <w:delText>themselves</w:delText>
        </w:r>
      </w:del>
      <w:ins w:id="139" w:author="Alex Chen" w:date="2016-05-08T11:34:00Z">
        <w:r w:rsidR="000246A1">
          <w:rPr>
            <w:rFonts w:eastAsia="Times New Roman" w:cs="Times New Roman"/>
            <w:color w:val="252525"/>
            <w:szCs w:val="24"/>
            <w:shd w:val="clear" w:color="auto" w:fill="FFFFFF"/>
          </w:rPr>
          <w:t>itself</w:t>
        </w:r>
      </w:ins>
      <w:r w:rsidRPr="00183B61">
        <w:rPr>
          <w:rFonts w:eastAsia="Times New Roman" w:cs="Times New Roman"/>
          <w:color w:val="252525"/>
          <w:szCs w:val="24"/>
          <w:shd w:val="clear" w:color="auto" w:fill="FFFFFF"/>
        </w:rPr>
        <w:t xml:space="preserve">.  </w:t>
      </w:r>
    </w:p>
    <w:p w14:paraId="1D0E6F6E" w14:textId="77777777" w:rsidR="00183B61" w:rsidRPr="00183B61" w:rsidRDefault="00183B61" w:rsidP="00183B61">
      <w:pPr>
        <w:pStyle w:val="Caption"/>
      </w:pPr>
    </w:p>
    <w:p w14:paraId="4DD58309" w14:textId="3BF1EFE0" w:rsidR="00472E7E" w:rsidRPr="00472E7E" w:rsidRDefault="00EF13E7" w:rsidP="00C57EB0">
      <w:pPr>
        <w:spacing w:after="0" w:line="360" w:lineRule="auto"/>
        <w:rPr>
          <w:rFonts w:eastAsia="Times New Roman" w:cs="Times New Roman"/>
          <w:szCs w:val="24"/>
        </w:rPr>
      </w:pPr>
      <w:r w:rsidRPr="00EF13E7">
        <w:rPr>
          <w:rFonts w:eastAsia="Times New Roman" w:cs="Times New Roman"/>
          <w:color w:val="252525"/>
          <w:szCs w:val="24"/>
          <w:shd w:val="clear" w:color="auto" w:fill="FFFFFF"/>
        </w:rPr>
        <w:t xml:space="preserve">In recent years, with the increasing number of personal mobile devices (like </w:t>
      </w:r>
      <w:del w:id="140" w:author="Alex Chen" w:date="2016-05-08T11:35:00Z">
        <w:r w:rsidRPr="00EF13E7" w:rsidDel="000246A1">
          <w:rPr>
            <w:rFonts w:eastAsia="Times New Roman" w:cs="Times New Roman"/>
            <w:color w:val="252525"/>
            <w:szCs w:val="24"/>
            <w:shd w:val="clear" w:color="auto" w:fill="FFFFFF"/>
          </w:rPr>
          <w:delText xml:space="preserve">a </w:delText>
        </w:r>
      </w:del>
      <w:r w:rsidRPr="00EF13E7">
        <w:rPr>
          <w:rFonts w:eastAsia="Times New Roman" w:cs="Times New Roman"/>
          <w:color w:val="252525"/>
          <w:szCs w:val="24"/>
          <w:shd w:val="clear" w:color="auto" w:fill="FFFFFF"/>
        </w:rPr>
        <w:t>smartphone</w:t>
      </w:r>
      <w:ins w:id="141" w:author="Alex Chen" w:date="2016-05-08T11:35:00Z">
        <w:r w:rsidR="000246A1">
          <w:rPr>
            <w:rFonts w:eastAsia="Times New Roman" w:cs="Times New Roman"/>
            <w:color w:val="252525"/>
            <w:szCs w:val="24"/>
            <w:shd w:val="clear" w:color="auto" w:fill="FFFFFF"/>
          </w:rPr>
          <w:t>s</w:t>
        </w:r>
      </w:ins>
      <w:r w:rsidRPr="00EF13E7">
        <w:rPr>
          <w:rFonts w:eastAsia="Times New Roman" w:cs="Times New Roman"/>
          <w:color w:val="252525"/>
          <w:szCs w:val="24"/>
          <w:shd w:val="clear" w:color="auto" w:fill="FFFFFF"/>
        </w:rPr>
        <w:t>, pad or wearable device</w:t>
      </w:r>
      <w:ins w:id="142" w:author="Alex Chen" w:date="2016-05-08T11:35:00Z">
        <w:r w:rsidR="000246A1">
          <w:rPr>
            <w:rFonts w:eastAsia="Times New Roman" w:cs="Times New Roman"/>
            <w:color w:val="252525"/>
            <w:szCs w:val="24"/>
            <w:shd w:val="clear" w:color="auto" w:fill="FFFFFF"/>
          </w:rPr>
          <w:t>s</w:t>
        </w:r>
      </w:ins>
      <w:r w:rsidRPr="00EF13E7">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ins w:id="143" w:author="Alex Chen" w:date="2016-05-08T11:37:00Z">
        <w:r w:rsidR="000246A1">
          <w:rPr>
            <w:rFonts w:eastAsia="Times New Roman" w:cs="Times New Roman"/>
            <w:color w:val="252525"/>
            <w:szCs w:val="24"/>
            <w:shd w:val="clear" w:color="auto" w:fill="FFFFFF"/>
          </w:rPr>
          <w:t xml:space="preserve">range </w:t>
        </w:r>
      </w:ins>
      <w:r w:rsidRPr="00EF13E7">
        <w:rPr>
          <w:rFonts w:eastAsia="Times New Roman" w:cs="Times New Roman"/>
          <w:color w:val="252525"/>
          <w:szCs w:val="24"/>
          <w:shd w:val="clear" w:color="auto" w:fill="FFFFFF"/>
        </w:rPr>
        <w:t xml:space="preserve">of a Wi-Fi network. In this case, those scattered personal devices need to </w:t>
      </w:r>
      <w:del w:id="144" w:author="Alex Chen" w:date="2016-05-08T11:37:00Z">
        <w:r w:rsidRPr="00EF13E7" w:rsidDel="000246A1">
          <w:rPr>
            <w:rFonts w:eastAsia="Times New Roman" w:cs="Times New Roman"/>
            <w:color w:val="252525"/>
            <w:szCs w:val="24"/>
            <w:shd w:val="clear" w:color="auto" w:fill="FFFFFF"/>
          </w:rPr>
          <w:delText xml:space="preserve">connection </w:delText>
        </w:r>
      </w:del>
      <w:ins w:id="145" w:author="Alex Chen" w:date="2016-05-08T11:37:00Z">
        <w:r w:rsidR="000246A1">
          <w:rPr>
            <w:rFonts w:eastAsia="Times New Roman" w:cs="Times New Roman"/>
            <w:color w:val="252525"/>
            <w:szCs w:val="24"/>
            <w:shd w:val="clear" w:color="auto" w:fill="FFFFFF"/>
          </w:rPr>
          <w:t>connect</w:t>
        </w:r>
        <w:r w:rsidR="000246A1" w:rsidRPr="00EF13E7">
          <w:rPr>
            <w:rFonts w:eastAsia="Times New Roman" w:cs="Times New Roman"/>
            <w:color w:val="252525"/>
            <w:szCs w:val="24"/>
            <w:shd w:val="clear" w:color="auto" w:fill="FFFFFF"/>
          </w:rPr>
          <w:t xml:space="preserve"> </w:t>
        </w:r>
      </w:ins>
      <w:r w:rsidRPr="00EF13E7">
        <w:rPr>
          <w:rFonts w:eastAsia="Times New Roman" w:cs="Times New Roman"/>
          <w:color w:val="252525"/>
          <w:szCs w:val="24"/>
          <w:shd w:val="clear" w:color="auto" w:fill="FFFFFF"/>
        </w:rPr>
        <w:t xml:space="preserve">to a center node or a bridge device to </w:t>
      </w:r>
      <w:r w:rsidRPr="00EF13E7">
        <w:rPr>
          <w:rFonts w:eastAsia="Times New Roman" w:cs="Times New Roman"/>
          <w:color w:val="252525"/>
          <w:szCs w:val="24"/>
          <w:shd w:val="clear" w:color="auto" w:fill="FFFFFF"/>
        </w:rPr>
        <w:lastRenderedPageBreak/>
        <w:t>reach the Internet. Therefore, there are two important facts of a short-range wireless communication technology.</w:t>
      </w:r>
    </w:p>
    <w:p w14:paraId="1310D354" w14:textId="5C728A37" w:rsidR="00472E7E" w:rsidRDefault="002A440C" w:rsidP="00C57EB0">
      <w:pPr>
        <w:spacing w:after="0" w:line="360" w:lineRule="auto"/>
        <w:rPr>
          <w:rFonts w:eastAsia="Times New Roman" w:cs="Times New Roman"/>
          <w:color w:val="252525"/>
          <w:szCs w:val="24"/>
          <w:shd w:val="clear" w:color="auto" w:fill="FFFFFF"/>
        </w:rPr>
      </w:pPr>
      <w:r w:rsidRPr="002A440C">
        <w:rPr>
          <w:rFonts w:eastAsia="Times New Roman" w:cs="Times New Roman"/>
          <w:color w:val="252525"/>
          <w:szCs w:val="24"/>
          <w:shd w:val="clear" w:color="auto" w:fill="FFFFFF"/>
        </w:rPr>
        <w:t xml:space="preserve">First, the data communication between mobile devices is relatively less intensive than PC to PC communications. It </w:t>
      </w:r>
      <w:del w:id="146" w:author="Alex Chen" w:date="2016-05-08T11:39:00Z">
        <w:r w:rsidRPr="002A440C" w:rsidDel="000246A1">
          <w:rPr>
            <w:rFonts w:eastAsia="Times New Roman" w:cs="Times New Roman"/>
            <w:color w:val="252525"/>
            <w:szCs w:val="24"/>
            <w:shd w:val="clear" w:color="auto" w:fill="FFFFFF"/>
          </w:rPr>
          <w:delText>is decided by</w:delText>
        </w:r>
      </w:del>
      <w:ins w:id="147" w:author="Alex Chen" w:date="2016-05-08T11:39:00Z">
        <w:r w:rsidR="000246A1">
          <w:rPr>
            <w:rFonts w:eastAsia="Times New Roman" w:cs="Times New Roman"/>
            <w:color w:val="252525"/>
            <w:szCs w:val="24"/>
            <w:shd w:val="clear" w:color="auto" w:fill="FFFFFF"/>
          </w:rPr>
          <w:t>depends on</w:t>
        </w:r>
      </w:ins>
      <w:r w:rsidRPr="002A440C">
        <w:rPr>
          <w:rFonts w:eastAsia="Times New Roman" w:cs="Times New Roman"/>
          <w:color w:val="252525"/>
          <w:szCs w:val="24"/>
          <w:shd w:val="clear" w:color="auto" w:fill="FFFFFF"/>
        </w:rPr>
        <w:t xml:space="preserve"> the computing power of mobile devices.</w:t>
      </w:r>
    </w:p>
    <w:p w14:paraId="0787F5F1" w14:textId="77777777" w:rsidR="002A440C" w:rsidRPr="002A440C" w:rsidRDefault="002A440C" w:rsidP="002A440C">
      <w:pPr>
        <w:pStyle w:val="Caption"/>
      </w:pPr>
    </w:p>
    <w:p w14:paraId="05F2C96A" w14:textId="0E1E14BA" w:rsidR="00472E7E" w:rsidRDefault="00704E84" w:rsidP="00C57EB0">
      <w:pPr>
        <w:spacing w:after="0" w:line="360" w:lineRule="auto"/>
        <w:rPr>
          <w:rFonts w:eastAsia="Times New Roman" w:cs="Times New Roman"/>
          <w:color w:val="252525"/>
          <w:szCs w:val="24"/>
          <w:shd w:val="clear" w:color="auto" w:fill="FFFFFF"/>
        </w:rPr>
      </w:pPr>
      <w:r w:rsidRPr="00704E84">
        <w:rPr>
          <w:rFonts w:eastAsia="Times New Roman" w:cs="Times New Roman"/>
          <w:color w:val="252525"/>
          <w:szCs w:val="24"/>
          <w:shd w:val="clear" w:color="auto" w:fill="FFFFFF"/>
        </w:rPr>
        <w:t>Second, the network state is constantly chang</w:t>
      </w:r>
      <w:ins w:id="148" w:author="Alex Chen" w:date="2016-05-08T11:39:00Z">
        <w:r w:rsidR="000246A1">
          <w:rPr>
            <w:rFonts w:eastAsia="Times New Roman" w:cs="Times New Roman"/>
            <w:color w:val="252525"/>
            <w:szCs w:val="24"/>
            <w:shd w:val="clear" w:color="auto" w:fill="FFFFFF"/>
          </w:rPr>
          <w:t>ing</w:t>
        </w:r>
      </w:ins>
      <w:del w:id="149" w:author="Alex Chen" w:date="2016-05-08T11:39:00Z">
        <w:r w:rsidRPr="00704E84" w:rsidDel="000246A1">
          <w:rPr>
            <w:rFonts w:eastAsia="Times New Roman" w:cs="Times New Roman"/>
            <w:color w:val="252525"/>
            <w:szCs w:val="24"/>
            <w:shd w:val="clear" w:color="auto" w:fill="FFFFFF"/>
          </w:rPr>
          <w:delText>ed</w:delText>
        </w:r>
      </w:del>
      <w:r w:rsidRPr="00704E84">
        <w:rPr>
          <w:rFonts w:eastAsia="Times New Roman" w:cs="Times New Roman"/>
          <w:color w:val="252525"/>
          <w:szCs w:val="24"/>
          <w:shd w:val="clear" w:color="auto" w:fill="FFFFFF"/>
        </w:rPr>
        <w:t xml:space="preserve"> from time to time. It is </w:t>
      </w:r>
      <w:del w:id="150" w:author="Alex Chen" w:date="2016-05-08T11:40:00Z">
        <w:r w:rsidRPr="00704E84" w:rsidDel="000246A1">
          <w:rPr>
            <w:rFonts w:eastAsia="Times New Roman" w:cs="Times New Roman"/>
            <w:color w:val="252525"/>
            <w:szCs w:val="24"/>
            <w:shd w:val="clear" w:color="auto" w:fill="FFFFFF"/>
          </w:rPr>
          <w:delText xml:space="preserve">decided </w:delText>
        </w:r>
      </w:del>
      <w:ins w:id="151" w:author="Alex Chen" w:date="2016-05-08T11:40:00Z">
        <w:r w:rsidR="000246A1">
          <w:rPr>
            <w:rFonts w:eastAsia="Times New Roman" w:cs="Times New Roman"/>
            <w:color w:val="252525"/>
            <w:szCs w:val="24"/>
            <w:shd w:val="clear" w:color="auto" w:fill="FFFFFF"/>
          </w:rPr>
          <w:t>determined</w:t>
        </w:r>
        <w:r w:rsidR="000246A1" w:rsidRPr="00704E84">
          <w:rPr>
            <w:rFonts w:eastAsia="Times New Roman" w:cs="Times New Roman"/>
            <w:color w:val="252525"/>
            <w:szCs w:val="24"/>
            <w:shd w:val="clear" w:color="auto" w:fill="FFFFFF"/>
          </w:rPr>
          <w:t xml:space="preserve"> </w:t>
        </w:r>
      </w:ins>
      <w:r w:rsidRPr="00704E84">
        <w:rPr>
          <w:rFonts w:eastAsia="Times New Roman" w:cs="Times New Roman"/>
          <w:color w:val="252525"/>
          <w:szCs w:val="24"/>
          <w:shd w:val="clear" w:color="auto" w:fill="FFFFFF"/>
        </w:rPr>
        <w:t>by the nature of short-range wireless communication.</w:t>
      </w:r>
    </w:p>
    <w:p w14:paraId="4E259716" w14:textId="77777777" w:rsidR="00B5109A" w:rsidRPr="00B5109A" w:rsidRDefault="00B5109A" w:rsidP="00B5109A">
      <w:pPr>
        <w:pStyle w:val="Caption"/>
      </w:pPr>
    </w:p>
    <w:p w14:paraId="13220DF2" w14:textId="1E385715" w:rsidR="00472E7E" w:rsidRDefault="003A0828" w:rsidP="00C57EB0">
      <w:pPr>
        <w:spacing w:after="0" w:line="360" w:lineRule="auto"/>
        <w:rPr>
          <w:rFonts w:eastAsia="Times New Roman" w:cs="Times New Roman"/>
          <w:color w:val="252525"/>
          <w:szCs w:val="24"/>
          <w:shd w:val="clear" w:color="auto" w:fill="FFFFFF"/>
        </w:rPr>
      </w:pPr>
      <w:r w:rsidRPr="003A0828">
        <w:rPr>
          <w:rFonts w:eastAsia="Times New Roman" w:cs="Times New Roman"/>
          <w:color w:val="252525"/>
          <w:szCs w:val="24"/>
          <w:shd w:val="clear" w:color="auto" w:fill="FFFFFF"/>
        </w:rPr>
        <w:t xml:space="preserve">Taking the above two into </w:t>
      </w:r>
      <w:del w:id="152" w:author="Alex Chen" w:date="2016-05-08T11:41:00Z">
        <w:r w:rsidRPr="003A0828" w:rsidDel="000246A1">
          <w:rPr>
            <w:rFonts w:eastAsia="Times New Roman" w:cs="Times New Roman"/>
            <w:color w:val="252525"/>
            <w:szCs w:val="24"/>
            <w:shd w:val="clear" w:color="auto" w:fill="FFFFFF"/>
          </w:rPr>
          <w:delText>considerable</w:delText>
        </w:r>
      </w:del>
      <w:ins w:id="153" w:author="Alex Chen" w:date="2016-05-08T11:41:00Z">
        <w:r w:rsidR="000246A1">
          <w:rPr>
            <w:rFonts w:eastAsia="Times New Roman" w:cs="Times New Roman"/>
            <w:color w:val="252525"/>
            <w:szCs w:val="24"/>
            <w:shd w:val="clear" w:color="auto" w:fill="FFFFFF"/>
          </w:rPr>
          <w:t>consideration</w:t>
        </w:r>
      </w:ins>
      <w:r w:rsidRPr="003A0828">
        <w:rPr>
          <w:rFonts w:eastAsia="Times New Roman" w:cs="Times New Roman"/>
          <w:color w:val="252525"/>
          <w:szCs w:val="24"/>
          <w:shd w:val="clear" w:color="auto" w:fill="FFFFFF"/>
        </w:rPr>
        <w:t>, a REST approach gains more momentum for distributed personal cloud solution</w:t>
      </w:r>
      <w:ins w:id="154" w:author="Alex Chen" w:date="2016-05-08T11:46:00Z">
        <w:r w:rsidR="0062165A">
          <w:rPr>
            <w:rFonts w:eastAsia="Times New Roman" w:cs="Times New Roman"/>
            <w:color w:val="252525"/>
            <w:szCs w:val="24"/>
            <w:shd w:val="clear" w:color="auto" w:fill="FFFFFF"/>
          </w:rPr>
          <w:t>, since</w:t>
        </w:r>
      </w:ins>
      <w:del w:id="155" w:author="Alex Chen" w:date="2016-05-08T11:46:00Z">
        <w:r w:rsidRPr="003A0828" w:rsidDel="0062165A">
          <w:rPr>
            <w:rFonts w:eastAsia="Times New Roman" w:cs="Times New Roman"/>
            <w:color w:val="252525"/>
            <w:szCs w:val="24"/>
            <w:shd w:val="clear" w:color="auto" w:fill="FFFFFF"/>
          </w:rPr>
          <w:delText xml:space="preserve">. </w:delText>
        </w:r>
      </w:del>
      <w:del w:id="156" w:author="Alex Chen" w:date="2016-05-08T11:42:00Z">
        <w:r w:rsidRPr="003A0828" w:rsidDel="000246A1">
          <w:rPr>
            <w:rFonts w:eastAsia="Times New Roman" w:cs="Times New Roman"/>
            <w:color w:val="252525"/>
            <w:szCs w:val="24"/>
            <w:shd w:val="clear" w:color="auto" w:fill="FFFFFF"/>
          </w:rPr>
          <w:delText>d</w:delText>
        </w:r>
      </w:del>
      <w:del w:id="157" w:author="Alex Chen" w:date="2016-05-08T11:46:00Z">
        <w:r w:rsidRPr="003A0828" w:rsidDel="0062165A">
          <w:rPr>
            <w:rFonts w:eastAsia="Times New Roman" w:cs="Times New Roman"/>
            <w:color w:val="252525"/>
            <w:szCs w:val="24"/>
            <w:shd w:val="clear" w:color="auto" w:fill="FFFFFF"/>
          </w:rPr>
          <w:delText>ue to</w:delText>
        </w:r>
      </w:del>
      <w:r w:rsidRPr="003A0828">
        <w:rPr>
          <w:rFonts w:eastAsia="Times New Roman" w:cs="Times New Roman"/>
          <w:color w:val="252525"/>
          <w:szCs w:val="24"/>
          <w:shd w:val="clear" w:color="auto" w:fill="FFFFFF"/>
        </w:rPr>
        <w:t xml:space="preserve"> it’s lightweight and </w:t>
      </w:r>
      <w:ins w:id="158" w:author="Alex Chen" w:date="2016-05-08T11:46:00Z">
        <w:r w:rsidR="0062165A">
          <w:rPr>
            <w:rFonts w:eastAsia="Times New Roman" w:cs="Times New Roman"/>
            <w:color w:val="252525"/>
            <w:szCs w:val="24"/>
            <w:shd w:val="clear" w:color="auto" w:fill="FFFFFF"/>
          </w:rPr>
          <w:t xml:space="preserve">it has </w:t>
        </w:r>
      </w:ins>
      <w:r w:rsidRPr="003A0828">
        <w:rPr>
          <w:rFonts w:eastAsia="Times New Roman" w:cs="Times New Roman"/>
          <w:color w:val="252525"/>
          <w:szCs w:val="24"/>
          <w:shd w:val="clear" w:color="auto" w:fill="FFFFFF"/>
        </w:rPr>
        <w:t>close relationship with web inspired protocols.</w:t>
      </w:r>
    </w:p>
    <w:p w14:paraId="1C7DC66C" w14:textId="77777777" w:rsidR="00E07DD8" w:rsidRPr="00E07DD8" w:rsidRDefault="00E07DD8" w:rsidP="00E07DD8">
      <w:pPr>
        <w:pStyle w:val="Caption"/>
      </w:pPr>
    </w:p>
    <w:p w14:paraId="2031D7FB" w14:textId="409FCFCF" w:rsidR="00E07DD8" w:rsidRPr="00E07DD8" w:rsidRDefault="00E07DD8" w:rsidP="00E07DD8">
      <w:pPr>
        <w:spacing w:after="0" w:line="360" w:lineRule="auto"/>
        <w:rPr>
          <w:rFonts w:eastAsia="Times New Roman" w:cs="Times New Roman"/>
          <w:color w:val="252525"/>
          <w:szCs w:val="24"/>
          <w:shd w:val="clear" w:color="auto" w:fill="FFFFFF"/>
        </w:rPr>
      </w:pPr>
      <w:r w:rsidRPr="00E07DD8">
        <w:rPr>
          <w:rFonts w:eastAsia="Times New Roman" w:cs="Times New Roman"/>
          <w:color w:val="252525"/>
          <w:szCs w:val="24"/>
          <w:shd w:val="clear" w:color="auto" w:fill="FFFFFF"/>
        </w:rPr>
        <w:t>After the exam</w:t>
      </w:r>
      <w:ins w:id="159" w:author="Alex Chen" w:date="2016-05-08T11:47:00Z">
        <w:r w:rsidR="0062165A">
          <w:rPr>
            <w:rFonts w:eastAsia="Times New Roman" w:cs="Times New Roman"/>
            <w:color w:val="252525"/>
            <w:szCs w:val="24"/>
            <w:shd w:val="clear" w:color="auto" w:fill="FFFFFF"/>
          </w:rPr>
          <w:t>ing</w:t>
        </w:r>
      </w:ins>
      <w:r w:rsidRPr="00E07DD8">
        <w:rPr>
          <w:rFonts w:eastAsia="Times New Roman" w:cs="Times New Roman"/>
          <w:color w:val="252525"/>
          <w:szCs w:val="24"/>
          <w:shd w:val="clear" w:color="auto" w:fill="FFFFFF"/>
        </w:rPr>
        <w:t xml:space="preserve"> the context of IoT, we found </w:t>
      </w:r>
      <w:del w:id="160" w:author="Alex Chen" w:date="2016-05-08T11:47:00Z">
        <w:r w:rsidRPr="00E07DD8" w:rsidDel="0062165A">
          <w:rPr>
            <w:rFonts w:eastAsia="Times New Roman" w:cs="Times New Roman"/>
            <w:color w:val="252525"/>
            <w:szCs w:val="24"/>
            <w:shd w:val="clear" w:color="auto" w:fill="FFFFFF"/>
          </w:rPr>
          <w:delText xml:space="preserve">the </w:delText>
        </w:r>
      </w:del>
      <w:r w:rsidRPr="00E07DD8">
        <w:rPr>
          <w:rFonts w:eastAsia="Times New Roman" w:cs="Times New Roman"/>
          <w:color w:val="252525"/>
          <w:szCs w:val="24"/>
          <w:shd w:val="clear" w:color="auto" w:fill="FFFFFF"/>
        </w:rPr>
        <w:t>that more and more smart devices are available for a single person. Those smart devices may be placed in a particular place or taken by their owner</w:t>
      </w:r>
      <w:ins w:id="161" w:author="Alex Chen" w:date="2016-05-08T11:48:00Z">
        <w:r w:rsidR="0062165A">
          <w:rPr>
            <w:rFonts w:eastAsia="Times New Roman" w:cs="Times New Roman"/>
            <w:color w:val="252525"/>
            <w:szCs w:val="24"/>
            <w:shd w:val="clear" w:color="auto" w:fill="FFFFFF"/>
          </w:rPr>
          <w:t>s</w:t>
        </w:r>
      </w:ins>
      <w:r w:rsidRPr="00E07DD8">
        <w:rPr>
          <w:rFonts w:eastAsia="Times New Roman" w:cs="Times New Roman"/>
          <w:color w:val="252525"/>
          <w:szCs w:val="24"/>
          <w:shd w:val="clear" w:color="auto" w:fill="FFFFFF"/>
        </w:rPr>
        <w:t xml:space="preserve"> as</w:t>
      </w:r>
      <w:del w:id="162" w:author="Alex Chen" w:date="2016-05-08T11:48:00Z">
        <w:r w:rsidRPr="00E07DD8" w:rsidDel="0062165A">
          <w:rPr>
            <w:rFonts w:eastAsia="Times New Roman" w:cs="Times New Roman"/>
            <w:color w:val="252525"/>
            <w:szCs w:val="24"/>
            <w:shd w:val="clear" w:color="auto" w:fill="FFFFFF"/>
          </w:rPr>
          <w:delText xml:space="preserve"> a</w:delText>
        </w:r>
      </w:del>
      <w:r w:rsidRPr="00E07DD8">
        <w:rPr>
          <w:rFonts w:eastAsia="Times New Roman" w:cs="Times New Roman"/>
          <w:color w:val="252525"/>
          <w:szCs w:val="24"/>
          <w:shd w:val="clear" w:color="auto" w:fill="FFFFFF"/>
        </w:rPr>
        <w:t xml:space="preserve"> portable device</w:t>
      </w:r>
      <w:ins w:id="163" w:author="Alex Chen" w:date="2016-05-08T11:48:00Z">
        <w:r w:rsidR="0062165A">
          <w:rPr>
            <w:rFonts w:eastAsia="Times New Roman" w:cs="Times New Roman"/>
            <w:color w:val="252525"/>
            <w:szCs w:val="24"/>
            <w:shd w:val="clear" w:color="auto" w:fill="FFFFFF"/>
          </w:rPr>
          <w:t>s</w:t>
        </w:r>
      </w:ins>
      <w:r w:rsidRPr="00E07DD8">
        <w:rPr>
          <w:rFonts w:eastAsia="Times New Roman" w:cs="Times New Roman"/>
          <w:color w:val="252525"/>
          <w:szCs w:val="24"/>
          <w:shd w:val="clear" w:color="auto" w:fill="FFFFFF"/>
        </w:rPr>
        <w:t>. In order to let those devices work</w:t>
      </w:r>
      <w:del w:id="164" w:author="Alex Chen" w:date="2016-05-08T11:48:00Z">
        <w:r w:rsidRPr="00E07DD8" w:rsidDel="0062165A">
          <w:rPr>
            <w:rFonts w:eastAsia="Times New Roman" w:cs="Times New Roman"/>
            <w:color w:val="252525"/>
            <w:szCs w:val="24"/>
            <w:shd w:val="clear" w:color="auto" w:fill="FFFFFF"/>
          </w:rPr>
          <w:delText>ing</w:delText>
        </w:r>
      </w:del>
      <w:r w:rsidRPr="00E07DD8">
        <w:rPr>
          <w:rFonts w:eastAsia="Times New Roman" w:cs="Times New Roman"/>
          <w:color w:val="252525"/>
          <w:szCs w:val="24"/>
          <w:shd w:val="clear" w:color="auto" w:fill="FFFFFF"/>
        </w:rPr>
        <w:t xml:space="preserve"> together to serve us</w:t>
      </w:r>
      <w:ins w:id="165" w:author="Alex Chen" w:date="2016-05-08T11:48:00Z">
        <w:r w:rsidR="0062165A">
          <w:rPr>
            <w:rFonts w:eastAsia="Times New Roman" w:cs="Times New Roman"/>
            <w:color w:val="252525"/>
            <w:szCs w:val="24"/>
            <w:shd w:val="clear" w:color="auto" w:fill="FFFFFF"/>
          </w:rPr>
          <w:t>,</w:t>
        </w:r>
      </w:ins>
      <w:del w:id="166" w:author="Alex Chen" w:date="2016-05-08T11:48:00Z">
        <w:r w:rsidRPr="00E07DD8" w:rsidDel="0062165A">
          <w:rPr>
            <w:rFonts w:eastAsia="Times New Roman" w:cs="Times New Roman"/>
            <w:color w:val="252525"/>
            <w:szCs w:val="24"/>
            <w:shd w:val="clear" w:color="auto" w:fill="FFFFFF"/>
          </w:rPr>
          <w:delText>.  Therefore,</w:delText>
        </w:r>
      </w:del>
      <w:r w:rsidRPr="00E07DD8">
        <w:rPr>
          <w:rFonts w:eastAsia="Times New Roman" w:cs="Times New Roman"/>
          <w:color w:val="252525"/>
          <w:szCs w:val="24"/>
          <w:shd w:val="clear" w:color="auto" w:fill="FFFFFF"/>
        </w:rPr>
        <w:t xml:space="preserve"> </w:t>
      </w:r>
      <w:ins w:id="167" w:author="Alex Chen" w:date="2016-05-08T11:48:00Z">
        <w:r w:rsidR="0062165A">
          <w:rPr>
            <w:rFonts w:eastAsia="Times New Roman" w:cs="Times New Roman"/>
            <w:color w:val="252525"/>
            <w:szCs w:val="24"/>
            <w:shd w:val="clear" w:color="auto" w:fill="FFFFFF"/>
          </w:rPr>
          <w:t xml:space="preserve"> </w:t>
        </w:r>
      </w:ins>
      <w:r w:rsidRPr="00E07DD8">
        <w:rPr>
          <w:rFonts w:eastAsia="Times New Roman" w:cs="Times New Roman"/>
          <w:color w:val="252525"/>
          <w:szCs w:val="24"/>
          <w:shd w:val="clear" w:color="auto" w:fill="FFFFFF"/>
        </w:rPr>
        <w:t xml:space="preserve">I turn to explore existing communication styles between devices. </w:t>
      </w:r>
      <w:ins w:id="168" w:author="Alex Chen" w:date="2016-05-08T11:49:00Z">
        <w:r w:rsidR="0062165A">
          <w:rPr>
            <w:rFonts w:eastAsia="Times New Roman" w:cs="Times New Roman"/>
            <w:color w:val="252525"/>
            <w:szCs w:val="24"/>
            <w:shd w:val="clear" w:color="auto" w:fill="FFFFFF"/>
          </w:rPr>
          <w:t>(???)</w:t>
        </w:r>
      </w:ins>
    </w:p>
    <w:p w14:paraId="33377B3F" w14:textId="4DF4000E" w:rsidR="00472E7E" w:rsidRDefault="00E07DD8" w:rsidP="00E07DD8">
      <w:pPr>
        <w:spacing w:after="0" w:line="360" w:lineRule="auto"/>
        <w:rPr>
          <w:rFonts w:eastAsia="Times New Roman" w:cs="Times New Roman"/>
          <w:color w:val="252525"/>
          <w:szCs w:val="24"/>
          <w:shd w:val="clear" w:color="auto" w:fill="FFFFFF"/>
        </w:rPr>
      </w:pPr>
      <w:r w:rsidRPr="00E07DD8">
        <w:rPr>
          <w:rFonts w:eastAsia="Times New Roman" w:cs="Times New Roman"/>
          <w:color w:val="252525"/>
          <w:szCs w:val="24"/>
          <w:shd w:val="clear" w:color="auto" w:fill="FFFFFF"/>
        </w:rPr>
        <w:t>In the next section, we will discuss two popular design style</w:t>
      </w:r>
      <w:ins w:id="169" w:author="Alex Chen" w:date="2016-05-08T11:49:00Z">
        <w:r w:rsidR="0062165A">
          <w:rPr>
            <w:rFonts w:eastAsia="Times New Roman" w:cs="Times New Roman"/>
            <w:color w:val="252525"/>
            <w:szCs w:val="24"/>
            <w:shd w:val="clear" w:color="auto" w:fill="FFFFFF"/>
          </w:rPr>
          <w:t>s</w:t>
        </w:r>
      </w:ins>
      <w:r w:rsidRPr="00E07DD8">
        <w:rPr>
          <w:rFonts w:eastAsia="Times New Roman" w:cs="Times New Roman"/>
          <w:color w:val="252525"/>
          <w:szCs w:val="24"/>
          <w:shd w:val="clear" w:color="auto" w:fill="FFFFFF"/>
        </w:rPr>
        <w:t xml:space="preserve"> for the machine to machi</w:t>
      </w:r>
      <w:r w:rsidR="00DB49B6">
        <w:rPr>
          <w:rFonts w:eastAsia="Times New Roman" w:cs="Times New Roman"/>
          <w:color w:val="252525"/>
          <w:szCs w:val="24"/>
          <w:shd w:val="clear" w:color="auto" w:fill="FFFFFF"/>
        </w:rPr>
        <w:t>ne communication: SOAP and REST</w:t>
      </w:r>
      <w:r w:rsidR="00837830">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14:paraId="727FE92A" w14:textId="77777777" w:rsidR="00E77DE9" w:rsidRPr="00E77DE9" w:rsidRDefault="00E77DE9" w:rsidP="00E77DE9">
      <w:pPr>
        <w:pStyle w:val="Caption"/>
      </w:pPr>
    </w:p>
    <w:p w14:paraId="3020E2D3" w14:textId="77777777" w:rsidR="00472E7E" w:rsidRPr="00472E7E" w:rsidRDefault="00DB4A40" w:rsidP="00177A7C">
      <w:pPr>
        <w:pStyle w:val="Heading2"/>
      </w:pPr>
      <w:bookmarkStart w:id="170" w:name="_Toc441070945"/>
      <w:r>
        <w:t>3.3</w:t>
      </w:r>
      <w:r w:rsidR="00472E7E" w:rsidRPr="00472E7E">
        <w:t xml:space="preserve"> SOAP and REST</w:t>
      </w:r>
      <w:bookmarkEnd w:id="170"/>
    </w:p>
    <w:p w14:paraId="78AA8826" w14:textId="0CC69272" w:rsidR="00472E7E" w:rsidRPr="00472E7E" w:rsidRDefault="00EA73B1" w:rsidP="00C57EB0">
      <w:pPr>
        <w:spacing w:after="0" w:line="360" w:lineRule="auto"/>
        <w:rPr>
          <w:rFonts w:eastAsia="Times New Roman" w:cs="Times New Roman"/>
          <w:szCs w:val="24"/>
        </w:rPr>
      </w:pPr>
      <w:r w:rsidRPr="00EA73B1">
        <w:rPr>
          <w:rFonts w:eastAsia="Times New Roman" w:cs="Times New Roman"/>
          <w:color w:val="252525"/>
          <w:szCs w:val="24"/>
          <w:shd w:val="clear" w:color="auto" w:fill="FFFFFF"/>
        </w:rPr>
        <w:t xml:space="preserve">In general, SOAP is a protocol which </w:t>
      </w:r>
      <w:ins w:id="171" w:author="Alex Chen" w:date="2016-05-08T11:50:00Z">
        <w:r w:rsidR="0062165A">
          <w:rPr>
            <w:rFonts w:eastAsia="Times New Roman" w:cs="Times New Roman"/>
            <w:color w:val="252525"/>
            <w:szCs w:val="24"/>
            <w:shd w:val="clear" w:color="auto" w:fill="FFFFFF"/>
          </w:rPr>
          <w:t>was</w:t>
        </w:r>
      </w:ins>
      <w:del w:id="172" w:author="Alex Chen" w:date="2016-05-08T11:50:00Z">
        <w:r w:rsidRPr="00EA73B1" w:rsidDel="0062165A">
          <w:rPr>
            <w:rFonts w:eastAsia="Times New Roman" w:cs="Times New Roman"/>
            <w:color w:val="252525"/>
            <w:szCs w:val="24"/>
            <w:shd w:val="clear" w:color="auto" w:fill="FFFFFF"/>
          </w:rPr>
          <w:delText>is</w:delText>
        </w:r>
      </w:del>
      <w:r w:rsidRPr="00EA73B1">
        <w:rPr>
          <w:rFonts w:eastAsia="Times New Roman" w:cs="Times New Roman"/>
          <w:color w:val="252525"/>
          <w:szCs w:val="24"/>
          <w:shd w:val="clear" w:color="auto" w:fill="FFFFFF"/>
        </w:rPr>
        <w:t xml:space="preserve"> popular in the late 1990s. REST is a design style which has been proposed with HTTP but </w:t>
      </w:r>
      <w:ins w:id="173" w:author="Alex Chen" w:date="2016-05-08T11:51:00Z">
        <w:r w:rsidR="0062165A">
          <w:rPr>
            <w:rFonts w:eastAsia="Times New Roman" w:cs="Times New Roman"/>
            <w:color w:val="252525"/>
            <w:szCs w:val="24"/>
            <w:shd w:val="clear" w:color="auto" w:fill="FFFFFF"/>
          </w:rPr>
          <w:t xml:space="preserve">is </w:t>
        </w:r>
      </w:ins>
      <w:r w:rsidRPr="00EA73B1">
        <w:rPr>
          <w:rFonts w:eastAsia="Times New Roman" w:cs="Times New Roman"/>
          <w:color w:val="252525"/>
          <w:szCs w:val="24"/>
          <w:shd w:val="clear" w:color="auto" w:fill="FFFFFF"/>
        </w:rPr>
        <w:t>not popular until recent years. Technically, SOAP and REST are two different kinds of concept</w:t>
      </w:r>
      <w:ins w:id="174" w:author="Alex Chen" w:date="2016-05-08T11:52:00Z">
        <w:r w:rsidR="00BB774E">
          <w:rPr>
            <w:rFonts w:eastAsia="Times New Roman" w:cs="Times New Roman"/>
            <w:color w:val="252525"/>
            <w:szCs w:val="24"/>
            <w:shd w:val="clear" w:color="auto" w:fill="FFFFFF"/>
          </w:rPr>
          <w:t xml:space="preserve"> and not directly comparable</w:t>
        </w:r>
      </w:ins>
      <w:r w:rsidRPr="00EA73B1">
        <w:rPr>
          <w:rFonts w:eastAsia="Times New Roman" w:cs="Times New Roman"/>
          <w:color w:val="252525"/>
          <w:szCs w:val="24"/>
          <w:shd w:val="clear" w:color="auto" w:fill="FFFFFF"/>
        </w:rPr>
        <w:t xml:space="preserve">. Here we put them together </w:t>
      </w:r>
      <w:ins w:id="175" w:author="Alex Chen" w:date="2016-05-08T11:52:00Z">
        <w:r w:rsidR="00BB774E">
          <w:rPr>
            <w:rFonts w:eastAsia="Times New Roman" w:cs="Times New Roman"/>
            <w:color w:val="252525"/>
            <w:szCs w:val="24"/>
            <w:shd w:val="clear" w:color="auto" w:fill="FFFFFF"/>
          </w:rPr>
          <w:t xml:space="preserve">just </w:t>
        </w:r>
      </w:ins>
      <w:r w:rsidRPr="00EA73B1">
        <w:rPr>
          <w:rFonts w:eastAsia="Times New Roman" w:cs="Times New Roman"/>
          <w:color w:val="252525"/>
          <w:szCs w:val="24"/>
          <w:shd w:val="clear" w:color="auto" w:fill="FFFFFF"/>
        </w:rPr>
        <w:t>because each of them stands for a style of design</w:t>
      </w:r>
      <w:r w:rsidR="00472E7E" w:rsidRPr="00472E7E">
        <w:rPr>
          <w:rFonts w:eastAsia="Times New Roman" w:cs="Times New Roman"/>
          <w:color w:val="252525"/>
          <w:szCs w:val="24"/>
          <w:shd w:val="clear" w:color="auto" w:fill="FFFFFF"/>
        </w:rPr>
        <w:t>.</w:t>
      </w:r>
    </w:p>
    <w:p w14:paraId="41360F4B" w14:textId="77777777" w:rsidR="00472E7E" w:rsidRPr="00472E7E" w:rsidRDefault="00DB4A40" w:rsidP="00177A7C">
      <w:pPr>
        <w:pStyle w:val="Heading3"/>
      </w:pPr>
      <w:bookmarkStart w:id="176" w:name="_Toc441070946"/>
      <w:r>
        <w:t>3.3</w:t>
      </w:r>
      <w:r w:rsidR="00472E7E" w:rsidRPr="00B11DF6">
        <w:t>.1 SOAP</w:t>
      </w:r>
      <w:bookmarkEnd w:id="176"/>
    </w:p>
    <w:p w14:paraId="51F582E4" w14:textId="1473C293" w:rsidR="00472E7E" w:rsidRPr="00472E7E" w:rsidRDefault="00B907B0" w:rsidP="00C57EB0">
      <w:pPr>
        <w:spacing w:after="0" w:line="360" w:lineRule="auto"/>
        <w:rPr>
          <w:rFonts w:eastAsia="Times New Roman" w:cs="Times New Roman"/>
          <w:szCs w:val="24"/>
        </w:rPr>
      </w:pPr>
      <w:r w:rsidRPr="00B907B0">
        <w:rPr>
          <w:rFonts w:eastAsia="Times New Roman" w:cs="Times New Roman"/>
          <w:color w:val="252525"/>
          <w:szCs w:val="24"/>
          <w:shd w:val="clear" w:color="auto" w:fill="FFFFFF"/>
        </w:rPr>
        <w:t xml:space="preserve">SOAP is </w:t>
      </w:r>
      <w:del w:id="177" w:author="Alex Chen" w:date="2016-05-08T11:53:00Z">
        <w:r w:rsidRPr="00B907B0" w:rsidDel="00BB774E">
          <w:rPr>
            <w:rFonts w:eastAsia="Times New Roman" w:cs="Times New Roman"/>
            <w:color w:val="252525"/>
            <w:szCs w:val="24"/>
            <w:shd w:val="clear" w:color="auto" w:fill="FFFFFF"/>
          </w:rPr>
          <w:delText xml:space="preserve">short </w:delText>
        </w:r>
      </w:del>
      <w:ins w:id="178" w:author="Alex Chen" w:date="2016-05-08T11:53:00Z">
        <w:r w:rsidR="00BB774E">
          <w:rPr>
            <w:rFonts w:eastAsia="Times New Roman" w:cs="Times New Roman"/>
            <w:color w:val="252525"/>
            <w:szCs w:val="24"/>
            <w:shd w:val="clear" w:color="auto" w:fill="FFFFFF"/>
          </w:rPr>
          <w:t>the abbreviation</w:t>
        </w:r>
        <w:r w:rsidR="00BB774E" w:rsidRPr="00B907B0">
          <w:rPr>
            <w:rFonts w:eastAsia="Times New Roman" w:cs="Times New Roman"/>
            <w:color w:val="252525"/>
            <w:szCs w:val="24"/>
            <w:shd w:val="clear" w:color="auto" w:fill="FFFFFF"/>
          </w:rPr>
          <w:t xml:space="preserve"> </w:t>
        </w:r>
      </w:ins>
      <w:r w:rsidRPr="00B907B0">
        <w:rPr>
          <w:rFonts w:eastAsia="Times New Roman" w:cs="Times New Roman"/>
          <w:color w:val="252525"/>
          <w:szCs w:val="24"/>
          <w:shd w:val="clear" w:color="auto" w:fill="FFFFFF"/>
        </w:rPr>
        <w:t xml:space="preserve">for Simple Object Access Protocol. It is a widely adopted protocol for data exchanging among web applications. Both SMTP and HTTP are notable </w:t>
      </w:r>
      <w:r w:rsidRPr="00B907B0">
        <w:rPr>
          <w:rFonts w:eastAsia="Times New Roman" w:cs="Times New Roman"/>
          <w:color w:val="252525"/>
          <w:szCs w:val="24"/>
          <w:shd w:val="clear" w:color="auto" w:fill="FFFFFF"/>
        </w:rPr>
        <w:lastRenderedPageBreak/>
        <w:t>transport protocol</w:t>
      </w:r>
      <w:ins w:id="179" w:author="Alex Chen" w:date="2016-05-08T11:53:00Z">
        <w:r w:rsidR="00BB774E">
          <w:rPr>
            <w:rFonts w:eastAsia="Times New Roman" w:cs="Times New Roman"/>
            <w:color w:val="252525"/>
            <w:szCs w:val="24"/>
            <w:shd w:val="clear" w:color="auto" w:fill="FFFFFF"/>
          </w:rPr>
          <w:t>s</w:t>
        </w:r>
      </w:ins>
      <w:r w:rsidRPr="00B907B0">
        <w:rPr>
          <w:rFonts w:eastAsia="Times New Roman" w:cs="Times New Roman"/>
          <w:color w:val="252525"/>
          <w:szCs w:val="24"/>
          <w:shd w:val="clear" w:color="auto" w:fill="FFFFFF"/>
        </w:rPr>
        <w:t xml:space="preserve"> which support</w:t>
      </w:r>
      <w:del w:id="180" w:author="Alex Chen" w:date="2016-05-08T11:54:00Z">
        <w:r w:rsidRPr="00B907B0" w:rsidDel="00BB774E">
          <w:rPr>
            <w:rFonts w:eastAsia="Times New Roman" w:cs="Times New Roman"/>
            <w:color w:val="252525"/>
            <w:szCs w:val="24"/>
            <w:shd w:val="clear" w:color="auto" w:fill="FFFFFF"/>
          </w:rPr>
          <w:delText>s</w:delText>
        </w:r>
      </w:del>
      <w:r w:rsidRPr="00B907B0">
        <w:rPr>
          <w:rFonts w:eastAsia="Times New Roman" w:cs="Times New Roman"/>
          <w:color w:val="252525"/>
          <w:szCs w:val="24"/>
          <w:shd w:val="clear" w:color="auto" w:fill="FFFFFF"/>
        </w:rPr>
        <w:t xml:space="preserve"> SOAP well. The format of SOAP message is based on Extensible Markup Language (XML). The chart below shows how to construct a SOAP message</w:t>
      </w:r>
      <w:r w:rsidR="00472E7E" w:rsidRPr="00472E7E">
        <w:rPr>
          <w:rFonts w:eastAsia="Times New Roman" w:cs="Times New Roman"/>
          <w:color w:val="252525"/>
          <w:szCs w:val="24"/>
          <w:shd w:val="clear" w:color="auto" w:fill="FFFFFF"/>
        </w:rPr>
        <w:t>.</w:t>
      </w:r>
    </w:p>
    <w:p w14:paraId="52AB4C14" w14:textId="77777777" w:rsidR="00472E7E" w:rsidRPr="00472E7E" w:rsidRDefault="00472E7E" w:rsidP="00C57EB0">
      <w:pPr>
        <w:spacing w:after="0" w:line="360" w:lineRule="auto"/>
        <w:rPr>
          <w:rFonts w:eastAsia="Times New Roman" w:cs="Times New Roman"/>
          <w:szCs w:val="24"/>
        </w:rPr>
      </w:pPr>
    </w:p>
    <w:p w14:paraId="109280A6" w14:textId="77777777" w:rsidR="008867DA" w:rsidRDefault="00472E7E" w:rsidP="008867DA">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1BFD0E2" wp14:editId="46BD40E6">
            <wp:extent cx="3771900" cy="2628900"/>
            <wp:effectExtent l="0" t="0" r="0" b="0"/>
            <wp:docPr id="1" name="Picture 1" descr="https://lh4.googleusercontent.com/NZn5y_yTVlXMQvFa-LvRLPLyQFagLF1Hg3XujMb1GHzMnvabZdgkiTAufnIQ0YUHKPhzM9eLWq7NSBpYsdJQBk2KyA7SrfXBC61fmN3BPkVGWOYcmKiVjAJ2kTXKseaWnLnMh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Zn5y_yTVlXMQvFa-LvRLPLyQFagLF1Hg3XujMb1GHzMnvabZdgkiTAufnIQ0YUHKPhzM9eLWq7NSBpYsdJQBk2KyA7SrfXBC61fmN3BPkVGWOYcmKiVjAJ2kTXKseaWnLnMhg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14:paraId="5F5E0A90" w14:textId="77777777" w:rsidR="00CD5EFA" w:rsidRPr="00A64CFA" w:rsidRDefault="008867DA" w:rsidP="00DE6DD8">
      <w:pPr>
        <w:pStyle w:val="Caption"/>
        <w:rPr>
          <w:rFonts w:eastAsia="Times New Roman" w:cs="Times New Roman"/>
          <w:color w:val="0D0D0D" w:themeColor="text1" w:themeTint="F2"/>
          <w:szCs w:val="24"/>
        </w:rPr>
      </w:pPr>
      <w:r w:rsidRPr="00A64CFA">
        <w:rPr>
          <w:color w:val="0D0D0D" w:themeColor="text1" w:themeTint="F2"/>
        </w:rPr>
        <w:t xml:space="preserve">Figure </w:t>
      </w:r>
      <w:r w:rsidR="0015762A" w:rsidRPr="00A64CFA">
        <w:rPr>
          <w:color w:val="0D0D0D" w:themeColor="text1" w:themeTint="F2"/>
        </w:rPr>
        <w:t>3.2</w:t>
      </w:r>
      <w:r w:rsidR="00A64CFA" w:rsidRPr="00A64CFA">
        <w:rPr>
          <w:color w:val="0D0D0D" w:themeColor="text1" w:themeTint="F2"/>
        </w:rPr>
        <w:t xml:space="preserve"> SOAP format</w:t>
      </w:r>
    </w:p>
    <w:p w14:paraId="35C8213C" w14:textId="77777777" w:rsidR="00CD5EFA" w:rsidRDefault="00CD5EFA" w:rsidP="00C57EB0">
      <w:pPr>
        <w:spacing w:after="0" w:line="360" w:lineRule="auto"/>
        <w:rPr>
          <w:rFonts w:eastAsia="Times New Roman" w:cs="Times New Roman"/>
          <w:color w:val="252525"/>
          <w:szCs w:val="24"/>
          <w:shd w:val="clear" w:color="auto" w:fill="FFFFFF"/>
        </w:rPr>
      </w:pPr>
    </w:p>
    <w:p w14:paraId="59AFDC5A" w14:textId="69C750F1" w:rsidR="00472E7E" w:rsidRPr="00472E7E" w:rsidRDefault="00D26ED3" w:rsidP="00C57EB0">
      <w:pPr>
        <w:spacing w:after="0" w:line="360" w:lineRule="auto"/>
        <w:rPr>
          <w:rFonts w:eastAsia="Times New Roman" w:cs="Times New Roman"/>
          <w:szCs w:val="24"/>
        </w:rPr>
      </w:pPr>
      <w:r w:rsidRPr="00D26ED3">
        <w:rPr>
          <w:rFonts w:eastAsia="Times New Roman" w:cs="Times New Roman"/>
          <w:color w:val="252525"/>
          <w:szCs w:val="24"/>
          <w:shd w:val="clear" w:color="auto" w:fill="FFFFFF"/>
        </w:rPr>
        <w:t>As shown above, there are four types of element</w:t>
      </w:r>
      <w:ins w:id="181" w:author="Alex Chen" w:date="2016-05-08T11:55:00Z">
        <w:r w:rsidR="00BB774E">
          <w:rPr>
            <w:rFonts w:eastAsia="Times New Roman" w:cs="Times New Roman"/>
            <w:color w:val="252525"/>
            <w:szCs w:val="24"/>
            <w:shd w:val="clear" w:color="auto" w:fill="FFFFFF"/>
          </w:rPr>
          <w:t>s</w:t>
        </w:r>
      </w:ins>
      <w:r w:rsidRPr="00D26ED3">
        <w:rPr>
          <w:rFonts w:eastAsia="Times New Roman" w:cs="Times New Roman"/>
          <w:color w:val="252525"/>
          <w:szCs w:val="24"/>
          <w:shd w:val="clear" w:color="auto" w:fill="FFFFFF"/>
        </w:rPr>
        <w:t xml:space="preserve"> in SOAP. In Envelope element, user</w:t>
      </w:r>
      <w:ins w:id="182" w:author="Alex Chen" w:date="2016-05-08T11:55:00Z">
        <w:r w:rsidR="00BB774E">
          <w:rPr>
            <w:rFonts w:eastAsia="Times New Roman" w:cs="Times New Roman"/>
            <w:color w:val="252525"/>
            <w:szCs w:val="24"/>
            <w:shd w:val="clear" w:color="auto" w:fill="FFFFFF"/>
          </w:rPr>
          <w:t>s</w:t>
        </w:r>
      </w:ins>
      <w:r w:rsidRPr="00D26ED3">
        <w:rPr>
          <w:rFonts w:eastAsia="Times New Roman" w:cs="Times New Roman"/>
          <w:color w:val="252525"/>
          <w:szCs w:val="24"/>
          <w:shd w:val="clear" w:color="auto" w:fill="FFFFFF"/>
        </w:rPr>
        <w:t xml:space="preserve"> define</w:t>
      </w:r>
      <w:del w:id="183" w:author="Alex Chen" w:date="2016-05-08T11:55:00Z">
        <w:r w:rsidRPr="00D26ED3" w:rsidDel="00BB774E">
          <w:rPr>
            <w:rFonts w:eastAsia="Times New Roman" w:cs="Times New Roman"/>
            <w:color w:val="252525"/>
            <w:szCs w:val="24"/>
            <w:shd w:val="clear" w:color="auto" w:fill="FFFFFF"/>
          </w:rPr>
          <w:delText>s</w:delText>
        </w:r>
      </w:del>
      <w:r w:rsidRPr="00D26ED3">
        <w:rPr>
          <w:rFonts w:eastAsia="Times New Roman" w:cs="Times New Roman"/>
          <w:color w:val="252525"/>
          <w:szCs w:val="24"/>
          <w:shd w:val="clear" w:color="auto" w:fill="FFFFFF"/>
        </w:rPr>
        <w:t xml:space="preserve"> xmlns:soap namespace and soap:encodingStyle attribute. The header is an optional element </w:t>
      </w:r>
      <w:del w:id="184" w:author="Alex Chen" w:date="2016-05-08T11:56:00Z">
        <w:r w:rsidRPr="00D26ED3" w:rsidDel="00BB774E">
          <w:rPr>
            <w:rFonts w:eastAsia="Times New Roman" w:cs="Times New Roman"/>
            <w:color w:val="252525"/>
            <w:szCs w:val="24"/>
            <w:shd w:val="clear" w:color="auto" w:fill="FFFFFF"/>
          </w:rPr>
          <w:delText xml:space="preserve">where </w:delText>
        </w:r>
      </w:del>
      <w:ins w:id="185" w:author="Alex Chen" w:date="2016-05-08T11:56:00Z">
        <w:r w:rsidR="00BB774E">
          <w:rPr>
            <w:rFonts w:eastAsia="Times New Roman" w:cs="Times New Roman"/>
            <w:color w:val="252525"/>
            <w:szCs w:val="24"/>
            <w:shd w:val="clear" w:color="auto" w:fill="FFFFFF"/>
          </w:rPr>
          <w:t>that</w:t>
        </w:r>
        <w:r w:rsidR="00BB774E" w:rsidRPr="00D26ED3">
          <w:rPr>
            <w:rFonts w:eastAsia="Times New Roman" w:cs="Times New Roman"/>
            <w:color w:val="252525"/>
            <w:szCs w:val="24"/>
            <w:shd w:val="clear" w:color="auto" w:fill="FFFFFF"/>
          </w:rPr>
          <w:t xml:space="preserve"> </w:t>
        </w:r>
      </w:ins>
      <w:r w:rsidRPr="00D26ED3">
        <w:rPr>
          <w:rFonts w:eastAsia="Times New Roman" w:cs="Times New Roman"/>
          <w:color w:val="252525"/>
          <w:szCs w:val="24"/>
          <w:shd w:val="clear" w:color="auto" w:fill="FFFFFF"/>
        </w:rPr>
        <w:t>defines how to process SOAP message. mustUnderstand, actor and encodingStyle attributes are available</w:t>
      </w:r>
      <w:ins w:id="186" w:author="Alex Chen" w:date="2016-05-08T11:56:00Z">
        <w:r w:rsidR="00BB774E">
          <w:rPr>
            <w:rFonts w:eastAsia="Times New Roman" w:cs="Times New Roman"/>
            <w:color w:val="252525"/>
            <w:szCs w:val="24"/>
            <w:shd w:val="clear" w:color="auto" w:fill="FFFFFF"/>
          </w:rPr>
          <w:t xml:space="preserve"> (???)</w:t>
        </w:r>
      </w:ins>
      <w:r w:rsidRPr="00D26ED3">
        <w:rPr>
          <w:rFonts w:eastAsia="Times New Roman" w:cs="Times New Roman"/>
          <w:color w:val="252525"/>
          <w:szCs w:val="24"/>
          <w:shd w:val="clear" w:color="auto" w:fill="FFFFFF"/>
        </w:rPr>
        <w:t xml:space="preserve">. SOAP Body element contains actual messages. Meanwhile, it </w:t>
      </w:r>
      <w:del w:id="187" w:author="Alex Chen" w:date="2016-05-08T11:57:00Z">
        <w:r w:rsidRPr="00D26ED3" w:rsidDel="00BB774E">
          <w:rPr>
            <w:rFonts w:eastAsia="Times New Roman" w:cs="Times New Roman"/>
            <w:color w:val="252525"/>
            <w:szCs w:val="24"/>
            <w:shd w:val="clear" w:color="auto" w:fill="FFFFFF"/>
          </w:rPr>
          <w:delText xml:space="preserve">also </w:delText>
        </w:r>
      </w:del>
      <w:r w:rsidRPr="00D26ED3">
        <w:rPr>
          <w:rFonts w:eastAsia="Times New Roman" w:cs="Times New Roman"/>
          <w:color w:val="252525"/>
          <w:szCs w:val="24"/>
          <w:shd w:val="clear" w:color="auto" w:fill="FFFFFF"/>
        </w:rPr>
        <w:t xml:space="preserve">may </w:t>
      </w:r>
      <w:del w:id="188" w:author="Alex Chen" w:date="2016-05-08T11:58:00Z">
        <w:r w:rsidRPr="00D26ED3" w:rsidDel="00BB774E">
          <w:rPr>
            <w:rFonts w:eastAsia="Times New Roman" w:cs="Times New Roman"/>
            <w:color w:val="252525"/>
            <w:szCs w:val="24"/>
            <w:shd w:val="clear" w:color="auto" w:fill="FFFFFF"/>
          </w:rPr>
          <w:delText xml:space="preserve">have </w:delText>
        </w:r>
      </w:del>
      <w:ins w:id="189" w:author="Alex Chen" w:date="2016-05-08T11:58:00Z">
        <w:r w:rsidR="00BB774E">
          <w:rPr>
            <w:rFonts w:eastAsia="Times New Roman" w:cs="Times New Roman"/>
            <w:color w:val="252525"/>
            <w:szCs w:val="24"/>
            <w:shd w:val="clear" w:color="auto" w:fill="FFFFFF"/>
          </w:rPr>
          <w:t>include</w:t>
        </w:r>
        <w:r w:rsidR="00BB774E" w:rsidRPr="00D26ED3">
          <w:rPr>
            <w:rFonts w:eastAsia="Times New Roman" w:cs="Times New Roman"/>
            <w:color w:val="252525"/>
            <w:szCs w:val="24"/>
            <w:shd w:val="clear" w:color="auto" w:fill="FFFFFF"/>
          </w:rPr>
          <w:t xml:space="preserve"> </w:t>
        </w:r>
      </w:ins>
      <w:r w:rsidRPr="00D26ED3">
        <w:rPr>
          <w:rFonts w:eastAsia="Times New Roman" w:cs="Times New Roman"/>
          <w:color w:val="252525"/>
          <w:szCs w:val="24"/>
          <w:shd w:val="clear" w:color="auto" w:fill="FFFFFF"/>
        </w:rPr>
        <w:t xml:space="preserve">a child element named as </w:t>
      </w:r>
      <w:r w:rsidR="0043378D">
        <w:rPr>
          <w:rFonts w:eastAsia="Times New Roman" w:cs="Times New Roman"/>
          <w:color w:val="252525"/>
          <w:szCs w:val="24"/>
          <w:shd w:val="clear" w:color="auto" w:fill="FFFFFF"/>
        </w:rPr>
        <w:t>“</w:t>
      </w:r>
      <w:r w:rsidRPr="00D26ED3">
        <w:rPr>
          <w:rFonts w:eastAsia="Times New Roman" w:cs="Times New Roman"/>
          <w:color w:val="252525"/>
          <w:szCs w:val="24"/>
          <w:shd w:val="clear" w:color="auto" w:fill="FFFFFF"/>
        </w:rPr>
        <w:t>Fault</w:t>
      </w:r>
      <w:r w:rsidR="0043378D">
        <w:rPr>
          <w:rFonts w:eastAsia="Times New Roman" w:cs="Times New Roman"/>
          <w:color w:val="252525"/>
          <w:szCs w:val="24"/>
          <w:shd w:val="clear" w:color="auto" w:fill="FFFFFF"/>
        </w:rPr>
        <w:t>”</w:t>
      </w:r>
      <w:r w:rsidRPr="00D26ED3">
        <w:rPr>
          <w:rFonts w:eastAsia="Times New Roman" w:cs="Times New Roman"/>
          <w:color w:val="252525"/>
          <w:szCs w:val="24"/>
          <w:shd w:val="clear" w:color="auto" w:fill="FFFFFF"/>
        </w:rPr>
        <w:t xml:space="preserve"> where error message</w:t>
      </w:r>
      <w:ins w:id="190" w:author="Alex Chen" w:date="2016-05-08T11:58:00Z">
        <w:r w:rsidR="00BB774E">
          <w:rPr>
            <w:rFonts w:eastAsia="Times New Roman" w:cs="Times New Roman"/>
            <w:color w:val="252525"/>
            <w:szCs w:val="24"/>
            <w:shd w:val="clear" w:color="auto" w:fill="FFFFFF"/>
          </w:rPr>
          <w:t>s</w:t>
        </w:r>
      </w:ins>
      <w:r w:rsidRPr="00D26ED3">
        <w:rPr>
          <w:rFonts w:eastAsia="Times New Roman" w:cs="Times New Roman"/>
          <w:color w:val="252525"/>
          <w:szCs w:val="24"/>
          <w:shd w:val="clear" w:color="auto" w:fill="FFFFFF"/>
        </w:rPr>
        <w:t xml:space="preserve"> can be handled</w:t>
      </w:r>
      <w:r w:rsidR="00472E7E" w:rsidRPr="00472E7E">
        <w:rPr>
          <w:rFonts w:eastAsia="Times New Roman" w:cs="Times New Roman"/>
          <w:color w:val="252525"/>
          <w:szCs w:val="24"/>
          <w:shd w:val="clear" w:color="auto" w:fill="FFFFFF"/>
        </w:rPr>
        <w:t>.</w:t>
      </w:r>
    </w:p>
    <w:p w14:paraId="4AA55591" w14:textId="77777777" w:rsidR="00472E7E" w:rsidRPr="00472E7E" w:rsidRDefault="00472E7E" w:rsidP="00C57EB0">
      <w:pPr>
        <w:spacing w:after="0" w:line="360" w:lineRule="auto"/>
        <w:rPr>
          <w:rFonts w:eastAsia="Times New Roman" w:cs="Times New Roman"/>
          <w:szCs w:val="24"/>
        </w:rPr>
      </w:pPr>
    </w:p>
    <w:p w14:paraId="43D07298" w14:textId="26D4F9B4" w:rsidR="00472E7E" w:rsidRPr="00472E7E" w:rsidRDefault="006C3828" w:rsidP="00C57EB0">
      <w:pPr>
        <w:spacing w:after="0" w:line="360" w:lineRule="auto"/>
        <w:rPr>
          <w:rFonts w:eastAsia="Times New Roman" w:cs="Times New Roman"/>
          <w:szCs w:val="24"/>
        </w:rPr>
      </w:pPr>
      <w:r w:rsidRPr="006C3828">
        <w:rPr>
          <w:rFonts w:eastAsia="Times New Roman" w:cs="Times New Roman"/>
          <w:color w:val="252525"/>
          <w:szCs w:val="24"/>
          <w:shd w:val="clear" w:color="auto" w:fill="FFFFFF"/>
        </w:rPr>
        <w:t>The benefit of SOAP is obvious. It allows internet communication between programs with the support of different transport protocols.</w:t>
      </w:r>
      <w:ins w:id="191" w:author="Alex Chen" w:date="2016-05-08T11:59:00Z">
        <w:r w:rsidR="00BB774E">
          <w:rPr>
            <w:rFonts w:eastAsia="Times New Roman" w:cs="Times New Roman"/>
            <w:color w:val="252525"/>
            <w:szCs w:val="24"/>
            <w:shd w:val="clear" w:color="auto" w:fill="FFFFFF"/>
          </w:rPr>
          <w:t xml:space="preserve"> (???)</w:t>
        </w:r>
      </w:ins>
      <w:r w:rsidRPr="006C3828">
        <w:rPr>
          <w:rFonts w:eastAsia="Times New Roman" w:cs="Times New Roman"/>
          <w:color w:val="252525"/>
          <w:szCs w:val="24"/>
          <w:shd w:val="clear" w:color="auto" w:fill="FFFFFF"/>
        </w:rPr>
        <w:t xml:space="preserve"> Meanwhile, because it follows post/response mechanism in HTTP</w:t>
      </w:r>
      <w:ins w:id="192" w:author="Alex Chen" w:date="2016-05-08T11:59:00Z">
        <w:r w:rsidR="00BB774E">
          <w:rPr>
            <w:rFonts w:eastAsia="Times New Roman" w:cs="Times New Roman"/>
            <w:color w:val="252525"/>
            <w:szCs w:val="24"/>
            <w:shd w:val="clear" w:color="auto" w:fill="FFFFFF"/>
          </w:rPr>
          <w:t>, i</w:t>
        </w:r>
      </w:ins>
      <w:del w:id="193" w:author="Alex Chen" w:date="2016-05-08T11:59:00Z">
        <w:r w:rsidRPr="006C3828" w:rsidDel="00BB774E">
          <w:rPr>
            <w:rFonts w:eastAsia="Times New Roman" w:cs="Times New Roman"/>
            <w:color w:val="252525"/>
            <w:szCs w:val="24"/>
            <w:shd w:val="clear" w:color="auto" w:fill="FFFFFF"/>
          </w:rPr>
          <w:delText>. I</w:delText>
        </w:r>
      </w:del>
      <w:r w:rsidRPr="006C3828">
        <w:rPr>
          <w:rFonts w:eastAsia="Times New Roman" w:cs="Times New Roman"/>
          <w:color w:val="252525"/>
          <w:szCs w:val="24"/>
          <w:shd w:val="clear" w:color="auto" w:fill="FFFFFF"/>
        </w:rPr>
        <w:t>t can easily pass through firewalls and prox</w:t>
      </w:r>
      <w:r>
        <w:rPr>
          <w:rFonts w:eastAsia="Times New Roman" w:cs="Times New Roman"/>
          <w:color w:val="252525"/>
          <w:szCs w:val="24"/>
          <w:shd w:val="clear" w:color="auto" w:fill="FFFFFF"/>
        </w:rPr>
        <w:t>ies</w:t>
      </w:r>
      <w:r w:rsidR="00472E7E" w:rsidRPr="00472E7E">
        <w:rPr>
          <w:rFonts w:eastAsia="Times New Roman" w:cs="Times New Roman"/>
          <w:color w:val="252525"/>
          <w:szCs w:val="24"/>
          <w:shd w:val="clear" w:color="auto" w:fill="FFFFFF"/>
        </w:rPr>
        <w:t>.</w:t>
      </w:r>
    </w:p>
    <w:p w14:paraId="2EC8FFAC" w14:textId="77777777" w:rsidR="00472E7E" w:rsidRPr="00472E7E" w:rsidRDefault="00DB4A40" w:rsidP="00177A7C">
      <w:pPr>
        <w:pStyle w:val="Heading3"/>
      </w:pPr>
      <w:bookmarkStart w:id="194" w:name="_Toc441070947"/>
      <w:r>
        <w:t>3.3</w:t>
      </w:r>
      <w:r w:rsidR="00472E7E" w:rsidRPr="00472E7E">
        <w:t>.2 REST</w:t>
      </w:r>
      <w:bookmarkEnd w:id="194"/>
    </w:p>
    <w:p w14:paraId="700523C7" w14:textId="77777777" w:rsidR="007D0E4D" w:rsidRPr="00BF7BAD" w:rsidRDefault="00C61F75" w:rsidP="00F506BA">
      <w:pPr>
        <w:spacing w:line="360" w:lineRule="auto"/>
      </w:pPr>
      <w:r w:rsidRPr="00C61F75">
        <w:rPr>
          <w:rFonts w:eastAsia="Times New Roman" w:cs="Times New Roman"/>
          <w:color w:val="252525"/>
          <w:szCs w:val="24"/>
          <w:shd w:val="clear" w:color="auto" w:fill="FFFFFF"/>
        </w:rPr>
        <w:t xml:space="preserve">REST stands for representational state transfer. It is proposed by Fielding, Roy Thomas in 2000. In REST, each available resource at server side can be visited through a consistent path (URI). The client can request different operations (Create, Read, Update and Delete) through standard </w:t>
      </w:r>
      <w:r w:rsidRPr="00C61F75">
        <w:rPr>
          <w:rFonts w:eastAsia="Times New Roman" w:cs="Times New Roman"/>
          <w:color w:val="252525"/>
          <w:szCs w:val="24"/>
          <w:shd w:val="clear" w:color="auto" w:fill="FFFFFF"/>
        </w:rPr>
        <w:lastRenderedPageBreak/>
        <w:t>HTTP verbs (POST, GET, PUT and DELETE). Although operations in REST are defined by HTTP verbs, REST is not bound with web service</w:t>
      </w:r>
      <w:r w:rsidR="00472E7E" w:rsidRPr="00472E7E">
        <w:rPr>
          <w:rFonts w:eastAsia="Times New Roman" w:cs="Times New Roman"/>
          <w:color w:val="252525"/>
          <w:szCs w:val="24"/>
          <w:shd w:val="clear" w:color="auto" w:fill="FFFFFF"/>
        </w:rPr>
        <w:t xml:space="preserve">. </w:t>
      </w:r>
    </w:p>
    <w:p w14:paraId="103A6F46" w14:textId="77777777" w:rsidR="007D0E4D" w:rsidRPr="00F506BA" w:rsidRDefault="007D0E4D" w:rsidP="00F506BA">
      <w:pPr>
        <w:pStyle w:val="Caption"/>
        <w:spacing w:line="360" w:lineRule="auto"/>
        <w:rPr>
          <w:color w:val="000000" w:themeColor="text1"/>
        </w:rPr>
      </w:pPr>
    </w:p>
    <w:p w14:paraId="2CCB8C26" w14:textId="3B201980" w:rsidR="00472E7E" w:rsidRPr="00F506BA" w:rsidRDefault="00C43272" w:rsidP="00F506BA">
      <w:pPr>
        <w:spacing w:after="0" w:line="360" w:lineRule="auto"/>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 xml:space="preserve">According to the author </w:t>
      </w:r>
      <w:sdt>
        <w:sdtPr>
          <w:rPr>
            <w:rFonts w:eastAsia="Times New Roman" w:cs="Times New Roman"/>
            <w:color w:val="000000" w:themeColor="text1"/>
            <w:szCs w:val="24"/>
            <w:shd w:val="clear" w:color="auto" w:fill="FFFFFF"/>
          </w:rPr>
          <w:id w:val="-233931866"/>
          <w:citation/>
        </w:sdtPr>
        <w:sdtContent>
          <w:r>
            <w:rPr>
              <w:rFonts w:eastAsia="Times New Roman" w:cs="Times New Roman"/>
              <w:color w:val="000000" w:themeColor="text1"/>
              <w:szCs w:val="24"/>
              <w:shd w:val="clear" w:color="auto" w:fill="FFFFFF"/>
            </w:rPr>
            <w:fldChar w:fldCharType="begin"/>
          </w:r>
          <w:r>
            <w:rPr>
              <w:rFonts w:eastAsia="Times New Roman" w:cs="Times New Roman"/>
              <w:color w:val="000000" w:themeColor="text1"/>
              <w:szCs w:val="24"/>
              <w:shd w:val="clear" w:color="auto" w:fill="FFFFFF"/>
            </w:rPr>
            <w:instrText xml:space="preserve"> CITATION 7 \l 4105 </w:instrText>
          </w:r>
          <w:r>
            <w:rPr>
              <w:rFonts w:eastAsia="Times New Roman" w:cs="Times New Roman"/>
              <w:color w:val="000000" w:themeColor="text1"/>
              <w:szCs w:val="24"/>
              <w:shd w:val="clear" w:color="auto" w:fill="FFFFFF"/>
            </w:rPr>
            <w:fldChar w:fldCharType="separate"/>
          </w:r>
          <w:r w:rsidR="00071130" w:rsidRPr="00071130">
            <w:rPr>
              <w:rFonts w:eastAsia="Times New Roman" w:cs="Times New Roman"/>
              <w:noProof/>
              <w:color w:val="000000" w:themeColor="text1"/>
              <w:szCs w:val="24"/>
              <w:shd w:val="clear" w:color="auto" w:fill="FFFFFF"/>
            </w:rPr>
            <w:t>(Fielding, 2000)</w:t>
          </w:r>
          <w:r>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the advantage of REST is obvious because it</w:t>
      </w:r>
      <w:del w:id="195" w:author="Alex Chen" w:date="2016-05-08T12:01:00Z">
        <w:r w:rsidR="00A270D8" w:rsidRPr="00A270D8" w:rsidDel="00BB774E">
          <w:rPr>
            <w:rFonts w:eastAsia="Times New Roman" w:cs="Times New Roman"/>
            <w:color w:val="000000" w:themeColor="text1"/>
            <w:szCs w:val="24"/>
            <w:shd w:val="clear" w:color="auto" w:fill="FFFFFF"/>
          </w:rPr>
          <w:delText xml:space="preserve"> aims to</w:delText>
        </w:r>
      </w:del>
      <w:r w:rsidR="00A270D8" w:rsidRPr="00A270D8">
        <w:rPr>
          <w:rFonts w:eastAsia="Times New Roman" w:cs="Times New Roman"/>
          <w:color w:val="000000" w:themeColor="text1"/>
          <w:szCs w:val="24"/>
          <w:shd w:val="clear" w:color="auto" w:fill="FFFFFF"/>
        </w:rPr>
        <w:t xml:space="preserve"> “emphasizes scalability of component interactions, the generality of interfaces, independent deployment of components, and intermediary components to reduce interaction latency, enforce security, and encapsulate legacy systems</w:t>
      </w:r>
      <w:del w:id="196" w:author="Alex Chen" w:date="2016-05-08T12:02:00Z">
        <w:r w:rsidR="00A270D8" w:rsidRPr="00A270D8" w:rsidDel="007B61DF">
          <w:rPr>
            <w:rFonts w:eastAsia="Times New Roman" w:cs="Times New Roman"/>
            <w:color w:val="000000" w:themeColor="text1"/>
            <w:szCs w:val="24"/>
            <w:shd w:val="clear" w:color="auto" w:fill="FFFFFF"/>
          </w:rPr>
          <w:delText>.</w:delText>
        </w:r>
      </w:del>
      <w:r w:rsidR="00A270D8" w:rsidRPr="00A270D8">
        <w:rPr>
          <w:rFonts w:eastAsia="Times New Roman" w:cs="Times New Roman"/>
          <w:color w:val="000000" w:themeColor="text1"/>
          <w:szCs w:val="24"/>
          <w:shd w:val="clear" w:color="auto" w:fill="FFFFFF"/>
        </w:rPr>
        <w:t xml:space="preserve">”. However, those features not </w:t>
      </w:r>
      <w:del w:id="197" w:author="Alex Chen" w:date="2016-05-08T12:03:00Z">
        <w:r w:rsidR="00A270D8" w:rsidRPr="00A270D8" w:rsidDel="007B61DF">
          <w:rPr>
            <w:rFonts w:eastAsia="Times New Roman" w:cs="Times New Roman"/>
            <w:color w:val="000000" w:themeColor="text1"/>
            <w:szCs w:val="24"/>
            <w:shd w:val="clear" w:color="auto" w:fill="FFFFFF"/>
          </w:rPr>
          <w:delText xml:space="preserve">only </w:delText>
        </w:r>
      </w:del>
      <w:ins w:id="198" w:author="Alex Chen" w:date="2016-05-08T12:03:00Z">
        <w:r w:rsidR="007B61DF">
          <w:rPr>
            <w:rFonts w:eastAsia="Times New Roman" w:cs="Times New Roman"/>
            <w:color w:val="000000" w:themeColor="text1"/>
            <w:szCs w:val="24"/>
            <w:shd w:val="clear" w:color="auto" w:fill="FFFFFF"/>
          </w:rPr>
          <w:t>just</w:t>
        </w:r>
        <w:r w:rsidR="007B61DF" w:rsidRPr="00A270D8">
          <w:rPr>
            <w:rFonts w:eastAsia="Times New Roman" w:cs="Times New Roman"/>
            <w:color w:val="000000" w:themeColor="text1"/>
            <w:szCs w:val="24"/>
            <w:shd w:val="clear" w:color="auto" w:fill="FFFFFF"/>
          </w:rPr>
          <w:t xml:space="preserve"> </w:t>
        </w:r>
      </w:ins>
      <w:r w:rsidR="00A270D8" w:rsidRPr="00A270D8">
        <w:rPr>
          <w:rFonts w:eastAsia="Times New Roman" w:cs="Times New Roman"/>
          <w:color w:val="000000" w:themeColor="text1"/>
          <w:szCs w:val="24"/>
          <w:shd w:val="clear" w:color="auto" w:fill="FFFFFF"/>
        </w:rPr>
        <w:t>bring benefits but also limitations</w:t>
      </w:r>
      <w:ins w:id="199" w:author="Alex Chen" w:date="2016-05-08T12:03:00Z">
        <w:r w:rsidR="007B61DF">
          <w:rPr>
            <w:rFonts w:eastAsia="Times New Roman" w:cs="Times New Roman"/>
            <w:color w:val="000000" w:themeColor="text1"/>
            <w:szCs w:val="24"/>
            <w:shd w:val="clear" w:color="auto" w:fill="FFFFFF"/>
          </w:rPr>
          <w:t xml:space="preserve"> as well</w:t>
        </w:r>
      </w:ins>
      <w:r w:rsidR="00A270D8" w:rsidRPr="00A270D8">
        <w:rPr>
          <w:rFonts w:eastAsia="Times New Roman" w:cs="Times New Roman"/>
          <w:color w:val="000000" w:themeColor="text1"/>
          <w:szCs w:val="24"/>
          <w:shd w:val="clear" w:color="auto" w:fill="FFFFFF"/>
        </w:rPr>
        <w:t>. According to</w:t>
      </w:r>
      <w:r w:rsidR="00923395">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Content>
          <w:r w:rsidR="00923395">
            <w:rPr>
              <w:rFonts w:eastAsia="Times New Roman" w:cs="Times New Roman"/>
              <w:color w:val="000000" w:themeColor="text1"/>
              <w:szCs w:val="24"/>
              <w:shd w:val="clear" w:color="auto" w:fill="FFFFFF"/>
            </w:rPr>
            <w:fldChar w:fldCharType="begin"/>
          </w:r>
          <w:r w:rsidR="00923395">
            <w:rPr>
              <w:rFonts w:eastAsia="Times New Roman" w:cs="Times New Roman"/>
              <w:color w:val="000000" w:themeColor="text1"/>
              <w:szCs w:val="24"/>
              <w:shd w:val="clear" w:color="auto" w:fill="FFFFFF"/>
            </w:rPr>
            <w:instrText xml:space="preserve"> CITATION 8 \l 4105 </w:instrText>
          </w:r>
          <w:r w:rsidR="00923395">
            <w:rPr>
              <w:rFonts w:eastAsia="Times New Roman" w:cs="Times New Roman"/>
              <w:color w:val="000000" w:themeColor="text1"/>
              <w:szCs w:val="24"/>
              <w:shd w:val="clear" w:color="auto" w:fill="FFFFFF"/>
            </w:rPr>
            <w:fldChar w:fldCharType="separate"/>
          </w:r>
          <w:r w:rsidR="00071130" w:rsidRPr="00071130">
            <w:rPr>
              <w:rFonts w:eastAsia="Times New Roman" w:cs="Times New Roman"/>
              <w:noProof/>
              <w:color w:val="000000" w:themeColor="text1"/>
              <w:szCs w:val="24"/>
              <w:shd w:val="clear" w:color="auto" w:fill="FFFFFF"/>
            </w:rPr>
            <w:t>(Arcitura, 2016)</w:t>
          </w:r>
          <w:r w:rsidR="00923395">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there are six cons</w:t>
      </w:r>
      <w:r w:rsidR="00A270D8">
        <w:rPr>
          <w:rFonts w:eastAsia="Times New Roman" w:cs="Times New Roman"/>
          <w:color w:val="000000" w:themeColor="text1"/>
          <w:szCs w:val="24"/>
          <w:shd w:val="clear" w:color="auto" w:fill="FFFFFF"/>
        </w:rPr>
        <w:t>traints for a REST architecture</w:t>
      </w:r>
      <w:r w:rsidR="00472E7E" w:rsidRPr="00F506BA">
        <w:rPr>
          <w:rFonts w:eastAsia="Times New Roman" w:cs="Times New Roman"/>
          <w:color w:val="000000" w:themeColor="text1"/>
          <w:szCs w:val="24"/>
          <w:shd w:val="clear" w:color="auto" w:fill="FFFFFF"/>
        </w:rPr>
        <w:t>.</w:t>
      </w:r>
    </w:p>
    <w:p w14:paraId="17CC5EBB" w14:textId="7B9A94F9" w:rsidR="00472E7E" w:rsidRPr="00F506BA" w:rsidRDefault="00472E7E" w:rsidP="00CD7509">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Client-Server: </w:t>
      </w:r>
      <w:r w:rsidR="00CD7509" w:rsidRPr="00CD7509">
        <w:rPr>
          <w:rFonts w:eastAsia="Times New Roman" w:cs="Times New Roman"/>
          <w:color w:val="000000" w:themeColor="text1"/>
          <w:szCs w:val="24"/>
          <w:shd w:val="clear" w:color="auto" w:fill="FFFFFF"/>
        </w:rPr>
        <w:t xml:space="preserve">The most fundamental constraint is Client-Server design style in which concerns of communication are separated. </w:t>
      </w:r>
      <w:ins w:id="200" w:author="Alex Chen" w:date="2016-05-08T12:05:00Z">
        <w:r w:rsidR="007B61DF">
          <w:rPr>
            <w:rFonts w:eastAsia="Times New Roman" w:cs="Times New Roman"/>
            <w:color w:val="000000" w:themeColor="text1"/>
            <w:szCs w:val="24"/>
            <w:shd w:val="clear" w:color="auto" w:fill="FFFFFF"/>
          </w:rPr>
          <w:t>C</w:t>
        </w:r>
      </w:ins>
      <w:del w:id="201" w:author="Alex Chen" w:date="2016-05-08T12:05:00Z">
        <w:r w:rsidR="00CD7509" w:rsidRPr="00CD7509" w:rsidDel="007B61DF">
          <w:rPr>
            <w:rFonts w:eastAsia="Times New Roman" w:cs="Times New Roman"/>
            <w:color w:val="000000" w:themeColor="text1"/>
            <w:szCs w:val="24"/>
            <w:shd w:val="clear" w:color="auto" w:fill="FFFFFF"/>
          </w:rPr>
          <w:delText>At c</w:delText>
        </w:r>
      </w:del>
      <w:r w:rsidR="00CD7509" w:rsidRPr="00CD7509">
        <w:rPr>
          <w:rFonts w:eastAsia="Times New Roman" w:cs="Times New Roman"/>
          <w:color w:val="000000" w:themeColor="text1"/>
          <w:szCs w:val="24"/>
          <w:shd w:val="clear" w:color="auto" w:fill="FFFFFF"/>
        </w:rPr>
        <w:t>lient side</w:t>
      </w:r>
      <w:del w:id="202" w:author="Alex Chen" w:date="2016-05-08T12:05:00Z">
        <w:r w:rsidR="00CD7509" w:rsidRPr="00CD7509" w:rsidDel="007B61DF">
          <w:rPr>
            <w:rFonts w:eastAsia="Times New Roman" w:cs="Times New Roman"/>
            <w:color w:val="000000" w:themeColor="text1"/>
            <w:szCs w:val="24"/>
            <w:shd w:val="clear" w:color="auto" w:fill="FFFFFF"/>
          </w:rPr>
          <w:delText>, a developer</w:delText>
        </w:r>
      </w:del>
      <w:r w:rsidR="00CD7509" w:rsidRPr="00CD7509">
        <w:rPr>
          <w:rFonts w:eastAsia="Times New Roman" w:cs="Times New Roman"/>
          <w:color w:val="000000" w:themeColor="text1"/>
          <w:szCs w:val="24"/>
          <w:shd w:val="clear" w:color="auto" w:fill="FFFFFF"/>
        </w:rPr>
        <w:t xml:space="preserve"> needs to concern how to maintain user interface and state.  On the other hand, server needs to concern about how to store data</w:t>
      </w:r>
      <w:r w:rsidRPr="00F506BA">
        <w:rPr>
          <w:rFonts w:eastAsia="Times New Roman" w:cs="Times New Roman"/>
          <w:color w:val="000000" w:themeColor="text1"/>
          <w:szCs w:val="24"/>
          <w:shd w:val="clear" w:color="auto" w:fill="FFFFFF"/>
        </w:rPr>
        <w:t xml:space="preserve">. </w:t>
      </w:r>
    </w:p>
    <w:p w14:paraId="165AE602" w14:textId="032BC6E0" w:rsidR="00472E7E" w:rsidRPr="00F506BA" w:rsidRDefault="00472E7E" w:rsidP="005F50C9">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Stateless: </w:t>
      </w:r>
      <w:r w:rsidR="005F50C9" w:rsidRPr="005F50C9">
        <w:rPr>
          <w:rFonts w:eastAsia="Times New Roman" w:cs="Times New Roman"/>
          <w:color w:val="000000" w:themeColor="text1"/>
          <w:szCs w:val="24"/>
          <w:shd w:val="clear" w:color="auto" w:fill="FFFFFF"/>
        </w:rPr>
        <w:t xml:space="preserve">Stateless is the most important feature of the RESTful design. It indicates </w:t>
      </w:r>
      <w:ins w:id="203" w:author="Alex Chen" w:date="2016-05-08T12:06:00Z">
        <w:r w:rsidR="007B61DF">
          <w:rPr>
            <w:rFonts w:eastAsia="Times New Roman" w:cs="Times New Roman"/>
            <w:color w:val="000000" w:themeColor="text1"/>
            <w:szCs w:val="24"/>
            <w:shd w:val="clear" w:color="auto" w:fill="FFFFFF"/>
          </w:rPr>
          <w:t xml:space="preserve">that </w:t>
        </w:r>
      </w:ins>
      <w:r w:rsidR="005F50C9" w:rsidRPr="005F50C9">
        <w:rPr>
          <w:rFonts w:eastAsia="Times New Roman" w:cs="Times New Roman"/>
          <w:color w:val="000000" w:themeColor="text1"/>
          <w:szCs w:val="24"/>
          <w:shd w:val="clear" w:color="auto" w:fill="FFFFFF"/>
        </w:rPr>
        <w:t>each request from client contains all information a server need</w:t>
      </w:r>
      <w:ins w:id="204" w:author="Alex Chen" w:date="2016-05-08T15:23:00Z">
        <w:r w:rsidR="00897D9F">
          <w:rPr>
            <w:rFonts w:eastAsia="Times New Roman" w:cs="Times New Roman"/>
            <w:color w:val="000000" w:themeColor="text1"/>
            <w:szCs w:val="24"/>
            <w:shd w:val="clear" w:color="auto" w:fill="FFFFFF"/>
          </w:rPr>
          <w:t>s</w:t>
        </w:r>
      </w:ins>
      <w:r w:rsidR="005F50C9" w:rsidRPr="005F50C9">
        <w:rPr>
          <w:rFonts w:eastAsia="Times New Roman" w:cs="Times New Roman"/>
          <w:color w:val="000000" w:themeColor="text1"/>
          <w:szCs w:val="24"/>
          <w:shd w:val="clear" w:color="auto" w:fill="FFFFFF"/>
        </w:rPr>
        <w:t xml:space="preserve"> to know and all session state data should </w:t>
      </w:r>
      <w:ins w:id="205" w:author="Alex Chen" w:date="2016-05-08T15:23:00Z">
        <w:r w:rsidR="00897D9F">
          <w:rPr>
            <w:rFonts w:eastAsia="Times New Roman" w:cs="Times New Roman"/>
            <w:color w:val="000000" w:themeColor="text1"/>
            <w:szCs w:val="24"/>
            <w:shd w:val="clear" w:color="auto" w:fill="FFFFFF"/>
          </w:rPr>
          <w:t xml:space="preserve">be </w:t>
        </w:r>
      </w:ins>
      <w:r w:rsidR="005F50C9" w:rsidRPr="005F50C9">
        <w:rPr>
          <w:rFonts w:eastAsia="Times New Roman" w:cs="Times New Roman"/>
          <w:color w:val="000000" w:themeColor="text1"/>
          <w:szCs w:val="24"/>
          <w:shd w:val="clear" w:color="auto" w:fill="FFFFFF"/>
        </w:rPr>
        <w:t>sen</w:t>
      </w:r>
      <w:ins w:id="206" w:author="Alex Chen" w:date="2016-05-08T15:24:00Z">
        <w:r w:rsidR="00897D9F">
          <w:rPr>
            <w:rFonts w:eastAsia="Times New Roman" w:cs="Times New Roman"/>
            <w:color w:val="000000" w:themeColor="text1"/>
            <w:szCs w:val="24"/>
            <w:shd w:val="clear" w:color="auto" w:fill="FFFFFF"/>
          </w:rPr>
          <w:t>t</w:t>
        </w:r>
      </w:ins>
      <w:del w:id="207" w:author="Alex Chen" w:date="2016-05-08T15:24:00Z">
        <w:r w:rsidR="005F50C9" w:rsidRPr="005F50C9" w:rsidDel="00897D9F">
          <w:rPr>
            <w:rFonts w:eastAsia="Times New Roman" w:cs="Times New Roman"/>
            <w:color w:val="000000" w:themeColor="text1"/>
            <w:szCs w:val="24"/>
            <w:shd w:val="clear" w:color="auto" w:fill="FFFFFF"/>
          </w:rPr>
          <w:delText>d</w:delText>
        </w:r>
      </w:del>
      <w:r w:rsidR="005F50C9" w:rsidRPr="005F50C9">
        <w:rPr>
          <w:rFonts w:eastAsia="Times New Roman" w:cs="Times New Roman"/>
          <w:color w:val="000000" w:themeColor="text1"/>
          <w:szCs w:val="24"/>
          <w:shd w:val="clear" w:color="auto" w:fill="FFFFFF"/>
        </w:rPr>
        <w:t xml:space="preserve"> to client after each request</w:t>
      </w:r>
      <w:r w:rsidRPr="00F506BA">
        <w:rPr>
          <w:rFonts w:eastAsia="Times New Roman" w:cs="Times New Roman"/>
          <w:color w:val="000000" w:themeColor="text1"/>
          <w:szCs w:val="24"/>
          <w:shd w:val="clear" w:color="auto" w:fill="FFFFFF"/>
        </w:rPr>
        <w:t xml:space="preserve">. </w:t>
      </w:r>
    </w:p>
    <w:p w14:paraId="38368570" w14:textId="41792ECE" w:rsidR="00472E7E" w:rsidRPr="00F506BA" w:rsidRDefault="00472E7E" w:rsidP="00307F86">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Cache: </w:t>
      </w:r>
      <w:r w:rsidR="00307F86" w:rsidRPr="00307F86">
        <w:rPr>
          <w:rFonts w:eastAsia="Times New Roman" w:cs="Times New Roman"/>
          <w:color w:val="000000" w:themeColor="text1"/>
          <w:szCs w:val="24"/>
          <w:shd w:val="clear" w:color="auto" w:fill="FFFFFF"/>
        </w:rPr>
        <w:t>A RESTful design should support cacheable mode where</w:t>
      </w:r>
      <w:ins w:id="208" w:author="Alex Chen" w:date="2016-05-08T15:25:00Z">
        <w:r w:rsidR="00897D9F">
          <w:rPr>
            <w:rFonts w:eastAsia="Times New Roman" w:cs="Times New Roman"/>
            <w:color w:val="000000" w:themeColor="text1"/>
            <w:szCs w:val="24"/>
            <w:shd w:val="clear" w:color="auto" w:fill="FFFFFF"/>
          </w:rPr>
          <w:t xml:space="preserve"> (by which)</w:t>
        </w:r>
      </w:ins>
      <w:r w:rsidR="00307F86" w:rsidRPr="00307F86">
        <w:rPr>
          <w:rFonts w:eastAsia="Times New Roman" w:cs="Times New Roman"/>
          <w:color w:val="000000" w:themeColor="text1"/>
          <w:szCs w:val="24"/>
          <w:shd w:val="clear" w:color="auto" w:fill="FFFFFF"/>
        </w:rPr>
        <w:t xml:space="preserve"> people can save the la</w:t>
      </w:r>
      <w:r w:rsidR="00307F86">
        <w:rPr>
          <w:rFonts w:eastAsia="Times New Roman" w:cs="Times New Roman"/>
          <w:color w:val="000000" w:themeColor="text1"/>
          <w:szCs w:val="24"/>
          <w:shd w:val="clear" w:color="auto" w:fill="FFFFFF"/>
        </w:rPr>
        <w:t>test response for further usage</w:t>
      </w:r>
      <w:r w:rsidRPr="00F506BA">
        <w:rPr>
          <w:rFonts w:eastAsia="Times New Roman" w:cs="Times New Roman"/>
          <w:color w:val="000000" w:themeColor="text1"/>
          <w:szCs w:val="24"/>
          <w:shd w:val="clear" w:color="auto" w:fill="FFFFFF"/>
        </w:rPr>
        <w:t xml:space="preserve">. </w:t>
      </w:r>
    </w:p>
    <w:p w14:paraId="1EA9E1B2" w14:textId="28542CF2" w:rsidR="00472E7E" w:rsidRPr="00F506BA" w:rsidRDefault="00472E7E" w:rsidP="00FB07A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Uniform Interface: </w:t>
      </w:r>
      <w:r w:rsidR="00FB07AE" w:rsidRPr="00FB07AE">
        <w:rPr>
          <w:rFonts w:eastAsia="Times New Roman" w:cs="Times New Roman"/>
          <w:color w:val="000000" w:themeColor="text1"/>
          <w:szCs w:val="24"/>
          <w:shd w:val="clear" w:color="auto" w:fill="FFFFFF"/>
        </w:rPr>
        <w:t xml:space="preserve">It is the fundamental characteristic of a REST service which </w:t>
      </w:r>
      <w:del w:id="209" w:author="Alex Chen" w:date="2016-05-08T15:26:00Z">
        <w:r w:rsidR="00FB07AE" w:rsidRPr="00FB07AE" w:rsidDel="00897D9F">
          <w:rPr>
            <w:rFonts w:eastAsia="Times New Roman" w:cs="Times New Roman"/>
            <w:color w:val="000000" w:themeColor="text1"/>
            <w:szCs w:val="24"/>
            <w:shd w:val="clear" w:color="auto" w:fill="FFFFFF"/>
          </w:rPr>
          <w:delText xml:space="preserve">has </w:delText>
        </w:r>
      </w:del>
      <w:r w:rsidR="00FB07AE" w:rsidRPr="00FB07AE">
        <w:rPr>
          <w:rFonts w:eastAsia="Times New Roman" w:cs="Times New Roman"/>
          <w:color w:val="000000" w:themeColor="text1"/>
          <w:szCs w:val="24"/>
          <w:shd w:val="clear" w:color="auto" w:fill="FFFFFF"/>
        </w:rPr>
        <w:t>guarante</w:t>
      </w:r>
      <w:ins w:id="210" w:author="Alex Chen" w:date="2016-05-08T15:26:00Z">
        <w:r w:rsidR="00897D9F">
          <w:rPr>
            <w:rFonts w:eastAsia="Times New Roman" w:cs="Times New Roman"/>
            <w:color w:val="000000" w:themeColor="text1"/>
            <w:szCs w:val="24"/>
            <w:shd w:val="clear" w:color="auto" w:fill="FFFFFF"/>
          </w:rPr>
          <w:t>es</w:t>
        </w:r>
      </w:ins>
      <w:del w:id="211" w:author="Alex Chen" w:date="2016-05-08T15:26:00Z">
        <w:r w:rsidR="00FB07AE" w:rsidRPr="00FB07AE" w:rsidDel="00897D9F">
          <w:rPr>
            <w:rFonts w:eastAsia="Times New Roman" w:cs="Times New Roman"/>
            <w:color w:val="000000" w:themeColor="text1"/>
            <w:szCs w:val="24"/>
            <w:shd w:val="clear" w:color="auto" w:fill="FFFFFF"/>
          </w:rPr>
          <w:delText>ed</w:delText>
        </w:r>
      </w:del>
      <w:r w:rsidR="00FB07AE" w:rsidRPr="00FB07AE">
        <w:rPr>
          <w:rFonts w:eastAsia="Times New Roman" w:cs="Times New Roman"/>
          <w:color w:val="000000" w:themeColor="text1"/>
          <w:szCs w:val="24"/>
          <w:shd w:val="clear" w:color="auto" w:fill="FFFFFF"/>
        </w:rPr>
        <w:t xml:space="preserve"> each request can independe</w:t>
      </w:r>
      <w:r w:rsidR="00FB07AE">
        <w:rPr>
          <w:rFonts w:eastAsia="Times New Roman" w:cs="Times New Roman"/>
          <w:color w:val="000000" w:themeColor="text1"/>
          <w:szCs w:val="24"/>
          <w:shd w:val="clear" w:color="auto" w:fill="FFFFFF"/>
        </w:rPr>
        <w:t>ntly get an individual resource</w:t>
      </w:r>
      <w:r w:rsidRPr="00F506BA">
        <w:rPr>
          <w:rFonts w:eastAsia="Times New Roman" w:cs="Times New Roman"/>
          <w:color w:val="000000" w:themeColor="text1"/>
          <w:szCs w:val="24"/>
          <w:shd w:val="clear" w:color="auto" w:fill="FFFFFF"/>
        </w:rPr>
        <w:t>.</w:t>
      </w:r>
    </w:p>
    <w:p w14:paraId="7644327E" w14:textId="77777777" w:rsidR="00472E7E" w:rsidRPr="00F506BA" w:rsidRDefault="00472E7E" w:rsidP="00E06F44">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Layered system: </w:t>
      </w:r>
      <w:r w:rsidR="00E06F44" w:rsidRPr="00E06F44">
        <w:rPr>
          <w:rFonts w:eastAsia="Times New Roman" w:cs="Times New Roman"/>
          <w:color w:val="000000" w:themeColor="text1"/>
          <w:szCs w:val="24"/>
          <w:shd w:val="clear" w:color="auto" w:fill="FFFFFF"/>
        </w:rPr>
        <w:t>An REST-based solution may consist of multiple layers. Communication between service providers and consumers are independent events which can not be affe</w:t>
      </w:r>
      <w:r w:rsidR="00E06F44">
        <w:rPr>
          <w:rFonts w:eastAsia="Times New Roman" w:cs="Times New Roman"/>
          <w:color w:val="000000" w:themeColor="text1"/>
          <w:szCs w:val="24"/>
          <w:shd w:val="clear" w:color="auto" w:fill="FFFFFF"/>
        </w:rPr>
        <w:t>cted by changes in other layers</w:t>
      </w:r>
      <w:r w:rsidRPr="00F506BA">
        <w:rPr>
          <w:rFonts w:eastAsia="Times New Roman" w:cs="Times New Roman"/>
          <w:color w:val="000000" w:themeColor="text1"/>
          <w:szCs w:val="24"/>
          <w:shd w:val="clear" w:color="auto" w:fill="FFFFFF"/>
        </w:rPr>
        <w:t>.</w:t>
      </w:r>
    </w:p>
    <w:p w14:paraId="3151FAE5" w14:textId="6880172E" w:rsidR="00472E7E" w:rsidRDefault="00472E7E" w:rsidP="00291C78">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Code-On-Demand: </w:t>
      </w:r>
      <w:r w:rsidR="009C11FC">
        <w:rPr>
          <w:rFonts w:eastAsia="Times New Roman" w:cs="Times New Roman"/>
          <w:color w:val="252525"/>
          <w:szCs w:val="24"/>
          <w:shd w:val="clear" w:color="auto" w:fill="FFFFFF"/>
        </w:rPr>
        <w:t>It is an optional constraint. A</w:t>
      </w:r>
      <w:r w:rsidR="00291C78" w:rsidRPr="00291C78">
        <w:rPr>
          <w:rFonts w:eastAsia="Times New Roman" w:cs="Times New Roman"/>
          <w:color w:val="252525"/>
          <w:szCs w:val="24"/>
          <w:shd w:val="clear" w:color="auto" w:fill="FFFFFF"/>
        </w:rPr>
        <w:t xml:space="preserve"> client can update it</w:t>
      </w:r>
      <w:r w:rsidR="00291C78">
        <w:rPr>
          <w:rFonts w:eastAsia="Times New Roman" w:cs="Times New Roman"/>
          <w:color w:val="252525"/>
          <w:szCs w:val="24"/>
          <w:shd w:val="clear" w:color="auto" w:fill="FFFFFF"/>
        </w:rPr>
        <w:t>s code inde</w:t>
      </w:r>
      <w:ins w:id="212" w:author="Alex Chen" w:date="2016-05-08T15:28:00Z">
        <w:r w:rsidR="00897D9F">
          <w:rPr>
            <w:rFonts w:eastAsia="Times New Roman" w:cs="Times New Roman"/>
            <w:color w:val="252525"/>
            <w:szCs w:val="24"/>
            <w:shd w:val="clear" w:color="auto" w:fill="FFFFFF"/>
          </w:rPr>
          <w:t xml:space="preserve">pendently </w:t>
        </w:r>
      </w:ins>
      <w:del w:id="213" w:author="Alex Chen" w:date="2016-05-08T15:28:00Z">
        <w:r w:rsidR="00291C78" w:rsidDel="00897D9F">
          <w:rPr>
            <w:rFonts w:eastAsia="Times New Roman" w:cs="Times New Roman"/>
            <w:color w:val="252525"/>
            <w:szCs w:val="24"/>
            <w:shd w:val="clear" w:color="auto" w:fill="FFFFFF"/>
          </w:rPr>
          <w:delText xml:space="preserve">cently </w:delText>
        </w:r>
      </w:del>
      <w:r w:rsidR="00291C78">
        <w:rPr>
          <w:rFonts w:eastAsia="Times New Roman" w:cs="Times New Roman"/>
          <w:color w:val="252525"/>
          <w:szCs w:val="24"/>
          <w:shd w:val="clear" w:color="auto" w:fill="FFFFFF"/>
        </w:rPr>
        <w:t>from a server</w:t>
      </w:r>
      <w:r w:rsidRPr="00472E7E">
        <w:rPr>
          <w:rFonts w:eastAsia="Times New Roman" w:cs="Times New Roman"/>
          <w:color w:val="252525"/>
          <w:szCs w:val="24"/>
          <w:shd w:val="clear" w:color="auto" w:fill="FFFFFF"/>
        </w:rPr>
        <w:t>.</w:t>
      </w:r>
    </w:p>
    <w:p w14:paraId="3112E50E" w14:textId="77777777" w:rsidR="00F506BA" w:rsidRDefault="00F506BA" w:rsidP="00F506BA">
      <w:pPr>
        <w:pStyle w:val="Caption"/>
        <w:jc w:val="left"/>
      </w:pPr>
    </w:p>
    <w:p w14:paraId="3CEA16F6" w14:textId="3CA0E1DA" w:rsidR="00F506BA" w:rsidRPr="00F506BA" w:rsidRDefault="000639ED" w:rsidP="00F506BA">
      <w:pPr>
        <w:spacing w:after="0" w:line="360" w:lineRule="auto"/>
        <w:rPr>
          <w:rFonts w:eastAsia="Times New Roman" w:cs="Times New Roman"/>
          <w:color w:val="000000" w:themeColor="text1"/>
          <w:szCs w:val="24"/>
        </w:rPr>
      </w:pPr>
      <w:r w:rsidRPr="000639ED">
        <w:rPr>
          <w:rFonts w:eastAsia="Times New Roman" w:cs="Times New Roman"/>
          <w:color w:val="000000" w:themeColor="text1"/>
          <w:szCs w:val="24"/>
          <w:shd w:val="clear" w:color="auto" w:fill="FFFFFF"/>
        </w:rPr>
        <w:t xml:space="preserve">The RESTful </w:t>
      </w:r>
      <w:r w:rsidR="00F506BA" w:rsidRPr="00F506BA">
        <w:rPr>
          <w:rFonts w:eastAsia="Times New Roman" w:cs="Times New Roman"/>
          <w:color w:val="000000" w:themeColor="text1"/>
          <w:szCs w:val="24"/>
          <w:shd w:val="clear" w:color="auto" w:fill="FFFFFF"/>
        </w:rPr>
        <w:t xml:space="preserve">design makes web application back to the original purpose of HTTP. </w:t>
      </w:r>
      <w:r w:rsidR="00F506BA">
        <w:rPr>
          <w:rFonts w:eastAsia="Times New Roman" w:cs="Times New Roman"/>
          <w:color w:val="000000" w:themeColor="text1"/>
          <w:szCs w:val="24"/>
        </w:rPr>
        <w:t>Since there are ma</w:t>
      </w:r>
      <w:ins w:id="214" w:author="Alex Chen" w:date="2016-05-08T15:29:00Z">
        <w:r w:rsidR="00897D9F">
          <w:rPr>
            <w:rFonts w:eastAsia="Times New Roman" w:cs="Times New Roman"/>
            <w:color w:val="000000" w:themeColor="text1"/>
            <w:szCs w:val="24"/>
          </w:rPr>
          <w:t>n</w:t>
        </w:r>
      </w:ins>
      <w:r w:rsidR="00F506BA">
        <w:rPr>
          <w:rFonts w:eastAsia="Times New Roman" w:cs="Times New Roman"/>
          <w:color w:val="000000" w:themeColor="text1"/>
          <w:szCs w:val="24"/>
        </w:rPr>
        <w:t>y existing system</w:t>
      </w:r>
      <w:ins w:id="215" w:author="Alex Chen" w:date="2016-05-08T15:29:00Z">
        <w:r w:rsidR="00897D9F">
          <w:rPr>
            <w:rFonts w:eastAsia="Times New Roman" w:cs="Times New Roman"/>
            <w:color w:val="000000" w:themeColor="text1"/>
            <w:szCs w:val="24"/>
          </w:rPr>
          <w:t>s</w:t>
        </w:r>
      </w:ins>
      <w:r w:rsidR="00F506BA">
        <w:rPr>
          <w:rFonts w:eastAsia="Times New Roman" w:cs="Times New Roman"/>
          <w:color w:val="000000" w:themeColor="text1"/>
          <w:szCs w:val="24"/>
        </w:rPr>
        <w:t xml:space="preserve"> adopt</w:t>
      </w:r>
      <w:ins w:id="216" w:author="Alex Chen" w:date="2016-05-08T15:29:00Z">
        <w:r w:rsidR="00897D9F">
          <w:rPr>
            <w:rFonts w:eastAsia="Times New Roman" w:cs="Times New Roman"/>
            <w:color w:val="000000" w:themeColor="text1"/>
            <w:szCs w:val="24"/>
          </w:rPr>
          <w:t>ing</w:t>
        </w:r>
      </w:ins>
      <w:r w:rsidR="00F506BA">
        <w:rPr>
          <w:rFonts w:eastAsia="Times New Roman" w:cs="Times New Roman"/>
          <w:color w:val="000000" w:themeColor="text1"/>
          <w:szCs w:val="24"/>
        </w:rPr>
        <w:t xml:space="preserve"> SOAP design style</w:t>
      </w:r>
      <w:ins w:id="217" w:author="Alex Chen" w:date="2016-05-08T15:29:00Z">
        <w:r w:rsidR="003E6CC9">
          <w:rPr>
            <w:rFonts w:eastAsia="Times New Roman" w:cs="Times New Roman"/>
            <w:color w:val="000000" w:themeColor="text1"/>
            <w:szCs w:val="24"/>
            <w:shd w:val="clear" w:color="auto" w:fill="FFFFFF"/>
          </w:rPr>
          <w:t>, M</w:t>
        </w:r>
      </w:ins>
      <w:del w:id="218" w:author="Alex Chen" w:date="2016-05-08T15:29:00Z">
        <w:r w:rsidR="00F506BA" w:rsidDel="003E6CC9">
          <w:rPr>
            <w:rFonts w:eastAsia="Times New Roman" w:cs="Times New Roman"/>
            <w:color w:val="000000" w:themeColor="text1"/>
            <w:szCs w:val="24"/>
          </w:rPr>
          <w:delText xml:space="preserve">. </w:delText>
        </w:r>
        <w:r w:rsidR="00C43BC0" w:rsidDel="003E6CC9">
          <w:rPr>
            <w:rFonts w:eastAsia="Times New Roman" w:cs="Times New Roman"/>
            <w:color w:val="000000" w:themeColor="text1"/>
            <w:szCs w:val="24"/>
            <w:shd w:val="clear" w:color="auto" w:fill="FFFFFF"/>
          </w:rPr>
          <w:delText>M</w:delText>
        </w:r>
      </w:del>
      <w:r w:rsidR="00C43BC0">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Content>
          <w:r w:rsidR="00C43BC0">
            <w:rPr>
              <w:rFonts w:eastAsia="Times New Roman" w:cs="Times New Roman"/>
              <w:color w:val="000000" w:themeColor="text1"/>
              <w:szCs w:val="24"/>
              <w:shd w:val="clear" w:color="auto" w:fill="FFFFFF"/>
            </w:rPr>
            <w:fldChar w:fldCharType="begin"/>
          </w:r>
          <w:r w:rsidR="003E4217">
            <w:rPr>
              <w:rFonts w:eastAsia="Times New Roman" w:cs="Times New Roman"/>
              <w:color w:val="000000" w:themeColor="text1"/>
              <w:szCs w:val="24"/>
              <w:shd w:val="clear" w:color="auto" w:fill="FFFFFF"/>
            </w:rPr>
            <w:instrText xml:space="preserve">CITATION 9 \l 4105 </w:instrText>
          </w:r>
          <w:r w:rsidR="00C43BC0">
            <w:rPr>
              <w:rFonts w:eastAsia="Times New Roman" w:cs="Times New Roman"/>
              <w:color w:val="000000" w:themeColor="text1"/>
              <w:szCs w:val="24"/>
              <w:shd w:val="clear" w:color="auto" w:fill="FFFFFF"/>
            </w:rPr>
            <w:fldChar w:fldCharType="separate"/>
          </w:r>
          <w:r w:rsidR="00071130" w:rsidRPr="00071130">
            <w:rPr>
              <w:rFonts w:eastAsia="Times New Roman" w:cs="Times New Roman"/>
              <w:noProof/>
              <w:color w:val="000000" w:themeColor="text1"/>
              <w:szCs w:val="24"/>
              <w:shd w:val="clear" w:color="auto" w:fill="FFFFFF"/>
            </w:rPr>
            <w:t>(Fowler, 2010)</w:t>
          </w:r>
          <w:r w:rsidR="00C43BC0">
            <w:rPr>
              <w:rFonts w:eastAsia="Times New Roman" w:cs="Times New Roman"/>
              <w:color w:val="000000" w:themeColor="text1"/>
              <w:szCs w:val="24"/>
              <w:shd w:val="clear" w:color="auto" w:fill="FFFFFF"/>
            </w:rPr>
            <w:fldChar w:fldCharType="end"/>
          </w:r>
        </w:sdtContent>
      </w:sdt>
      <w:r w:rsidR="00F506BA">
        <w:rPr>
          <w:rFonts w:eastAsia="Times New Roman" w:cs="Times New Roman"/>
          <w:color w:val="000000" w:themeColor="text1"/>
          <w:szCs w:val="24"/>
          <w:shd w:val="clear" w:color="auto" w:fill="FFFFFF"/>
        </w:rPr>
        <w:t xml:space="preserve"> proposed three ways towards REST</w:t>
      </w:r>
      <w:r w:rsidR="00F01237">
        <w:rPr>
          <w:rFonts w:eastAsia="Times New Roman" w:cs="Times New Roman"/>
          <w:color w:val="000000" w:themeColor="text1"/>
          <w:szCs w:val="24"/>
          <w:shd w:val="clear" w:color="auto" w:fill="FFFFFF"/>
        </w:rPr>
        <w:t xml:space="preserve"> </w:t>
      </w:r>
      <w:r w:rsidR="00F506BA" w:rsidRPr="00F506BA">
        <w:rPr>
          <w:rFonts w:eastAsia="Times New Roman" w:cs="Times New Roman"/>
          <w:color w:val="000000" w:themeColor="text1"/>
          <w:szCs w:val="24"/>
          <w:shd w:val="clear" w:color="auto" w:fill="FFFFFF"/>
        </w:rPr>
        <w:t>(from traditional HTTP web service to a RESTful service).</w:t>
      </w:r>
    </w:p>
    <w:p w14:paraId="7B7FC324" w14:textId="030549D5" w:rsidR="00F506BA" w:rsidRPr="00F506BA" w:rsidRDefault="00F506BA" w:rsidP="00770484">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lastRenderedPageBreak/>
        <w:t xml:space="preserve">Level 1. </w:t>
      </w:r>
      <w:r w:rsidR="005F49FA">
        <w:rPr>
          <w:rFonts w:eastAsia="Times New Roman" w:cs="Times New Roman"/>
          <w:color w:val="000000" w:themeColor="text1"/>
          <w:szCs w:val="24"/>
          <w:shd w:val="clear" w:color="auto" w:fill="FFFFFF"/>
        </w:rPr>
        <w:t>Identify every r</w:t>
      </w:r>
      <w:r w:rsidRPr="00F506BA">
        <w:rPr>
          <w:rFonts w:eastAsia="Times New Roman" w:cs="Times New Roman"/>
          <w:color w:val="000000" w:themeColor="text1"/>
          <w:szCs w:val="24"/>
          <w:shd w:val="clear" w:color="auto" w:fill="FFFFFF"/>
        </w:rPr>
        <w:t>esource: Developer</w:t>
      </w:r>
      <w:ins w:id="219" w:author="Alex Chen" w:date="2016-05-08T15:30:00Z">
        <w:r w:rsidR="003E6CC9">
          <w:rPr>
            <w:rFonts w:eastAsia="Times New Roman" w:cs="Times New Roman"/>
            <w:color w:val="000000" w:themeColor="text1"/>
            <w:szCs w:val="24"/>
            <w:shd w:val="clear" w:color="auto" w:fill="FFFFFF"/>
          </w:rPr>
          <w:t>s</w:t>
        </w:r>
      </w:ins>
      <w:r w:rsidRPr="00F506BA">
        <w:rPr>
          <w:rFonts w:eastAsia="Times New Roman" w:cs="Times New Roman"/>
          <w:color w:val="000000" w:themeColor="text1"/>
          <w:szCs w:val="24"/>
          <w:shd w:val="clear" w:color="auto" w:fill="FFFFFF"/>
        </w:rPr>
        <w:t xml:space="preserve"> </w:t>
      </w:r>
      <w:r w:rsidR="00770484" w:rsidRPr="00770484">
        <w:rPr>
          <w:rFonts w:eastAsia="Times New Roman" w:cs="Times New Roman"/>
          <w:color w:val="000000" w:themeColor="text1"/>
          <w:szCs w:val="24"/>
          <w:shd w:val="clear" w:color="auto" w:fill="FFFFFF"/>
        </w:rPr>
        <w:t>need</w:t>
      </w:r>
      <w:del w:id="220" w:author="Alex Chen" w:date="2016-05-08T15:30:00Z">
        <w:r w:rsidR="00770484" w:rsidRPr="00770484" w:rsidDel="003E6CC9">
          <w:rPr>
            <w:rFonts w:eastAsia="Times New Roman" w:cs="Times New Roman"/>
            <w:color w:val="000000" w:themeColor="text1"/>
            <w:szCs w:val="24"/>
            <w:shd w:val="clear" w:color="auto" w:fill="FFFFFF"/>
          </w:rPr>
          <w:delText>s</w:delText>
        </w:r>
      </w:del>
      <w:r w:rsidR="00770484" w:rsidRPr="00770484">
        <w:rPr>
          <w:rFonts w:eastAsia="Times New Roman" w:cs="Times New Roman"/>
          <w:color w:val="000000" w:themeColor="text1"/>
          <w:szCs w:val="24"/>
          <w:shd w:val="clear" w:color="auto" w:fill="FFFFFF"/>
        </w:rPr>
        <w:t xml:space="preserve"> </w:t>
      </w:r>
      <w:r w:rsidRPr="00F506BA">
        <w:rPr>
          <w:rFonts w:eastAsia="Times New Roman" w:cs="Times New Roman"/>
          <w:color w:val="000000" w:themeColor="text1"/>
          <w:szCs w:val="24"/>
          <w:shd w:val="clear" w:color="auto" w:fill="FFFFFF"/>
        </w:rPr>
        <w:t>to design URI to make sure resources and URIs are one to one mapped.</w:t>
      </w:r>
    </w:p>
    <w:p w14:paraId="6F6E2BDE" w14:textId="55080F92" w:rsidR="00F506BA" w:rsidRPr="00F506BA" w:rsidRDefault="00C35FC7" w:rsidP="00F506BA">
      <w:pPr>
        <w:numPr>
          <w:ilvl w:val="0"/>
          <w:numId w:val="3"/>
        </w:numPr>
        <w:shd w:val="clear" w:color="auto" w:fill="FFFFFF"/>
        <w:spacing w:after="0" w:line="360" w:lineRule="auto"/>
        <w:textAlignment w:val="baseline"/>
        <w:rPr>
          <w:rFonts w:eastAsia="Times New Roman" w:cs="Times New Roman"/>
          <w:color w:val="000000" w:themeColor="text1"/>
          <w:szCs w:val="24"/>
        </w:rPr>
      </w:pPr>
      <w:r>
        <w:rPr>
          <w:rFonts w:eastAsia="Times New Roman" w:cs="Times New Roman"/>
          <w:color w:val="000000" w:themeColor="text1"/>
          <w:szCs w:val="24"/>
          <w:shd w:val="clear" w:color="auto" w:fill="FFFFFF"/>
        </w:rPr>
        <w:t xml:space="preserve">Level 2. HTTP Verbs: </w:t>
      </w:r>
      <w:r w:rsidR="00F506BA" w:rsidRPr="00F506BA">
        <w:rPr>
          <w:rFonts w:eastAsia="Times New Roman" w:cs="Times New Roman"/>
          <w:color w:val="000000" w:themeColor="text1"/>
          <w:szCs w:val="24"/>
          <w:shd w:val="clear" w:color="auto" w:fill="FFFFFF"/>
        </w:rPr>
        <w:t xml:space="preserve">Use appropriate HTTP verbs under different situations instead of </w:t>
      </w:r>
      <w:r w:rsidR="00030FE0">
        <w:rPr>
          <w:rFonts w:eastAsia="Times New Roman" w:cs="Times New Roman"/>
          <w:color w:val="000000" w:themeColor="text1"/>
          <w:szCs w:val="24"/>
          <w:shd w:val="clear" w:color="auto" w:fill="FFFFFF"/>
        </w:rPr>
        <w:t>using</w:t>
      </w:r>
      <w:r w:rsidR="00F506BA" w:rsidRPr="00F506BA">
        <w:rPr>
          <w:rFonts w:eastAsia="Times New Roman" w:cs="Times New Roman"/>
          <w:color w:val="000000" w:themeColor="text1"/>
          <w:szCs w:val="24"/>
          <w:shd w:val="clear" w:color="auto" w:fill="FFFFFF"/>
        </w:rPr>
        <w:t xml:space="preserve"> them.</w:t>
      </w:r>
      <w:ins w:id="221" w:author="Alex Chen" w:date="2016-05-08T15:30:00Z">
        <w:r w:rsidR="003E6CC9">
          <w:rPr>
            <w:rFonts w:eastAsia="Times New Roman" w:cs="Times New Roman"/>
            <w:color w:val="000000" w:themeColor="text1"/>
            <w:szCs w:val="24"/>
            <w:shd w:val="clear" w:color="auto" w:fill="FFFFFF"/>
          </w:rPr>
          <w:t xml:space="preserve"> (???)</w:t>
        </w:r>
      </w:ins>
    </w:p>
    <w:p w14:paraId="7095E426" w14:textId="1F7FE56E" w:rsidR="00F506BA" w:rsidRPr="00F506BA" w:rsidRDefault="00F506BA" w:rsidP="000A40C1">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3. Hypermedia Controls: </w:t>
      </w:r>
      <w:r w:rsidR="000A40C1" w:rsidRPr="000A40C1">
        <w:rPr>
          <w:rFonts w:eastAsia="Times New Roman" w:cs="Times New Roman"/>
          <w:color w:val="000000" w:themeColor="text1"/>
          <w:szCs w:val="24"/>
          <w:shd w:val="clear" w:color="auto" w:fill="FFFFFF"/>
        </w:rPr>
        <w:t>Grant discoverability to response. By a</w:t>
      </w:r>
      <w:r w:rsidR="000A6389">
        <w:rPr>
          <w:rFonts w:eastAsia="Times New Roman" w:cs="Times New Roman"/>
          <w:color w:val="000000" w:themeColor="text1"/>
          <w:szCs w:val="24"/>
          <w:shd w:val="clear" w:color="auto" w:fill="FFFFFF"/>
        </w:rPr>
        <w:t>dopting hyperlinks in response, u</w:t>
      </w:r>
      <w:r w:rsidR="000A40C1" w:rsidRPr="000A40C1">
        <w:rPr>
          <w:rFonts w:eastAsia="Times New Roman" w:cs="Times New Roman"/>
          <w:color w:val="000000" w:themeColor="text1"/>
          <w:szCs w:val="24"/>
          <w:shd w:val="clear" w:color="auto" w:fill="FFFFFF"/>
        </w:rPr>
        <w:t>ser</w:t>
      </w:r>
      <w:ins w:id="222" w:author="Alex Chen" w:date="2016-05-08T15:31:00Z">
        <w:r w:rsidR="00D22C9C">
          <w:rPr>
            <w:rFonts w:eastAsia="Times New Roman" w:cs="Times New Roman"/>
            <w:color w:val="000000" w:themeColor="text1"/>
            <w:szCs w:val="24"/>
            <w:shd w:val="clear" w:color="auto" w:fill="FFFFFF"/>
          </w:rPr>
          <w:t>s</w:t>
        </w:r>
      </w:ins>
      <w:r w:rsidR="000A6389">
        <w:rPr>
          <w:rFonts w:eastAsia="Times New Roman" w:cs="Times New Roman"/>
          <w:color w:val="000000" w:themeColor="text1"/>
          <w:szCs w:val="24"/>
          <w:shd w:val="clear" w:color="auto" w:fill="FFFFFF"/>
        </w:rPr>
        <w:t xml:space="preserve"> can always get links for next possible operation</w:t>
      </w:r>
      <w:r w:rsidR="00E1041E">
        <w:rPr>
          <w:rFonts w:eastAsia="Times New Roman" w:cs="Times New Roman"/>
          <w:color w:val="000000" w:themeColor="text1"/>
          <w:szCs w:val="24"/>
          <w:shd w:val="clear" w:color="auto" w:fill="FFFFFF"/>
        </w:rPr>
        <w:t>.</w:t>
      </w:r>
    </w:p>
    <w:p w14:paraId="415E736D" w14:textId="77777777" w:rsidR="00472E7E" w:rsidRPr="00472E7E" w:rsidRDefault="00DB4A40" w:rsidP="00177A7C">
      <w:pPr>
        <w:pStyle w:val="Heading3"/>
      </w:pPr>
      <w:bookmarkStart w:id="223" w:name="_Toc441070948"/>
      <w:r>
        <w:t>3.3</w:t>
      </w:r>
      <w:r w:rsidR="00472E7E" w:rsidRPr="00B11DF6">
        <w:t>.3 REST VS SOAP</w:t>
      </w:r>
      <w:bookmarkEnd w:id="223"/>
    </w:p>
    <w:p w14:paraId="5F7EEC8B" w14:textId="77777777" w:rsidR="007B39E2" w:rsidRPr="007B39E2" w:rsidRDefault="00030FE0" w:rsidP="007B39E2">
      <w:pPr>
        <w:spacing w:after="0" w:line="360" w:lineRule="auto"/>
        <w:rPr>
          <w:rFonts w:eastAsia="Times New Roman" w:cs="Times New Roman"/>
          <w:color w:val="252525"/>
          <w:szCs w:val="24"/>
          <w:shd w:val="clear" w:color="auto" w:fill="FFFFFF"/>
        </w:rPr>
      </w:pPr>
      <w:r w:rsidRPr="00030FE0">
        <w:rPr>
          <w:rFonts w:eastAsia="Times New Roman" w:cs="Times New Roman"/>
          <w:color w:val="252525"/>
          <w:szCs w:val="24"/>
          <w:shd w:val="clear" w:color="auto" w:fill="FFFFFF"/>
        </w:rPr>
        <w:t>It is common to see REST and SOAP are put together to make a comparison.  Theoretically, SOAP is a protocol and should not be compared with REST. However, those two terms defined two popular ways to design services. According to Cesare</w:t>
      </w:r>
      <w:sdt>
        <w:sdtPr>
          <w:rPr>
            <w:rFonts w:eastAsia="Times New Roman" w:cs="Times New Roman"/>
            <w:color w:val="252525"/>
            <w:szCs w:val="24"/>
            <w:shd w:val="clear" w:color="auto" w:fill="FFFFFF"/>
          </w:rPr>
          <w:id w:val="1352152601"/>
          <w:citation/>
        </w:sdtPr>
        <w:sdtContent>
          <w:r w:rsidR="00DB0D48">
            <w:rPr>
              <w:rFonts w:eastAsia="Times New Roman" w:cs="Times New Roman"/>
              <w:color w:val="252525"/>
              <w:szCs w:val="24"/>
              <w:shd w:val="clear" w:color="auto" w:fill="FFFFFF"/>
            </w:rPr>
            <w:fldChar w:fldCharType="begin"/>
          </w:r>
          <w:r w:rsidR="00DB0D48">
            <w:rPr>
              <w:rFonts w:eastAsia="Times New Roman" w:cs="Times New Roman"/>
              <w:color w:val="252525"/>
              <w:szCs w:val="24"/>
              <w:shd w:val="clear" w:color="auto" w:fill="FFFFFF"/>
            </w:rPr>
            <w:instrText xml:space="preserve"> CITATION 10 \l 4105 </w:instrText>
          </w:r>
          <w:r w:rsidR="00DB0D48">
            <w:rPr>
              <w:rFonts w:eastAsia="Times New Roman" w:cs="Times New Roman"/>
              <w:color w:val="252525"/>
              <w:szCs w:val="24"/>
              <w:shd w:val="clear" w:color="auto" w:fill="FFFFFF"/>
            </w:rPr>
            <w:fldChar w:fldCharType="separate"/>
          </w:r>
          <w:r w:rsidR="00071130">
            <w:rPr>
              <w:rFonts w:eastAsia="Times New Roman" w:cs="Times New Roman"/>
              <w:noProof/>
              <w:color w:val="252525"/>
              <w:szCs w:val="24"/>
              <w:shd w:val="clear" w:color="auto" w:fill="FFFFFF"/>
            </w:rPr>
            <w:t xml:space="preserve"> </w:t>
          </w:r>
          <w:r w:rsidR="00071130" w:rsidRPr="00071130">
            <w:rPr>
              <w:rFonts w:eastAsia="Times New Roman" w:cs="Times New Roman"/>
              <w:noProof/>
              <w:color w:val="252525"/>
              <w:szCs w:val="24"/>
              <w:shd w:val="clear" w:color="auto" w:fill="FFFFFF"/>
            </w:rPr>
            <w:t>(Pautasso, C., Zimmermann, O., &amp; Leymann, F., 2008.April)</w:t>
          </w:r>
          <w:r w:rsidR="00DB0D48">
            <w:rPr>
              <w:rFonts w:eastAsia="Times New Roman" w:cs="Times New Roman"/>
              <w:color w:val="252525"/>
              <w:szCs w:val="24"/>
              <w:shd w:val="clear" w:color="auto" w:fill="FFFFFF"/>
            </w:rPr>
            <w:fldChar w:fldCharType="end"/>
          </w:r>
        </w:sdtContent>
      </w:sdt>
      <w:r w:rsidRPr="00030FE0">
        <w:rPr>
          <w:rFonts w:eastAsia="Times New Roman" w:cs="Times New Roman"/>
          <w:color w:val="252525"/>
          <w:szCs w:val="24"/>
          <w:shd w:val="clear" w:color="auto" w:fill="FFFFFF"/>
        </w:rPr>
        <w:t>, “</w:t>
      </w:r>
      <w:r w:rsidR="007B39E2" w:rsidRPr="007B39E2">
        <w:rPr>
          <w:rFonts w:eastAsia="Times New Roman" w:cs="Times New Roman"/>
          <w:color w:val="252525"/>
          <w:szCs w:val="24"/>
          <w:shd w:val="clear" w:color="auto" w:fill="FFFFFF"/>
        </w:rPr>
        <w:t>REST is well suited for basic, ad hoc integration scenarios,</w:t>
      </w:r>
    </w:p>
    <w:p w14:paraId="2345896F" w14:textId="77777777" w:rsidR="007B39E2" w:rsidRPr="007B39E2" w:rsidRDefault="007B39E2" w:rsidP="007B39E2">
      <w:pPr>
        <w:spacing w:after="0" w:line="360" w:lineRule="auto"/>
        <w:rPr>
          <w:rFonts w:eastAsia="Times New Roman" w:cs="Times New Roman"/>
          <w:color w:val="252525"/>
          <w:szCs w:val="24"/>
          <w:shd w:val="clear" w:color="auto" w:fill="FFFFFF"/>
        </w:rPr>
      </w:pPr>
      <w:r w:rsidRPr="007B39E2">
        <w:rPr>
          <w:rFonts w:eastAsia="Times New Roman" w:cs="Times New Roman"/>
          <w:color w:val="252525"/>
          <w:szCs w:val="24"/>
          <w:shd w:val="clear" w:color="auto" w:fill="FFFFFF"/>
        </w:rPr>
        <w:t>WS-* is more flexible and addresses advanced quality of service</w:t>
      </w:r>
    </w:p>
    <w:p w14:paraId="3DB6213F" w14:textId="77777777" w:rsidR="00030FE0" w:rsidRPr="00030FE0" w:rsidRDefault="007B39E2" w:rsidP="007B39E2">
      <w:pPr>
        <w:spacing w:after="0" w:line="360" w:lineRule="auto"/>
        <w:rPr>
          <w:rFonts w:eastAsia="Times New Roman" w:cs="Times New Roman"/>
          <w:color w:val="252525"/>
          <w:szCs w:val="24"/>
          <w:shd w:val="clear" w:color="auto" w:fill="FFFFFF"/>
        </w:rPr>
      </w:pPr>
      <w:r w:rsidRPr="007B39E2">
        <w:rPr>
          <w:rFonts w:eastAsia="Times New Roman" w:cs="Times New Roman"/>
          <w:color w:val="252525"/>
          <w:szCs w:val="24"/>
          <w:shd w:val="clear" w:color="auto" w:fill="FFFFFF"/>
        </w:rPr>
        <w:t>requirements commonly occurring in enterprise computing</w:t>
      </w:r>
      <w:r w:rsidR="00030FE0" w:rsidRPr="00030FE0">
        <w:rPr>
          <w:rFonts w:eastAsia="Times New Roman" w:cs="Times New Roman"/>
          <w:color w:val="252525"/>
          <w:szCs w:val="24"/>
          <w:shd w:val="clear" w:color="auto" w:fill="FFFFFF"/>
        </w:rPr>
        <w:t>”.</w:t>
      </w:r>
    </w:p>
    <w:p w14:paraId="0F263107" w14:textId="209FE169" w:rsidR="00472E7E" w:rsidRPr="00472E7E" w:rsidRDefault="00030FE0" w:rsidP="009A1688">
      <w:pPr>
        <w:spacing w:after="0" w:line="360" w:lineRule="auto"/>
        <w:rPr>
          <w:rFonts w:eastAsia="Times New Roman" w:cs="Times New Roman"/>
          <w:szCs w:val="24"/>
        </w:rPr>
      </w:pPr>
      <w:r w:rsidRPr="00030FE0">
        <w:rPr>
          <w:rFonts w:eastAsia="Times New Roman" w:cs="Times New Roman"/>
          <w:color w:val="252525"/>
          <w:szCs w:val="24"/>
          <w:shd w:val="clear" w:color="auto" w:fill="FFFFFF"/>
        </w:rPr>
        <w:t>In SOAP, all request</w:t>
      </w:r>
      <w:bookmarkStart w:id="224" w:name="_GoBack"/>
      <w:bookmarkEnd w:id="224"/>
      <w:r w:rsidRPr="00030FE0">
        <w:rPr>
          <w:rFonts w:eastAsia="Times New Roman" w:cs="Times New Roman"/>
          <w:color w:val="252525"/>
          <w:szCs w:val="24"/>
          <w:shd w:val="clear" w:color="auto" w:fill="FFFFFF"/>
        </w:rPr>
        <w:t xml:space="preserve"> and response must </w:t>
      </w:r>
      <w:r>
        <w:rPr>
          <w:rFonts w:eastAsia="Times New Roman" w:cs="Times New Roman"/>
          <w:color w:val="252525"/>
          <w:szCs w:val="24"/>
          <w:shd w:val="clear" w:color="auto" w:fill="FFFFFF"/>
        </w:rPr>
        <w:t>follow XML standard in the body</w:t>
      </w:r>
      <w:r w:rsidR="004C5A29">
        <w:rPr>
          <w:rFonts w:eastAsia="Times New Roman" w:cs="Times New Roman"/>
          <w:color w:val="252525"/>
          <w:szCs w:val="24"/>
          <w:shd w:val="clear" w:color="auto" w:fill="FFFFFF"/>
        </w:rPr>
        <w:t xml:space="preserve"> and</w:t>
      </w:r>
      <w:r w:rsidR="009A1688" w:rsidRPr="009A1688">
        <w:rPr>
          <w:rFonts w:eastAsia="Times New Roman" w:cs="Times New Roman"/>
          <w:color w:val="252525"/>
          <w:szCs w:val="24"/>
          <w:shd w:val="clear" w:color="auto" w:fill="FFFFFF"/>
        </w:rPr>
        <w:t xml:space="preserve"> it only uses POST verb. Meanwhile, things in REST are straightforward because operations are limited within four verbs and each URL point to one resource. The following section w</w:t>
      </w:r>
      <w:r w:rsidR="005C3104">
        <w:rPr>
          <w:rFonts w:eastAsia="Times New Roman" w:cs="Times New Roman"/>
          <w:color w:val="252525"/>
          <w:szCs w:val="24"/>
          <w:shd w:val="clear" w:color="auto" w:fill="FFFFFF"/>
        </w:rPr>
        <w:t>ill discuss those two technologies</w:t>
      </w:r>
      <w:r w:rsidR="009A1688" w:rsidRPr="009A1688">
        <w:rPr>
          <w:rFonts w:eastAsia="Times New Roman" w:cs="Times New Roman"/>
          <w:color w:val="252525"/>
          <w:szCs w:val="24"/>
          <w:shd w:val="clear" w:color="auto" w:fill="FFFFFF"/>
        </w:rPr>
        <w:t xml:space="preserve"> from different aspec</w:t>
      </w:r>
      <w:r w:rsidR="009A1688">
        <w:rPr>
          <w:rFonts w:eastAsia="Times New Roman" w:cs="Times New Roman"/>
          <w:color w:val="252525"/>
          <w:szCs w:val="24"/>
          <w:shd w:val="clear" w:color="auto" w:fill="FFFFFF"/>
        </w:rPr>
        <w:t>ts</w:t>
      </w:r>
      <w:r w:rsidR="00472E7E" w:rsidRPr="00472E7E">
        <w:rPr>
          <w:rFonts w:eastAsia="Times New Roman" w:cs="Times New Roman"/>
          <w:color w:val="252525"/>
          <w:szCs w:val="24"/>
          <w:shd w:val="clear" w:color="auto" w:fill="FFFFFF"/>
        </w:rPr>
        <w:t>.</w:t>
      </w:r>
    </w:p>
    <w:p w14:paraId="4733836E" w14:textId="77777777" w:rsidR="00472E7E" w:rsidRPr="00472E7E" w:rsidRDefault="00472E7E" w:rsidP="00C57EB0">
      <w:pPr>
        <w:spacing w:after="0" w:line="360" w:lineRule="auto"/>
        <w:rPr>
          <w:rFonts w:eastAsia="Times New Roman" w:cs="Times New Roman"/>
          <w:szCs w:val="24"/>
        </w:rPr>
      </w:pPr>
    </w:p>
    <w:p w14:paraId="1E45DB0B" w14:textId="77777777" w:rsidR="00472E7E" w:rsidRPr="00472E7E" w:rsidRDefault="001D75C6" w:rsidP="001D75C6">
      <w:pPr>
        <w:numPr>
          <w:ilvl w:val="0"/>
          <w:numId w:val="4"/>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Complexity: </w:t>
      </w:r>
      <w:r w:rsidRPr="001D75C6">
        <w:rPr>
          <w:rFonts w:eastAsia="Times New Roman" w:cs="Times New Roman"/>
          <w:color w:val="252525"/>
          <w:szCs w:val="24"/>
          <w:shd w:val="clear" w:color="auto" w:fill="FFFFFF"/>
        </w:rPr>
        <w:t>In SOAP, it adopts XML as transfer format which means the complexity of serializing and de-serializing is certain. In contrast, according to difference scenario, REST can adopt different protocols to transfer data. Although JSON is the most popular one but it is not the only option. In general, JSON is more concise than XML which means it can represent the same amount of information with fewer words. In other words, it consumes less bandwidth than XML. On the other hand, In SOAP one URL may consists of a bunch of business logic and operations are all customized in a POST request which makes it become a black box for users. In contrast, operations in REST are limited by verbs of HTTP, which are simple and efficient. Since one resource mapping one URL in REST, user can easily know target and operation</w:t>
      </w:r>
      <w:r w:rsidR="00472E7E" w:rsidRPr="00472E7E">
        <w:rPr>
          <w:rFonts w:eastAsia="Times New Roman" w:cs="Times New Roman"/>
          <w:color w:val="252525"/>
          <w:szCs w:val="24"/>
          <w:shd w:val="clear" w:color="auto" w:fill="FFFFFF"/>
        </w:rPr>
        <w:t>.</w:t>
      </w:r>
    </w:p>
    <w:p w14:paraId="78F104CB" w14:textId="77777777" w:rsidR="00472E7E" w:rsidRPr="00472E7E" w:rsidRDefault="00472E7E" w:rsidP="00C57EB0">
      <w:pPr>
        <w:spacing w:after="0" w:line="360" w:lineRule="auto"/>
        <w:rPr>
          <w:rFonts w:eastAsia="Times New Roman" w:cs="Times New Roman"/>
          <w:szCs w:val="24"/>
        </w:rPr>
      </w:pPr>
    </w:p>
    <w:p w14:paraId="5151CABE" w14:textId="77777777" w:rsidR="00472E7E" w:rsidRPr="00472E7E" w:rsidRDefault="00BA6A96" w:rsidP="00BA6A96">
      <w:pPr>
        <w:numPr>
          <w:ilvl w:val="0"/>
          <w:numId w:val="5"/>
        </w:numPr>
        <w:shd w:val="clear" w:color="auto" w:fill="FFFFFF"/>
        <w:spacing w:after="0" w:line="360" w:lineRule="auto"/>
        <w:textAlignment w:val="baseline"/>
        <w:rPr>
          <w:rFonts w:eastAsia="Times New Roman" w:cs="Times New Roman"/>
          <w:color w:val="252525"/>
          <w:szCs w:val="24"/>
        </w:rPr>
      </w:pPr>
      <w:r w:rsidRPr="00BA6A96">
        <w:rPr>
          <w:rFonts w:eastAsia="Times New Roman" w:cs="Times New Roman"/>
          <w:color w:val="252525"/>
          <w:szCs w:val="24"/>
          <w:shd w:val="clear" w:color="auto" w:fill="FFFFFF"/>
        </w:rPr>
        <w:lastRenderedPageBreak/>
        <w:t>Scalability: SOAP was popular when IT service was only available for the giant company. It often designed to fulfill a particular task which makes codes are hard to reuse and hard to change logics. On the other hand, REST mapping one URL to one resource. It tries to distribute complexity of one page to multiple simple pages. The structure naturally increa</w:t>
      </w:r>
      <w:r>
        <w:rPr>
          <w:rFonts w:eastAsia="Times New Roman" w:cs="Times New Roman"/>
          <w:color w:val="252525"/>
          <w:szCs w:val="24"/>
          <w:shd w:val="clear" w:color="auto" w:fill="FFFFFF"/>
        </w:rPr>
        <w:t>sed the scalability of a system</w:t>
      </w:r>
      <w:r w:rsidR="00472E7E" w:rsidRPr="00472E7E">
        <w:rPr>
          <w:rFonts w:eastAsia="Times New Roman" w:cs="Times New Roman"/>
          <w:color w:val="252525"/>
          <w:szCs w:val="24"/>
          <w:shd w:val="clear" w:color="auto" w:fill="FFFFFF"/>
        </w:rPr>
        <w:t>.</w:t>
      </w:r>
    </w:p>
    <w:p w14:paraId="49DBC38C" w14:textId="77777777" w:rsidR="00472E7E" w:rsidRPr="00472E7E" w:rsidRDefault="00472E7E" w:rsidP="00C57EB0">
      <w:pPr>
        <w:spacing w:after="0" w:line="360" w:lineRule="auto"/>
        <w:rPr>
          <w:rFonts w:eastAsia="Times New Roman" w:cs="Times New Roman"/>
          <w:szCs w:val="24"/>
        </w:rPr>
      </w:pPr>
    </w:p>
    <w:p w14:paraId="0EE9BA9D" w14:textId="77777777" w:rsidR="00472E7E" w:rsidRPr="00472E7E" w:rsidRDefault="00472E7E" w:rsidP="00AB3F59">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REST is naturally suit catching. As mentioned above, the last step towards REST is Hypermedia Controls where all possible next step is provided by hyperlink. In this way, the client-side can easily be preloaded next step before a user actually makes an operation. In SOAP, we always see things are wrapped together and return to a user where resources are not designed for frequent visitations. This characteristic makes cache becomes much harder in SOAP</w:t>
      </w:r>
      <w:r w:rsidRPr="00472E7E">
        <w:rPr>
          <w:rFonts w:eastAsia="Times New Roman" w:cs="Times New Roman"/>
          <w:color w:val="252525"/>
          <w:szCs w:val="24"/>
          <w:shd w:val="clear" w:color="auto" w:fill="FFFFFF"/>
        </w:rPr>
        <w:t>.</w:t>
      </w:r>
    </w:p>
    <w:p w14:paraId="37A8C9F7" w14:textId="77777777" w:rsidR="00472E7E" w:rsidRPr="00472E7E" w:rsidRDefault="00472E7E" w:rsidP="00C57EB0">
      <w:pPr>
        <w:spacing w:after="0" w:line="360" w:lineRule="auto"/>
        <w:rPr>
          <w:rFonts w:eastAsia="Times New Roman" w:cs="Times New Roman"/>
          <w:szCs w:val="24"/>
        </w:rPr>
      </w:pPr>
    </w:p>
    <w:p w14:paraId="6158D3A8" w14:textId="77777777" w:rsidR="00472E7E" w:rsidRPr="000A68AC" w:rsidRDefault="00472E7E" w:rsidP="00087A99">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Because of WS-Security, many people believe SOAP is </w:t>
      </w:r>
      <w:r w:rsidR="005D643F">
        <w:rPr>
          <w:rFonts w:eastAsia="Times New Roman" w:cs="Times New Roman"/>
          <w:color w:val="252525"/>
          <w:szCs w:val="24"/>
          <w:shd w:val="clear" w:color="auto" w:fill="FFFFFF"/>
        </w:rPr>
        <w:t xml:space="preserve">more secure than REST. However, it is not true. According to </w:t>
      </w:r>
      <w:sdt>
        <w:sdtPr>
          <w:rPr>
            <w:rFonts w:eastAsia="Times New Roman" w:cs="Times New Roman"/>
            <w:color w:val="252525"/>
            <w:szCs w:val="24"/>
            <w:shd w:val="clear" w:color="auto" w:fill="FFFFFF"/>
          </w:rPr>
          <w:id w:val="-1524155040"/>
          <w:citation/>
        </w:sdtPr>
        <w:sdtContent>
          <w:r w:rsidR="00923395">
            <w:rPr>
              <w:rFonts w:eastAsia="Times New Roman" w:cs="Times New Roman"/>
              <w:color w:val="252525"/>
              <w:szCs w:val="24"/>
              <w:shd w:val="clear" w:color="auto" w:fill="FFFFFF"/>
            </w:rPr>
            <w:fldChar w:fldCharType="begin"/>
          </w:r>
          <w:r w:rsidR="00923395">
            <w:rPr>
              <w:rFonts w:eastAsia="Times New Roman" w:cs="Times New Roman"/>
              <w:color w:val="252525"/>
              <w:szCs w:val="24"/>
              <w:shd w:val="clear" w:color="auto" w:fill="FFFFFF"/>
            </w:rPr>
            <w:instrText xml:space="preserve"> CITATION 19 \l 4105 </w:instrText>
          </w:r>
          <w:r w:rsidR="00923395">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(Flanders.J, 2009)</w:t>
          </w:r>
          <w:r w:rsidR="00923395">
            <w:rPr>
              <w:rFonts w:eastAsia="Times New Roman" w:cs="Times New Roman"/>
              <w:color w:val="252525"/>
              <w:szCs w:val="24"/>
              <w:shd w:val="clear" w:color="auto" w:fill="FFFFFF"/>
            </w:rPr>
            <w:fldChar w:fldCharType="end"/>
          </w:r>
        </w:sdtContent>
      </w:sdt>
      <w:r w:rsidR="00977427">
        <w:rPr>
          <w:rFonts w:eastAsia="Times New Roman" w:cs="Times New Roman"/>
          <w:color w:val="252525"/>
          <w:szCs w:val="24"/>
          <w:shd w:val="clear" w:color="auto" w:fill="FFFFFF"/>
        </w:rPr>
        <w:t>,”</w:t>
      </w:r>
      <w:r w:rsidR="00977427" w:rsidRPr="00977427">
        <w:t xml:space="preserve"> </w:t>
      </w:r>
      <w:r w:rsidR="00087A99" w:rsidRPr="00087A99">
        <w:rPr>
          <w:rFonts w:eastAsia="Times New Roman" w:cs="Times New Roman"/>
          <w:color w:val="252525"/>
          <w:szCs w:val="24"/>
          <w:shd w:val="clear" w:color="auto" w:fill="FFFFFF"/>
        </w:rPr>
        <w:t>the WS-* arena certainly has more standards than the RESTful arena (and this will probably always continue to be the case), but there are efforts to support federated security in the world of REST. OpenID is one such effort</w:t>
      </w:r>
      <w:r w:rsidR="00087A99">
        <w:rPr>
          <w:rFonts w:eastAsia="Times New Roman" w:cs="Times New Roman"/>
          <w:color w:val="252525"/>
          <w:szCs w:val="24"/>
          <w:shd w:val="clear" w:color="auto" w:fill="FFFFFF"/>
        </w:rPr>
        <w:t>”.</w:t>
      </w:r>
    </w:p>
    <w:p w14:paraId="27BCC673" w14:textId="77777777" w:rsidR="000A68AC" w:rsidRPr="005D643F" w:rsidRDefault="000A68AC" w:rsidP="00C57EB0">
      <w:pPr>
        <w:shd w:val="clear" w:color="auto" w:fill="FFFFFF"/>
        <w:spacing w:after="0" w:line="360" w:lineRule="auto"/>
        <w:ind w:left="720"/>
        <w:textAlignment w:val="baseline"/>
        <w:rPr>
          <w:rFonts w:cs="Times New Roman"/>
          <w:color w:val="252525"/>
          <w:szCs w:val="24"/>
        </w:rPr>
      </w:pPr>
    </w:p>
    <w:p w14:paraId="1015EB45" w14:textId="77777777" w:rsidR="00472E7E" w:rsidRPr="00472E7E" w:rsidRDefault="00156C87" w:rsidP="00C43BC0">
      <w:pPr>
        <w:spacing w:after="0" w:line="360" w:lineRule="auto"/>
        <w:rPr>
          <w:rFonts w:eastAsia="Times New Roman" w:cs="Times New Roman"/>
          <w:szCs w:val="24"/>
        </w:rPr>
      </w:pPr>
      <w:r w:rsidRPr="00156C87">
        <w:rPr>
          <w:rFonts w:eastAsia="Times New Roman" w:cs="Times New Roman"/>
          <w:color w:val="252525"/>
          <w:szCs w:val="24"/>
          <w:shd w:val="clear" w:color="auto" w:fill="FFFFFF"/>
        </w:rPr>
        <w:t>In conclusion, we can not simply say SOAP is better than REST or REST is better than SOAP. To make a right architectural decision for the proposed architecture, more char</w:t>
      </w:r>
      <w:r w:rsidR="00ED53BB">
        <w:rPr>
          <w:rFonts w:eastAsia="Times New Roman" w:cs="Times New Roman"/>
          <w:color w:val="252525"/>
          <w:szCs w:val="24"/>
          <w:shd w:val="clear" w:color="auto" w:fill="FFFFFF"/>
        </w:rPr>
        <w:t>acteristics need to be compared.</w:t>
      </w:r>
    </w:p>
    <w:p w14:paraId="33EF601A" w14:textId="77777777" w:rsidR="00472E7E" w:rsidRPr="00472E7E" w:rsidRDefault="00DB4A40" w:rsidP="00110C6D">
      <w:pPr>
        <w:pStyle w:val="Heading3"/>
      </w:pPr>
      <w:bookmarkStart w:id="225" w:name="_Toc441070949"/>
      <w:r>
        <w:t>3.3</w:t>
      </w:r>
      <w:r w:rsidR="00472E7E" w:rsidRPr="00B11DF6">
        <w:t>.4 REST VS SOAP in mobile app</w:t>
      </w:r>
      <w:bookmarkEnd w:id="225"/>
    </w:p>
    <w:p w14:paraId="01469B78" w14:textId="77777777" w:rsidR="00472E7E" w:rsidRPr="00472E7E" w:rsidRDefault="00D609CF" w:rsidP="00C57EB0">
      <w:pPr>
        <w:spacing w:after="0" w:line="360" w:lineRule="auto"/>
        <w:rPr>
          <w:rFonts w:eastAsia="Times New Roman" w:cs="Times New Roman"/>
          <w:szCs w:val="24"/>
        </w:rPr>
      </w:pPr>
      <w:r w:rsidRPr="00D609CF">
        <w:rPr>
          <w:rFonts w:eastAsia="Times New Roman" w:cs="Times New Roman"/>
          <w:color w:val="252525"/>
          <w:szCs w:val="24"/>
          <w:shd w:val="clear" w:color="auto" w:fill="FFFFFF"/>
        </w:rPr>
        <w:t xml:space="preserve">For a mobile app, where internet connection is fragile (nature of wireless connection). One single communication between client and server are expected to be short and light.  As mentioned above, compared with SOAP, REST is more lightweight, flexible and controllable. Those characteristics meet the requirement of a mobile app which needs network connection through wireless communication channel (common ways for smart device connect to Internet are Data Plan and Wi-Fi where connection are fragile). In lightweight mobile app REST should weight </w:t>
      </w:r>
      <w:r w:rsidRPr="00D609CF">
        <w:rPr>
          <w:rFonts w:eastAsia="Times New Roman" w:cs="Times New Roman"/>
          <w:color w:val="252525"/>
          <w:szCs w:val="24"/>
          <w:shd w:val="clear" w:color="auto" w:fill="FFFFFF"/>
        </w:rPr>
        <w:lastRenderedPageBreak/>
        <w:t>more. On the other hand, SOAP is not a bad option where mobile apps are used to serve web application for complex business logic (e.g. bank application and tax return application with existing backbone of SOAP services).</w:t>
      </w:r>
    </w:p>
    <w:p w14:paraId="0CC6EBCA" w14:textId="77777777" w:rsidR="00472E7E" w:rsidRPr="00472E7E" w:rsidRDefault="00DB4A40" w:rsidP="00177A7C">
      <w:pPr>
        <w:pStyle w:val="Heading3"/>
      </w:pPr>
      <w:bookmarkStart w:id="226" w:name="_Toc441070950"/>
      <w:r>
        <w:t>3.3</w:t>
      </w:r>
      <w:r w:rsidR="00472E7E" w:rsidRPr="00B11DF6">
        <w:t>.5 Conclusion</w:t>
      </w:r>
      <w:bookmarkEnd w:id="226"/>
    </w:p>
    <w:p w14:paraId="465069C4"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REST and SOAP are two popular design patterns for web service. 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clear that REST is 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 each URI has clear meaning and actions defines operations associate with a URI in a request. On the other hand, in regular, there are more logic in a single SOAP page. The XML makes the SOAP can handle complex logic but also increase the cost of response a request.</w:t>
      </w:r>
    </w:p>
    <w:p w14:paraId="15F67130" w14:textId="77777777" w:rsidR="00472E7E" w:rsidRPr="00472E7E" w:rsidRDefault="00472E7E" w:rsidP="00C57EB0">
      <w:pPr>
        <w:spacing w:after="0" w:line="360" w:lineRule="auto"/>
        <w:rPr>
          <w:rFonts w:eastAsia="Times New Roman" w:cs="Times New Roman"/>
          <w:szCs w:val="24"/>
        </w:rPr>
      </w:pPr>
    </w:p>
    <w:p w14:paraId="2A610CAA"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summary, REST weigh more than SOAP in lightweight communication. It is especially true at the edge of the network where lightweight payload and stateless communication is required.</w:t>
      </w:r>
    </w:p>
    <w:p w14:paraId="682FA182" w14:textId="77777777" w:rsidR="00472E7E" w:rsidRDefault="00472E7E" w:rsidP="00C57EB0">
      <w:pPr>
        <w:spacing w:after="0" w:line="360" w:lineRule="auto"/>
        <w:rPr>
          <w:rFonts w:eastAsia="Times New Roman" w:cs="Times New Roman"/>
          <w:szCs w:val="24"/>
        </w:rPr>
      </w:pPr>
    </w:p>
    <w:p w14:paraId="0653EA92" w14:textId="77777777" w:rsidR="002953EA" w:rsidRPr="002953EA" w:rsidRDefault="002953EA" w:rsidP="00C57EB0">
      <w:pPr>
        <w:spacing w:after="0" w:line="360" w:lineRule="auto"/>
        <w:rPr>
          <w:iCs/>
          <w:color w:val="000000" w:themeColor="text1"/>
          <w:szCs w:val="18"/>
        </w:rPr>
      </w:pPr>
      <w:r w:rsidRPr="002953EA">
        <w:rPr>
          <w:iCs/>
          <w:color w:val="000000" w:themeColor="text1"/>
          <w:szCs w:val="18"/>
        </w:rPr>
        <w:t xml:space="preserve">After the </w:t>
      </w:r>
      <w:r>
        <w:rPr>
          <w:iCs/>
          <w:color w:val="000000" w:themeColor="text1"/>
          <w:szCs w:val="18"/>
        </w:rPr>
        <w:t>comparison, I chose REST as the design style of proposed architecture. Since REST is chosen, I turned to explore popular protocols based on REST.</w:t>
      </w:r>
    </w:p>
    <w:p w14:paraId="5C5A9D8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the next chapter, we will discuss advantages and disadvantages of CoAP by comparing with MQTT.</w:t>
      </w:r>
    </w:p>
    <w:p w14:paraId="1B5B4B79" w14:textId="77777777" w:rsidR="00472E7E" w:rsidRPr="00177A7C" w:rsidRDefault="00DB4A40" w:rsidP="00177A7C">
      <w:pPr>
        <w:spacing w:before="360" w:after="80" w:line="360" w:lineRule="auto"/>
        <w:jc w:val="center"/>
        <w:outlineLvl w:val="1"/>
        <w:rPr>
          <w:rFonts w:eastAsia="Times New Roman" w:cs="Times New Roman"/>
          <w:b/>
          <w:bCs/>
          <w:sz w:val="36"/>
          <w:szCs w:val="36"/>
        </w:rPr>
      </w:pPr>
      <w:bookmarkStart w:id="227" w:name="_Toc441070951"/>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CoAP</w:t>
      </w:r>
      <w:bookmarkEnd w:id="227"/>
    </w:p>
    <w:p w14:paraId="186B103D" w14:textId="77777777" w:rsidR="00472E7E" w:rsidRPr="00472E7E" w:rsidRDefault="00914826" w:rsidP="00C57EB0">
      <w:pPr>
        <w:spacing w:after="0" w:line="360" w:lineRule="auto"/>
        <w:rPr>
          <w:rFonts w:eastAsia="Times New Roman" w:cs="Times New Roman"/>
          <w:szCs w:val="24"/>
        </w:rPr>
      </w:pPr>
      <w:r w:rsidRPr="00914826">
        <w:rPr>
          <w:rFonts w:eastAsia="Times New Roman" w:cs="Times New Roman"/>
          <w:color w:val="000000"/>
          <w:szCs w:val="24"/>
          <w:shd w:val="clear" w:color="auto" w:fill="FFFFFF"/>
        </w:rPr>
        <w:t>MQTT and CoAP are two popular protocol in IoT. The proposed architecture is designed for CoAP. In this section, we put MQTT and CoAP toget</w:t>
      </w:r>
      <w:r>
        <w:rPr>
          <w:rFonts w:eastAsia="Times New Roman" w:cs="Times New Roman"/>
          <w:color w:val="000000"/>
          <w:szCs w:val="24"/>
          <w:shd w:val="clear" w:color="auto" w:fill="FFFFFF"/>
        </w:rPr>
        <w:t xml:space="preserve">her to discuss </w:t>
      </w:r>
      <w:r w:rsidR="00A11F57" w:rsidRPr="00A11F57">
        <w:rPr>
          <w:rFonts w:eastAsia="Times New Roman" w:cs="Times New Roman"/>
          <w:color w:val="000000"/>
          <w:szCs w:val="24"/>
          <w:shd w:val="clear" w:color="auto" w:fill="FFFFFF"/>
        </w:rPr>
        <w:t xml:space="preserve">characteristics </w:t>
      </w:r>
      <w:r>
        <w:rPr>
          <w:rFonts w:eastAsia="Times New Roman" w:cs="Times New Roman"/>
          <w:color w:val="000000"/>
          <w:szCs w:val="24"/>
          <w:shd w:val="clear" w:color="auto" w:fill="FFFFFF"/>
        </w:rPr>
        <w:t>of CoAP</w:t>
      </w:r>
      <w:r w:rsidR="00472E7E" w:rsidRPr="00472E7E">
        <w:rPr>
          <w:rFonts w:eastAsia="Times New Roman" w:cs="Times New Roman"/>
          <w:color w:val="000000"/>
          <w:szCs w:val="24"/>
          <w:shd w:val="clear" w:color="auto" w:fill="FFFFFF"/>
        </w:rPr>
        <w:t>.</w:t>
      </w:r>
    </w:p>
    <w:p w14:paraId="5E5ABF3D" w14:textId="77777777" w:rsidR="00472E7E" w:rsidRPr="00472E7E" w:rsidRDefault="00472E7E" w:rsidP="00177A7C">
      <w:pPr>
        <w:pStyle w:val="Heading3"/>
      </w:pPr>
      <w:bookmarkStart w:id="228" w:name="_Toc441070952"/>
      <w:r w:rsidRPr="00B11DF6">
        <w:t>3.</w:t>
      </w:r>
      <w:r w:rsidR="00DB4A40">
        <w:t>4</w:t>
      </w:r>
      <w:r w:rsidRPr="00B11DF6">
        <w:t>.1 MQTT</w:t>
      </w:r>
      <w:bookmarkEnd w:id="228"/>
    </w:p>
    <w:p w14:paraId="5A67612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MQTT stands for MQ Telemetry Transport. it is a lightweight publish-subscribe protocol running on TCP/IP protocol. </w:t>
      </w:r>
      <w:r w:rsidR="000A0C07">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Content>
          <w:r w:rsidR="00926596">
            <w:rPr>
              <w:rFonts w:eastAsia="Times New Roman" w:cs="Times New Roman"/>
              <w:color w:val="252525"/>
              <w:szCs w:val="24"/>
              <w:shd w:val="clear" w:color="auto" w:fill="FFFFFF"/>
            </w:rPr>
            <w:fldChar w:fldCharType="begin"/>
          </w:r>
          <w:r w:rsidR="00926596">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071130">
            <w:rPr>
              <w:rFonts w:eastAsia="Times New Roman" w:cs="Times New Roman"/>
              <w:noProof/>
              <w:color w:val="252525"/>
              <w:szCs w:val="24"/>
              <w:shd w:val="clear" w:color="auto" w:fill="FFFFFF"/>
              <w:lang w:val="en-US"/>
            </w:rPr>
            <w:t xml:space="preserve"> </w:t>
          </w:r>
          <w:r w:rsidR="00071130" w:rsidRPr="00071130">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000A0C07">
        <w:rPr>
          <w:rFonts w:eastAsia="Times New Roman" w:cs="Times New Roman"/>
          <w:color w:val="252525"/>
          <w:szCs w:val="24"/>
          <w:shd w:val="clear" w:color="auto" w:fill="FFFFFF"/>
        </w:rPr>
        <w:t xml:space="preserve"> “</w:t>
      </w:r>
      <w:r w:rsidR="00DE7351" w:rsidRPr="00DE7351">
        <w:rPr>
          <w:rFonts w:eastAsia="Times New Roman" w:cs="Times New Roman"/>
          <w:color w:val="252525"/>
          <w:szCs w:val="24"/>
          <w:shd w:val="clear" w:color="auto" w:fill="FFFFFF"/>
        </w:rPr>
        <w:t>MQTT is a Client Server publish/subscribe messaging transport protocol. It is light weight, open, simple, and designe</w:t>
      </w:r>
      <w:r w:rsidR="002D7FE8">
        <w:rPr>
          <w:rFonts w:eastAsia="Times New Roman" w:cs="Times New Roman"/>
          <w:color w:val="252525"/>
          <w:szCs w:val="24"/>
          <w:shd w:val="clear" w:color="auto" w:fill="FFFFFF"/>
        </w:rPr>
        <w:t>d so as to be easy to implement</w:t>
      </w:r>
      <w:r w:rsidR="00DE7351" w:rsidRPr="00DE7351">
        <w:rPr>
          <w:rFonts w:eastAsia="Times New Roman" w:cs="Times New Roman"/>
          <w:color w:val="252525"/>
          <w:szCs w:val="24"/>
          <w:shd w:val="clear" w:color="auto" w:fill="FFFFFF"/>
        </w:rPr>
        <w:t>.</w:t>
      </w:r>
      <w:r w:rsidR="000A0C07">
        <w:rPr>
          <w:rFonts w:eastAsia="Times New Roman" w:cs="Times New Roman"/>
          <w:color w:val="252525"/>
          <w:szCs w:val="24"/>
          <w:shd w:val="clear" w:color="auto" w:fill="FFFFFF"/>
        </w:rPr>
        <w:t>”</w:t>
      </w:r>
      <w:r w:rsidR="000A0C07" w:rsidRPr="00472E7E">
        <w:rPr>
          <w:rFonts w:eastAsia="Times New Roman" w:cs="Times New Roman"/>
          <w:color w:val="252525"/>
          <w:szCs w:val="24"/>
          <w:shd w:val="clear" w:color="auto" w:fill="FFFFFF"/>
        </w:rPr>
        <w:t xml:space="preserve"> </w:t>
      </w:r>
    </w:p>
    <w:p w14:paraId="4B06CE6A" w14:textId="77777777"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14:paraId="5F2989A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Content>
          <w:r w:rsidR="00926596">
            <w:rPr>
              <w:rFonts w:eastAsia="Times New Roman" w:cs="Times New Roman"/>
              <w:color w:val="252525"/>
              <w:szCs w:val="24"/>
              <w:shd w:val="clear" w:color="auto" w:fill="FFFFFF"/>
            </w:rPr>
            <w:fldChar w:fldCharType="begin"/>
          </w:r>
          <w:r w:rsidR="00926596">
            <w:rPr>
              <w:rFonts w:eastAsia="Times New Roman" w:cs="Times New Roman"/>
              <w:color w:val="252525"/>
              <w:szCs w:val="24"/>
              <w:shd w:val="clear" w:color="auto" w:fill="FFFFFF"/>
              <w:lang w:val="en-US"/>
            </w:rPr>
            <w:instrText xml:space="preserve"> CITATION 11 \l 1033 </w:instrText>
          </w:r>
          <w:r w:rsidR="00926596">
            <w:rPr>
              <w:rFonts w:eastAsia="Times New Roman" w:cs="Times New Roman"/>
              <w:color w:val="252525"/>
              <w:szCs w:val="24"/>
              <w:shd w:val="clear" w:color="auto" w:fill="FFFFFF"/>
            </w:rPr>
            <w:fldChar w:fldCharType="separate"/>
          </w:r>
          <w:r w:rsidR="00071130">
            <w:rPr>
              <w:rFonts w:eastAsia="Times New Roman" w:cs="Times New Roman"/>
              <w:noProof/>
              <w:color w:val="252525"/>
              <w:szCs w:val="24"/>
              <w:shd w:val="clear" w:color="auto" w:fill="FFFFFF"/>
              <w:lang w:val="en-US"/>
            </w:rPr>
            <w:t xml:space="preserve"> </w:t>
          </w:r>
          <w:r w:rsidR="00071130" w:rsidRPr="00071130">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minimum size of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 xml:space="preserve">MQTT packet is two bytes. The following chart shows how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MQTT packet looks like.</w:t>
      </w:r>
    </w:p>
    <w:p w14:paraId="5792C101" w14:textId="77777777" w:rsid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56F8661" wp14:editId="02831461">
            <wp:extent cx="4373880" cy="1790700"/>
            <wp:effectExtent l="0" t="0" r="7620" b="0"/>
            <wp:docPr id="2" name="Picture 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14:paraId="34032E70" w14:textId="77777777" w:rsidR="00A64CFA" w:rsidRPr="00A64CFA" w:rsidRDefault="00A64CFA" w:rsidP="00A64CFA">
      <w:pPr>
        <w:pStyle w:val="Caption"/>
        <w:rPr>
          <w:rFonts w:eastAsia="Times New Roman" w:cs="Times New Roman"/>
          <w:color w:val="0D0D0D" w:themeColor="text1" w:themeTint="F2"/>
          <w:szCs w:val="24"/>
        </w:rPr>
      </w:pPr>
      <w:r w:rsidRPr="00A64CFA">
        <w:rPr>
          <w:color w:val="0D0D0D" w:themeColor="text1" w:themeTint="F2"/>
        </w:rPr>
        <w:t xml:space="preserve">Figure 3.3 </w:t>
      </w:r>
      <w:r>
        <w:rPr>
          <w:color w:val="0D0D0D" w:themeColor="text1" w:themeTint="F2"/>
        </w:rPr>
        <w:t>MQTT</w:t>
      </w:r>
      <w:r w:rsidRPr="00A64CFA">
        <w:rPr>
          <w:color w:val="0D0D0D" w:themeColor="text1" w:themeTint="F2"/>
        </w:rPr>
        <w:t xml:space="preserve"> format</w:t>
      </w:r>
    </w:p>
    <w:p w14:paraId="791947D0" w14:textId="77777777" w:rsidR="00472E7E" w:rsidRPr="00472E7E" w:rsidRDefault="00AB7BBE" w:rsidP="00C57EB0">
      <w:pPr>
        <w:spacing w:after="0" w:line="360" w:lineRule="auto"/>
        <w:rPr>
          <w:rFonts w:eastAsia="Times New Roman" w:cs="Times New Roman"/>
          <w:szCs w:val="24"/>
        </w:rPr>
      </w:pPr>
      <w:r w:rsidRPr="00AB7BBE">
        <w:rPr>
          <w:rFonts w:eastAsia="Times New Roman" w:cs="Times New Roman"/>
          <w:color w:val="252525"/>
          <w:szCs w:val="24"/>
          <w:shd w:val="clear" w:color="auto" w:fill="FFFFFF"/>
        </w:rPr>
        <w:t>As shown above, the first byte of MQTT contains two parts. From bits 7-4, it indicates the type of packet. Sixteen options are available in this section. From bits 3-0, it sets flags for various message type. Since the second byte, it indicates the remaining length of the message, the minimum size of it is one byte, the maximum size of it is four bytes. After the specify remaining size of a packet, developer can add optional heade</w:t>
      </w:r>
      <w:r w:rsidR="00627979">
        <w:rPr>
          <w:rFonts w:eastAsia="Times New Roman" w:cs="Times New Roman"/>
          <w:color w:val="252525"/>
          <w:szCs w:val="24"/>
          <w:shd w:val="clear" w:color="auto" w:fill="FFFFFF"/>
        </w:rPr>
        <w:t>rs to a packet. For example, a two</w:t>
      </w:r>
      <w:r w:rsidRPr="00AB7BBE">
        <w:rPr>
          <w:rFonts w:eastAsia="Times New Roman" w:cs="Times New Roman"/>
          <w:color w:val="252525"/>
          <w:szCs w:val="24"/>
          <w:shd w:val="clear" w:color="auto" w:fill="FFFFFF"/>
        </w:rPr>
        <w:t xml:space="preserve"> </w:t>
      </w:r>
      <w:r w:rsidR="00CC7249" w:rsidRPr="00AB7BBE">
        <w:rPr>
          <w:rFonts w:eastAsia="Times New Roman" w:cs="Times New Roman"/>
          <w:color w:val="252525"/>
          <w:szCs w:val="24"/>
          <w:shd w:val="clear" w:color="auto" w:fill="FFFFFF"/>
        </w:rPr>
        <w:t>bytes’</w:t>
      </w:r>
      <w:r w:rsidRPr="00AB7BBE">
        <w:rPr>
          <w:rFonts w:eastAsia="Times New Roman" w:cs="Times New Roman"/>
          <w:color w:val="252525"/>
          <w:szCs w:val="24"/>
          <w:shd w:val="clear" w:color="auto" w:fill="FFFFFF"/>
        </w:rPr>
        <w:t xml:space="preserve"> identifier can be added in the optional header. After the optional header, the remaining</w:t>
      </w:r>
      <w:r>
        <w:rPr>
          <w:rFonts w:eastAsia="Times New Roman" w:cs="Times New Roman"/>
          <w:color w:val="252525"/>
          <w:szCs w:val="24"/>
          <w:shd w:val="clear" w:color="auto" w:fill="FFFFFF"/>
        </w:rPr>
        <w:t xml:space="preserve"> section of a packet is payload</w:t>
      </w:r>
      <w:r w:rsidR="00472E7E" w:rsidRPr="00472E7E">
        <w:rPr>
          <w:rFonts w:eastAsia="Times New Roman" w:cs="Times New Roman"/>
          <w:color w:val="252525"/>
          <w:szCs w:val="24"/>
          <w:shd w:val="clear" w:color="auto" w:fill="FFFFFF"/>
        </w:rPr>
        <w:t xml:space="preserve">. </w:t>
      </w:r>
    </w:p>
    <w:p w14:paraId="59E5018E" w14:textId="77777777"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14:paraId="41797C54" w14:textId="77777777" w:rsidR="00472E7E" w:rsidRPr="00472E7E" w:rsidRDefault="00410DE5" w:rsidP="00C57EB0">
      <w:pPr>
        <w:spacing w:after="0" w:line="360" w:lineRule="auto"/>
        <w:rPr>
          <w:rFonts w:eastAsia="Times New Roman" w:cs="Times New Roman"/>
          <w:szCs w:val="24"/>
        </w:rPr>
      </w:pPr>
      <w:r w:rsidRPr="00410DE5">
        <w:rPr>
          <w:rFonts w:eastAsia="Times New Roman" w:cs="Times New Roman"/>
          <w:color w:val="252525"/>
          <w:szCs w:val="24"/>
          <w:shd w:val="clear" w:color="auto" w:fill="FFFFFF"/>
        </w:rPr>
        <w:t>Publisher and subscriber (pub/sub):  In this model, publisher and subscriber do not know about the existe</w:t>
      </w:r>
      <w:r w:rsidR="009906CF">
        <w:rPr>
          <w:rFonts w:eastAsia="Times New Roman" w:cs="Times New Roman"/>
          <w:color w:val="252525"/>
          <w:szCs w:val="24"/>
          <w:shd w:val="clear" w:color="auto" w:fill="FFFFFF"/>
        </w:rPr>
        <w:t xml:space="preserve">nce of one another. Instead, a </w:t>
      </w:r>
      <w:r w:rsidRPr="00410DE5">
        <w:rPr>
          <w:rFonts w:eastAsia="Times New Roman" w:cs="Times New Roman"/>
          <w:color w:val="252525"/>
          <w:szCs w:val="24"/>
          <w:shd w:val="clear" w:color="auto" w:fill="FFFFFF"/>
        </w:rPr>
        <w:t>broker will gather all published messages from a publisher and accordingly send them to subscrib</w:t>
      </w:r>
      <w:r w:rsidR="00B5596E">
        <w:rPr>
          <w:rFonts w:eastAsia="Times New Roman" w:cs="Times New Roman"/>
          <w:color w:val="252525"/>
          <w:szCs w:val="24"/>
          <w:shd w:val="clear" w:color="auto" w:fill="FFFFFF"/>
        </w:rPr>
        <w:t xml:space="preserve">ers after filtering. In brief, </w:t>
      </w:r>
      <w:r w:rsidRPr="00410DE5">
        <w:rPr>
          <w:rFonts w:eastAsia="Times New Roman" w:cs="Times New Roman"/>
          <w:color w:val="252525"/>
          <w:szCs w:val="24"/>
          <w:shd w:val="clear" w:color="auto" w:fill="FFFFFF"/>
        </w:rPr>
        <w:t>there is a central server betwe</w:t>
      </w:r>
      <w:r>
        <w:rPr>
          <w:rFonts w:eastAsia="Times New Roman" w:cs="Times New Roman"/>
          <w:color w:val="252525"/>
          <w:szCs w:val="24"/>
          <w:shd w:val="clear" w:color="auto" w:fill="FFFFFF"/>
        </w:rPr>
        <w:t>en a publisher and a subscriber</w:t>
      </w:r>
      <w:r w:rsidR="00472E7E" w:rsidRPr="00472E7E">
        <w:rPr>
          <w:rFonts w:eastAsia="Times New Roman" w:cs="Times New Roman"/>
          <w:color w:val="252525"/>
          <w:szCs w:val="24"/>
          <w:shd w:val="clear" w:color="auto" w:fill="FFFFFF"/>
        </w:rPr>
        <w:t>.</w:t>
      </w:r>
    </w:p>
    <w:p w14:paraId="6CA370E3" w14:textId="77777777" w:rsidR="00472E7E" w:rsidRPr="00472E7E" w:rsidRDefault="00472E7E" w:rsidP="00C57EB0">
      <w:pPr>
        <w:spacing w:after="0" w:line="360" w:lineRule="auto"/>
        <w:rPr>
          <w:rFonts w:eastAsia="Times New Roman" w:cs="Times New Roman"/>
          <w:szCs w:val="24"/>
        </w:rPr>
      </w:pPr>
    </w:p>
    <w:p w14:paraId="552EB484" w14:textId="77777777" w:rsidR="00472E7E" w:rsidRPr="00472E7E" w:rsidRDefault="005B5B0F" w:rsidP="00C57EB0">
      <w:pPr>
        <w:spacing w:after="0" w:line="360" w:lineRule="auto"/>
        <w:rPr>
          <w:rFonts w:eastAsia="Times New Roman" w:cs="Times New Roman"/>
          <w:szCs w:val="24"/>
        </w:rPr>
      </w:pPr>
      <w:r w:rsidRPr="005B5B0F">
        <w:rPr>
          <w:rFonts w:eastAsia="Times New Roman" w:cs="Times New Roman"/>
          <w:color w:val="252525"/>
          <w:szCs w:val="24"/>
          <w:shd w:val="clear" w:color="auto" w:fill="FFFFFF"/>
        </w:rPr>
        <w:t>QoS: MQTT supports three levels of QoS. At level 0, a message will not be acknowledged or resend by a sender. At level 1, a message will be guaranteed to be delivered at least once. At level 2, a message will be guaranteed to be processed by a receiver. In this case, a sender will store a message and ready to resend of it when timeout. Meanwhile, a receiver stores a reference of a received packet’s id to preven</w:t>
      </w:r>
      <w:r w:rsidR="00FA7378">
        <w:rPr>
          <w:rFonts w:eastAsia="Times New Roman" w:cs="Times New Roman"/>
          <w:color w:val="252525"/>
          <w:szCs w:val="24"/>
          <w:shd w:val="clear" w:color="auto" w:fill="FFFFFF"/>
        </w:rPr>
        <w:t>t processing same message twice</w:t>
      </w:r>
      <w:r w:rsidR="00472E7E" w:rsidRPr="00472E7E">
        <w:rPr>
          <w:rFonts w:eastAsia="Times New Roman" w:cs="Times New Roman"/>
          <w:color w:val="252525"/>
          <w:szCs w:val="24"/>
          <w:shd w:val="clear" w:color="auto" w:fill="FFFFFF"/>
        </w:rPr>
        <w:t>.</w:t>
      </w:r>
    </w:p>
    <w:p w14:paraId="7BD01620" w14:textId="77777777" w:rsidR="00472E7E" w:rsidRPr="00472E7E" w:rsidRDefault="00472E7E" w:rsidP="00C57EB0">
      <w:pPr>
        <w:spacing w:after="0" w:line="360" w:lineRule="auto"/>
        <w:rPr>
          <w:rFonts w:eastAsia="Times New Roman" w:cs="Times New Roman"/>
          <w:szCs w:val="24"/>
        </w:rPr>
      </w:pPr>
    </w:p>
    <w:p w14:paraId="78EDB239" w14:textId="77777777" w:rsidR="00472E7E" w:rsidRPr="00472E7E" w:rsidRDefault="00DB0F2C" w:rsidP="00C57EB0">
      <w:pPr>
        <w:spacing w:after="0" w:line="360" w:lineRule="auto"/>
        <w:rPr>
          <w:rFonts w:eastAsia="Times New Roman" w:cs="Times New Roman"/>
          <w:szCs w:val="24"/>
        </w:rPr>
      </w:pPr>
      <w:r w:rsidRPr="00DB0F2C">
        <w:rPr>
          <w:rFonts w:eastAsia="Times New Roman" w:cs="Times New Roman"/>
          <w:color w:val="252525"/>
          <w:szCs w:val="24"/>
          <w:shd w:val="clear" w:color="auto" w:fill="FFFFFF"/>
        </w:rPr>
        <w:lastRenderedPageBreak/>
        <w:t>Last Will and Testament(LWT): a client can register an LWT when a connection is initialized with a broker. If a client has disconnected from a broker abruptly, the broker will send LWT to all clients</w:t>
      </w:r>
      <w:r>
        <w:rPr>
          <w:rFonts w:eastAsia="Times New Roman" w:cs="Times New Roman"/>
          <w:color w:val="252525"/>
          <w:szCs w:val="24"/>
          <w:shd w:val="clear" w:color="auto" w:fill="FFFFFF"/>
        </w:rPr>
        <w:t xml:space="preserve"> subscribed the “lastWillTopic</w:t>
      </w:r>
      <w:r w:rsidR="00472E7E" w:rsidRPr="00472E7E">
        <w:rPr>
          <w:rFonts w:eastAsia="Times New Roman" w:cs="Times New Roman"/>
          <w:color w:val="252525"/>
          <w:szCs w:val="24"/>
          <w:shd w:val="clear" w:color="auto" w:fill="FFFFFF"/>
        </w:rPr>
        <w:t xml:space="preserve">”. </w:t>
      </w:r>
    </w:p>
    <w:p w14:paraId="51DB246D" w14:textId="77777777" w:rsidR="00472E7E" w:rsidRPr="00472E7E" w:rsidRDefault="00472E7E" w:rsidP="00C57EB0">
      <w:pPr>
        <w:spacing w:after="0" w:line="360" w:lineRule="auto"/>
        <w:rPr>
          <w:rFonts w:eastAsia="Times New Roman" w:cs="Times New Roman"/>
          <w:szCs w:val="24"/>
        </w:rPr>
      </w:pPr>
    </w:p>
    <w:p w14:paraId="5F113CD7" w14:textId="77777777" w:rsidR="00472E7E" w:rsidRPr="00472E7E" w:rsidRDefault="00EA746C" w:rsidP="00C57EB0">
      <w:pPr>
        <w:spacing w:after="0" w:line="360" w:lineRule="auto"/>
        <w:rPr>
          <w:rFonts w:eastAsia="Times New Roman" w:cs="Times New Roman"/>
          <w:szCs w:val="24"/>
        </w:rPr>
      </w:pPr>
      <w:r w:rsidRPr="00EA746C">
        <w:rPr>
          <w:rFonts w:eastAsia="Times New Roman" w:cs="Times New Roman"/>
          <w:color w:val="252525"/>
          <w:szCs w:val="24"/>
          <w:shd w:val="clear" w:color="auto" w:fill="FFFFFF"/>
        </w:rPr>
        <w:t>In conclusion, the MQTT is a well-designed protocol for lightweight bandwidth, the logic of it is simple where all communication between clients is based on</w:t>
      </w:r>
      <w:r>
        <w:rPr>
          <w:rFonts w:eastAsia="Times New Roman" w:cs="Times New Roman"/>
          <w:color w:val="252525"/>
          <w:szCs w:val="24"/>
          <w:shd w:val="clear" w:color="auto" w:fill="FFFFFF"/>
        </w:rPr>
        <w:t xml:space="preserve"> message delivery from a broker</w:t>
      </w:r>
      <w:r w:rsidR="00472E7E" w:rsidRPr="00472E7E">
        <w:rPr>
          <w:rFonts w:eastAsia="Times New Roman" w:cs="Times New Roman"/>
          <w:color w:val="252525"/>
          <w:szCs w:val="24"/>
          <w:shd w:val="clear" w:color="auto" w:fill="FFFFFF"/>
        </w:rPr>
        <w:t>.</w:t>
      </w:r>
    </w:p>
    <w:p w14:paraId="3357FCBE" w14:textId="77777777" w:rsidR="00472E7E" w:rsidRPr="00472E7E" w:rsidRDefault="00472E7E" w:rsidP="00177A7C">
      <w:pPr>
        <w:pStyle w:val="Heading3"/>
      </w:pPr>
      <w:bookmarkStart w:id="229" w:name="_Toc441070953"/>
      <w:r w:rsidRPr="00B11DF6">
        <w:t>3.</w:t>
      </w:r>
      <w:r w:rsidR="00DB4A40">
        <w:t>4</w:t>
      </w:r>
      <w:r w:rsidRPr="00B11DF6">
        <w:t>.2 CoAP</w:t>
      </w:r>
      <w:bookmarkEnd w:id="229"/>
    </w:p>
    <w:p w14:paraId="5187C96F" w14:textId="77777777" w:rsidR="00472E7E" w:rsidRPr="00472E7E" w:rsidRDefault="0016399D" w:rsidP="00C57EB0">
      <w:pPr>
        <w:spacing w:after="0" w:line="360" w:lineRule="auto"/>
        <w:rPr>
          <w:rFonts w:eastAsia="Times New Roman" w:cs="Times New Roman"/>
          <w:szCs w:val="24"/>
        </w:rPr>
      </w:pPr>
      <w:r w:rsidRPr="0016399D">
        <w:rPr>
          <w:rFonts w:eastAsia="Times New Roman" w:cs="Times New Roman"/>
          <w:color w:val="252525"/>
          <w:szCs w:val="24"/>
          <w:shd w:val="clear" w:color="auto" w:fill="FFFFFF"/>
        </w:rPr>
        <w:t xml:space="preserve">CoAP is short for Constrained protocol. It is based on REST model and designed for constrained networks. According to stable reference RFC 7252, UDP is the default transport protocol for it. Meanwhile, it could also be used over other transports such as TCP. As an HTTP-like protocol, CoAP offers an elegant solution </w:t>
      </w:r>
      <w:r>
        <w:rPr>
          <w:rFonts w:eastAsia="Times New Roman" w:cs="Times New Roman"/>
          <w:color w:val="252525"/>
          <w:szCs w:val="24"/>
          <w:shd w:val="clear" w:color="auto" w:fill="FFFFFF"/>
        </w:rPr>
        <w:t>for low bandwidth communication</w:t>
      </w:r>
      <w:r w:rsidR="00472E7E" w:rsidRPr="00472E7E">
        <w:rPr>
          <w:rFonts w:eastAsia="Times New Roman" w:cs="Times New Roman"/>
          <w:color w:val="252525"/>
          <w:szCs w:val="24"/>
          <w:shd w:val="clear" w:color="auto" w:fill="FFFFFF"/>
        </w:rPr>
        <w:t>.</w:t>
      </w:r>
    </w:p>
    <w:p w14:paraId="61477AF1" w14:textId="77777777"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14:paraId="0E4464AB" w14:textId="77777777"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has a four-</w:t>
      </w:r>
      <w:r w:rsidR="00472E7E" w:rsidRPr="00472E7E">
        <w:rPr>
          <w:rFonts w:eastAsia="Times New Roman" w:cs="Times New Roman"/>
          <w:color w:val="252525"/>
          <w:szCs w:val="24"/>
          <w:shd w:val="clear" w:color="auto" w:fill="FFFFFF"/>
        </w:rPr>
        <w:t>bytes header which includes information of version, token, length of variable-length token field, message ID and code of message type.</w:t>
      </w:r>
    </w:p>
    <w:p w14:paraId="70D6A3EC" w14:textId="77777777" w:rsidR="00472E7E" w:rsidRPr="00472E7E" w:rsidRDefault="001D2384" w:rsidP="00CD0897">
      <w:pPr>
        <w:spacing w:after="0" w:line="360" w:lineRule="auto"/>
        <w:jc w:val="center"/>
        <w:rPr>
          <w:rFonts w:eastAsia="Times New Roman" w:cs="Times New Roman"/>
          <w:szCs w:val="24"/>
        </w:rPr>
      </w:pPr>
      <w:r>
        <w:rPr>
          <w:noProof/>
        </w:rPr>
        <w:drawing>
          <wp:inline distT="0" distB="0" distL="0" distR="0" wp14:anchorId="79B1783E" wp14:editId="285EECC5">
            <wp:extent cx="4724400" cy="165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14:paraId="755B9097" w14:textId="77777777" w:rsidR="003B3959" w:rsidRPr="00A64CFA" w:rsidRDefault="003B3959" w:rsidP="003B3959">
      <w:pPr>
        <w:pStyle w:val="Caption"/>
        <w:rPr>
          <w:rFonts w:eastAsia="Times New Roman" w:cs="Times New Roman"/>
          <w:color w:val="0D0D0D" w:themeColor="text1" w:themeTint="F2"/>
          <w:szCs w:val="24"/>
        </w:rPr>
      </w:pPr>
      <w:r w:rsidRPr="00A64CFA">
        <w:rPr>
          <w:color w:val="0D0D0D" w:themeColor="text1" w:themeTint="F2"/>
        </w:rPr>
        <w:t>Figure 3.</w:t>
      </w:r>
      <w:r>
        <w:rPr>
          <w:color w:val="0D0D0D" w:themeColor="text1" w:themeTint="F2"/>
        </w:rPr>
        <w:t>4</w:t>
      </w:r>
      <w:r w:rsidRPr="00A64CFA">
        <w:rPr>
          <w:color w:val="0D0D0D" w:themeColor="text1" w:themeTint="F2"/>
        </w:rPr>
        <w:t xml:space="preserve"> </w:t>
      </w:r>
      <w:r>
        <w:rPr>
          <w:color w:val="0D0D0D" w:themeColor="text1" w:themeTint="F2"/>
        </w:rPr>
        <w:t>CoAP</w:t>
      </w:r>
      <w:r w:rsidRPr="00A64CFA">
        <w:rPr>
          <w:color w:val="0D0D0D" w:themeColor="text1" w:themeTint="F2"/>
        </w:rPr>
        <w:t xml:space="preserve"> format</w:t>
      </w:r>
      <w:sdt>
        <w:sdtPr>
          <w:rPr>
            <w:color w:val="0D0D0D" w:themeColor="text1" w:themeTint="F2"/>
          </w:rPr>
          <w:id w:val="870881750"/>
          <w:citation/>
        </w:sdtPr>
        <w:sdtContent>
          <w:r w:rsidR="001D2384">
            <w:rPr>
              <w:color w:val="0D0D0D" w:themeColor="text1" w:themeTint="F2"/>
            </w:rPr>
            <w:fldChar w:fldCharType="begin"/>
          </w:r>
          <w:r w:rsidR="003E4217">
            <w:rPr>
              <w:color w:val="0D0D0D" w:themeColor="text1" w:themeTint="F2"/>
            </w:rPr>
            <w:instrText xml:space="preserve">CITATION 12 \l 4105 </w:instrText>
          </w:r>
          <w:r w:rsidR="001D2384">
            <w:rPr>
              <w:color w:val="0D0D0D" w:themeColor="text1" w:themeTint="F2"/>
            </w:rPr>
            <w:fldChar w:fldCharType="separate"/>
          </w:r>
          <w:r w:rsidR="00071130">
            <w:rPr>
              <w:noProof/>
              <w:color w:val="0D0D0D" w:themeColor="text1" w:themeTint="F2"/>
            </w:rPr>
            <w:t xml:space="preserve"> </w:t>
          </w:r>
          <w:r w:rsidR="00071130" w:rsidRPr="00071130">
            <w:rPr>
              <w:noProof/>
              <w:color w:val="0D0D0D" w:themeColor="text1" w:themeTint="F2"/>
            </w:rPr>
            <w:t>(Shelby, Z., Hartke, K., &amp; Bormann, C., 2014)</w:t>
          </w:r>
          <w:r w:rsidR="001D2384">
            <w:rPr>
              <w:color w:val="0D0D0D" w:themeColor="text1" w:themeTint="F2"/>
            </w:rPr>
            <w:fldChar w:fldCharType="end"/>
          </w:r>
        </w:sdtContent>
      </w:sdt>
    </w:p>
    <w:p w14:paraId="54C6D46F" w14:textId="77777777" w:rsidR="0015762A" w:rsidRDefault="0015762A" w:rsidP="00C57EB0">
      <w:pPr>
        <w:spacing w:after="0" w:line="360" w:lineRule="auto"/>
        <w:rPr>
          <w:rFonts w:eastAsia="Times New Roman" w:cs="Times New Roman"/>
          <w:color w:val="252525"/>
          <w:szCs w:val="24"/>
          <w:shd w:val="clear" w:color="auto" w:fill="FFFFFF"/>
        </w:rPr>
      </w:pPr>
    </w:p>
    <w:p w14:paraId="6AD08F99" w14:textId="77777777" w:rsidR="008144D8" w:rsidRPr="00290F9A" w:rsidRDefault="00472E7E" w:rsidP="008144D8">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consists of five type message. </w:t>
      </w:r>
      <w:r w:rsidR="008144D8" w:rsidRPr="008144D8">
        <w:rPr>
          <w:rFonts w:eastAsia="Times New Roman" w:cs="Times New Roman"/>
          <w:color w:val="252525"/>
          <w:szCs w:val="24"/>
          <w:shd w:val="clear" w:color="auto" w:fill="FFFFFF"/>
        </w:rPr>
        <w:t xml:space="preserve">The first 2 bits of a message shows CoAP version of the message. The following 2 bits indicates message type (4 available values). TKL stands for Token Length (4 bits), it indicates the length of token field. </w:t>
      </w:r>
    </w:p>
    <w:p w14:paraId="5E21C249" w14:textId="77777777" w:rsidR="00290F9A" w:rsidRDefault="00290F9A" w:rsidP="008144D8">
      <w:pPr>
        <w:spacing w:after="0" w:line="360" w:lineRule="auto"/>
        <w:rPr>
          <w:rFonts w:eastAsia="Times New Roman" w:cs="Times New Roman"/>
          <w:color w:val="252525"/>
          <w:szCs w:val="24"/>
          <w:shd w:val="clear" w:color="auto" w:fill="FFFFFF"/>
        </w:rPr>
      </w:pPr>
    </w:p>
    <w:p w14:paraId="50276554" w14:textId="77777777" w:rsidR="008144D8" w:rsidRPr="008144D8" w:rsidRDefault="008144D8" w:rsidP="008144D8">
      <w:pPr>
        <w:spacing w:after="0" w:line="360" w:lineRule="auto"/>
        <w:rPr>
          <w:rFonts w:eastAsia="Times New Roman" w:cs="Times New Roman"/>
          <w:color w:val="252525"/>
          <w:szCs w:val="24"/>
          <w:shd w:val="clear" w:color="auto" w:fill="FFFFFF"/>
        </w:rPr>
      </w:pPr>
      <w:r w:rsidRPr="008144D8">
        <w:rPr>
          <w:rFonts w:eastAsia="Times New Roman" w:cs="Times New Roman"/>
          <w:color w:val="252525"/>
          <w:szCs w:val="24"/>
          <w:shd w:val="clear" w:color="auto" w:fill="FFFFFF"/>
        </w:rPr>
        <w:t xml:space="preserve">The second byte only contains one element (Code) which indicates operation of the message. There are two types of code. One is called method codes which consists of 4 verbs in HTTP </w:t>
      </w:r>
      <w:r w:rsidRPr="008144D8">
        <w:rPr>
          <w:rFonts w:eastAsia="Times New Roman" w:cs="Times New Roman"/>
          <w:color w:val="252525"/>
          <w:szCs w:val="24"/>
          <w:shd w:val="clear" w:color="auto" w:fill="FFFFFF"/>
        </w:rPr>
        <w:lastRenderedPageBreak/>
        <w:t>(GET, POST, PUT and DELETE). The other is response code, it represents state of a response. For example, CREATED, DELETED, VALID and etc.</w:t>
      </w:r>
    </w:p>
    <w:p w14:paraId="12671632" w14:textId="77777777" w:rsidR="00290F9A" w:rsidRDefault="00290F9A" w:rsidP="008144D8">
      <w:pPr>
        <w:spacing w:after="0" w:line="360" w:lineRule="auto"/>
        <w:rPr>
          <w:rFonts w:eastAsia="Times New Roman" w:cs="Times New Roman"/>
          <w:color w:val="252525"/>
          <w:szCs w:val="24"/>
          <w:shd w:val="clear" w:color="auto" w:fill="FFFFFF"/>
        </w:rPr>
      </w:pPr>
    </w:p>
    <w:p w14:paraId="17CB2501" w14:textId="77777777" w:rsidR="00472E7E" w:rsidRPr="00472E7E" w:rsidRDefault="008144D8" w:rsidP="008144D8">
      <w:pPr>
        <w:spacing w:after="0" w:line="360" w:lineRule="auto"/>
        <w:rPr>
          <w:rFonts w:eastAsia="Times New Roman" w:cs="Times New Roman"/>
          <w:szCs w:val="24"/>
        </w:rPr>
      </w:pPr>
      <w:r w:rsidRPr="008144D8">
        <w:rPr>
          <w:rFonts w:eastAsia="Times New Roman" w:cs="Times New Roman"/>
          <w:color w:val="252525"/>
          <w:szCs w:val="24"/>
          <w:shd w:val="clear" w:color="auto" w:fill="FFFFFF"/>
        </w:rPr>
        <w:t>The third byte and fourth</w:t>
      </w:r>
      <w:r>
        <w:rPr>
          <w:rFonts w:eastAsia="Times New Roman" w:cs="Times New Roman"/>
          <w:color w:val="252525"/>
          <w:szCs w:val="24"/>
          <w:shd w:val="clear" w:color="auto" w:fill="FFFFFF"/>
        </w:rPr>
        <w:t xml:space="preserve"> byte is assigned to Message ID</w:t>
      </w:r>
      <w:r w:rsidR="00472E7E" w:rsidRPr="00472E7E">
        <w:rPr>
          <w:rFonts w:eastAsia="Times New Roman" w:cs="Times New Roman"/>
          <w:color w:val="252525"/>
          <w:szCs w:val="24"/>
          <w:shd w:val="clear" w:color="auto" w:fill="FFFFFF"/>
        </w:rPr>
        <w:t>.</w:t>
      </w:r>
    </w:p>
    <w:p w14:paraId="67574A9D" w14:textId="77777777" w:rsidR="005F10BE" w:rsidRPr="005F10BE" w:rsidRDefault="005F10BE" w:rsidP="005F10BE">
      <w:pPr>
        <w:spacing w:after="0" w:line="360" w:lineRule="auto"/>
        <w:rPr>
          <w:rFonts w:eastAsia="Times New Roman" w:cs="Times New Roman"/>
          <w:color w:val="252525"/>
          <w:szCs w:val="24"/>
          <w:shd w:val="clear" w:color="auto" w:fill="FFFFFF"/>
        </w:rPr>
      </w:pPr>
      <w:r w:rsidRPr="005F10BE">
        <w:rPr>
          <w:rFonts w:eastAsia="Times New Roman" w:cs="Times New Roman"/>
          <w:color w:val="252525"/>
          <w:szCs w:val="24"/>
          <w:shd w:val="clear" w:color="auto" w:fill="FFFFFF"/>
        </w:rPr>
        <w:t xml:space="preserve">Besides the four-bytes header, token and options are additional information which is neither part of header or payload. The size of token ranges from to 0 to 8 bytes. It is used to match request and response. CoAP also supports some metadata in HTTP. In the Options section, a user can define parameters like in HTTP </w:t>
      </w:r>
      <w:r w:rsidR="00167638" w:rsidRPr="005F10BE">
        <w:rPr>
          <w:rFonts w:eastAsia="Times New Roman" w:cs="Times New Roman"/>
          <w:color w:val="252525"/>
          <w:szCs w:val="24"/>
          <w:shd w:val="clear" w:color="auto" w:fill="FFFFFF"/>
        </w:rPr>
        <w:t>header. For</w:t>
      </w:r>
      <w:r w:rsidRPr="005F10BE">
        <w:rPr>
          <w:rFonts w:eastAsia="Times New Roman" w:cs="Times New Roman"/>
          <w:color w:val="252525"/>
          <w:szCs w:val="24"/>
          <w:shd w:val="clear" w:color="auto" w:fill="FFFFFF"/>
        </w:rPr>
        <w:t xml:space="preserve"> example, Etag, Max-Age, Content-Format, etc. Those options make it is easy to translate between CoAP message and HTTP message.</w:t>
      </w:r>
    </w:p>
    <w:p w14:paraId="1AD64C2B" w14:textId="77777777" w:rsidR="00472E7E" w:rsidRPr="00472E7E" w:rsidRDefault="005F10BE" w:rsidP="005F10BE">
      <w:pPr>
        <w:spacing w:after="0" w:line="360" w:lineRule="auto"/>
        <w:rPr>
          <w:rFonts w:eastAsia="Times New Roman" w:cs="Times New Roman"/>
          <w:szCs w:val="24"/>
        </w:rPr>
      </w:pPr>
      <w:r w:rsidRPr="005F10BE">
        <w:rPr>
          <w:rFonts w:eastAsia="Times New Roman" w:cs="Times New Roman"/>
          <w:color w:val="252525"/>
          <w:szCs w:val="24"/>
          <w:shd w:val="clear" w:color="auto" w:fill="FFFFFF"/>
        </w:rPr>
        <w:t>Unlike MQTT where a remaining length is defined to specify the length of optional header and payload size. In CoAP, 1-byte flag is used to indicate the beginning of payload. When a CoAP message first time get a 0xFF, a processor knows the p</w:t>
      </w:r>
      <w:r>
        <w:rPr>
          <w:rFonts w:eastAsia="Times New Roman" w:cs="Times New Roman"/>
          <w:color w:val="252525"/>
          <w:szCs w:val="24"/>
          <w:shd w:val="clear" w:color="auto" w:fill="FFFFFF"/>
        </w:rPr>
        <w:t>ayload start from the next byte</w:t>
      </w:r>
      <w:r w:rsidR="00472E7E" w:rsidRPr="00472E7E">
        <w:rPr>
          <w:rFonts w:eastAsia="Times New Roman" w:cs="Times New Roman"/>
          <w:color w:val="252525"/>
          <w:szCs w:val="24"/>
          <w:shd w:val="clear" w:color="auto" w:fill="FFFFFF"/>
        </w:rPr>
        <w:t>.</w:t>
      </w:r>
    </w:p>
    <w:p w14:paraId="2A34CD03" w14:textId="77777777"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14:paraId="46A9B93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There are several features for CoAP.</w:t>
      </w:r>
      <w:r w:rsidR="00596F17">
        <w:rPr>
          <w:rFonts w:eastAsia="Times New Roman" w:cs="Times New Roman"/>
          <w:color w:val="252525"/>
          <w:szCs w:val="24"/>
          <w:shd w:val="clear" w:color="auto" w:fill="FFFFFF"/>
        </w:rPr>
        <w:t xml:space="preserve"> I list the most interesting four below:</w:t>
      </w:r>
    </w:p>
    <w:p w14:paraId="7832631D" w14:textId="77777777"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URI support: CoAP follows a URI scheme which is similar as the one in http.The format of CoAP looks like this: coap-URI ="coaps://" host [":" port] path-abempty ["?" query].</w:t>
      </w:r>
    </w:p>
    <w:p w14:paraId="40115954" w14:textId="77777777" w:rsidR="00472E7E" w:rsidRPr="00472E7E" w:rsidRDefault="00472E7E" w:rsidP="00C57EB0">
      <w:pPr>
        <w:spacing w:after="0" w:line="360" w:lineRule="auto"/>
        <w:rPr>
          <w:rFonts w:eastAsia="Times New Roman" w:cs="Times New Roman"/>
          <w:szCs w:val="24"/>
        </w:rPr>
      </w:pPr>
    </w:p>
    <w:p w14:paraId="749CC6DA" w14:textId="77777777"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Similar features to HTTP: Operations in CoAP are based on 4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GET, POST, PUT</w:t>
      </w:r>
      <w:r w:rsidR="00511BE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DELETE). Metadata and URI are available as options in CoAP.Those two characteristic makes it is easy to convert CoAP message to a HTTP message.</w:t>
      </w:r>
    </w:p>
    <w:p w14:paraId="3D858325" w14:textId="77777777" w:rsidR="00472E7E" w:rsidRPr="00472E7E" w:rsidRDefault="00472E7E" w:rsidP="00C57EB0">
      <w:pPr>
        <w:spacing w:after="0" w:line="360" w:lineRule="auto"/>
        <w:rPr>
          <w:rFonts w:eastAsia="Times New Roman" w:cs="Times New Roman"/>
          <w:szCs w:val="24"/>
        </w:rPr>
      </w:pPr>
    </w:p>
    <w:p w14:paraId="4604F649" w14:textId="77777777"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Resource discovery: There is a special URI in CoAP defined as "/.well-known/core". By requesting this address,</w:t>
      </w:r>
      <w:r w:rsidR="00511BE2">
        <w:rPr>
          <w:rFonts w:eastAsia="Times New Roman" w:cs="Times New Roman"/>
          <w:color w:val="252525"/>
          <w:szCs w:val="24"/>
          <w:shd w:val="clear" w:color="auto" w:fill="FFFFFF"/>
        </w:rPr>
        <w:t xml:space="preserve"> a</w:t>
      </w:r>
      <w:r w:rsidRPr="00472E7E">
        <w:rPr>
          <w:rFonts w:eastAsia="Times New Roman" w:cs="Times New Roman"/>
          <w:color w:val="252525"/>
          <w:szCs w:val="24"/>
          <w:shd w:val="clear" w:color="auto" w:fill="FFFFFF"/>
        </w:rPr>
        <w:t xml:space="preserve"> client can get all available resources of a server. The response format of "/.well-known/core" has been well designed.</w:t>
      </w:r>
    </w:p>
    <w:p w14:paraId="4769322D" w14:textId="77777777" w:rsidR="00472E7E" w:rsidRPr="00472E7E" w:rsidRDefault="00472E7E" w:rsidP="00C57EB0">
      <w:pPr>
        <w:spacing w:after="0" w:line="360" w:lineRule="auto"/>
        <w:rPr>
          <w:rFonts w:eastAsia="Times New Roman" w:cs="Times New Roman"/>
          <w:szCs w:val="24"/>
        </w:rPr>
      </w:pPr>
    </w:p>
    <w:p w14:paraId="29B6B227" w14:textId="77777777" w:rsidR="00472E7E" w:rsidRPr="00472E7E" w:rsidRDefault="00EB58A1" w:rsidP="00EB58A1">
      <w:pPr>
        <w:numPr>
          <w:ilvl w:val="0"/>
          <w:numId w:val="11"/>
        </w:numPr>
        <w:shd w:val="clear" w:color="auto" w:fill="FFFFFF"/>
        <w:spacing w:after="0" w:line="360" w:lineRule="auto"/>
        <w:textAlignment w:val="baseline"/>
        <w:rPr>
          <w:rFonts w:eastAsia="Times New Roman" w:cs="Times New Roman"/>
          <w:color w:val="252525"/>
          <w:szCs w:val="24"/>
        </w:rPr>
      </w:pPr>
      <w:r w:rsidRPr="00EB58A1">
        <w:rPr>
          <w:rFonts w:eastAsia="Times New Roman" w:cs="Times New Roman"/>
          <w:color w:val="252525"/>
          <w:szCs w:val="24"/>
          <w:shd w:val="clear" w:color="auto" w:fill="FFFFFF"/>
        </w:rPr>
        <w:t>Observation: CoAP supports data observation as an extra option besides traditional send and receive. At Server side, a developer can add an observable resource to observer list. Then, a client can register resource observer t</w:t>
      </w:r>
      <w:r>
        <w:rPr>
          <w:rFonts w:eastAsia="Times New Roman" w:cs="Times New Roman"/>
          <w:color w:val="252525"/>
          <w:szCs w:val="24"/>
          <w:shd w:val="clear" w:color="auto" w:fill="FFFFFF"/>
        </w:rPr>
        <w:t>o get data change notifications</w:t>
      </w:r>
      <w:r w:rsidR="00472E7E" w:rsidRPr="00472E7E">
        <w:rPr>
          <w:rFonts w:eastAsia="Times New Roman" w:cs="Times New Roman"/>
          <w:color w:val="252525"/>
          <w:szCs w:val="24"/>
          <w:shd w:val="clear" w:color="auto" w:fill="FFFFFF"/>
        </w:rPr>
        <w:t>.</w:t>
      </w:r>
    </w:p>
    <w:p w14:paraId="60DD58C9" w14:textId="77777777" w:rsidR="00472E7E" w:rsidRPr="00472E7E" w:rsidRDefault="00472E7E" w:rsidP="00C57EB0">
      <w:pPr>
        <w:spacing w:after="0" w:line="360" w:lineRule="auto"/>
        <w:rPr>
          <w:rFonts w:eastAsia="Times New Roman" w:cs="Times New Roman"/>
          <w:szCs w:val="24"/>
        </w:rPr>
      </w:pPr>
    </w:p>
    <w:p w14:paraId="26A3EFF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CoAP is a compatible protocol designed for IoT. Although it is efficient, it not aims to replace HTTP. It is designed to support constrained </w:t>
      </w:r>
      <w:r w:rsidRPr="00472E7E">
        <w:rPr>
          <w:rFonts w:eastAsia="Times New Roman" w:cs="Times New Roman"/>
          <w:color w:val="252525"/>
          <w:szCs w:val="24"/>
          <w:shd w:val="clear" w:color="auto" w:fill="FFFFFF"/>
        </w:rPr>
        <w:lastRenderedPageBreak/>
        <w:t xml:space="preserve">network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collaborating with exists network.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CoAP handle medium or small size messages to become a bridge between fat web services and low payload networks.</w:t>
      </w:r>
    </w:p>
    <w:p w14:paraId="7A397B24" w14:textId="77777777" w:rsid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CAE10EA" wp14:editId="1CCBC890">
            <wp:extent cx="5280660" cy="2971800"/>
            <wp:effectExtent l="0" t="0" r="0" b="0"/>
            <wp:docPr id="4" name="Picture 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14:paraId="0A361EED" w14:textId="77777777" w:rsidR="001D2384" w:rsidRPr="001D2384" w:rsidRDefault="001D2384" w:rsidP="001D2384">
      <w:pPr>
        <w:pStyle w:val="Caption"/>
        <w:rPr>
          <w:rFonts w:eastAsia="Times New Roman" w:cs="Times New Roman"/>
          <w:color w:val="0D0D0D" w:themeColor="text1" w:themeTint="F2"/>
          <w:szCs w:val="24"/>
        </w:rPr>
      </w:pPr>
      <w:r w:rsidRPr="00A64CFA">
        <w:rPr>
          <w:color w:val="0D0D0D" w:themeColor="text1" w:themeTint="F2"/>
        </w:rPr>
        <w:t>Figure 3.</w:t>
      </w:r>
      <w:r w:rsidR="002D5980">
        <w:rPr>
          <w:color w:val="0D0D0D" w:themeColor="text1" w:themeTint="F2"/>
        </w:rPr>
        <w:t>5</w:t>
      </w:r>
      <w:r w:rsidRPr="00A64CFA">
        <w:rPr>
          <w:color w:val="0D0D0D" w:themeColor="text1" w:themeTint="F2"/>
        </w:rPr>
        <w:t xml:space="preserve"> </w:t>
      </w:r>
      <w:r>
        <w:rPr>
          <w:color w:val="0D0D0D" w:themeColor="text1" w:themeTint="F2"/>
        </w:rPr>
        <w:t>From Web Applications to IoT Nodes</w:t>
      </w:r>
      <w:sdt>
        <w:sdtPr>
          <w:rPr>
            <w:color w:val="0D0D0D" w:themeColor="text1" w:themeTint="F2"/>
          </w:rPr>
          <w:id w:val="764354517"/>
          <w:citation/>
        </w:sdtPr>
        <w:sdtContent>
          <w:r w:rsidR="002D5980">
            <w:rPr>
              <w:color w:val="0D0D0D" w:themeColor="text1" w:themeTint="F2"/>
            </w:rPr>
            <w:fldChar w:fldCharType="begin"/>
          </w:r>
          <w:r w:rsidR="002D5980">
            <w:rPr>
              <w:color w:val="0D0D0D" w:themeColor="text1" w:themeTint="F2"/>
            </w:rPr>
            <w:instrText xml:space="preserve"> CITATION 13 \l 4105 </w:instrText>
          </w:r>
          <w:r w:rsidR="002D5980">
            <w:rPr>
              <w:color w:val="0D0D0D" w:themeColor="text1" w:themeTint="F2"/>
            </w:rPr>
            <w:fldChar w:fldCharType="separate"/>
          </w:r>
          <w:r w:rsidR="00071130">
            <w:rPr>
              <w:noProof/>
              <w:color w:val="0D0D0D" w:themeColor="text1" w:themeTint="F2"/>
            </w:rPr>
            <w:t xml:space="preserve"> </w:t>
          </w:r>
          <w:r w:rsidR="00071130" w:rsidRPr="00071130">
            <w:rPr>
              <w:noProof/>
              <w:color w:val="0D0D0D" w:themeColor="text1" w:themeTint="F2"/>
            </w:rPr>
            <w:t>(Shelby, 2014)</w:t>
          </w:r>
          <w:r w:rsidR="002D5980">
            <w:rPr>
              <w:color w:val="0D0D0D" w:themeColor="text1" w:themeTint="F2"/>
            </w:rPr>
            <w:fldChar w:fldCharType="end"/>
          </w:r>
        </w:sdtContent>
      </w:sdt>
    </w:p>
    <w:p w14:paraId="594D0D8A" w14:textId="77777777" w:rsidR="00472E7E" w:rsidRPr="00472E7E" w:rsidRDefault="00472E7E" w:rsidP="00C57EB0">
      <w:pPr>
        <w:spacing w:after="0" w:line="360" w:lineRule="auto"/>
        <w:rPr>
          <w:rFonts w:eastAsia="Times New Roman" w:cs="Times New Roman"/>
          <w:szCs w:val="24"/>
        </w:rPr>
      </w:pPr>
    </w:p>
    <w:p w14:paraId="7C0D3DB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IoT network </w:t>
      </w:r>
      <w:r w:rsidR="00B030A8" w:rsidRPr="00B030A8">
        <w:rPr>
          <w:rFonts w:eastAsia="Times New Roman" w:cs="Times New Roman"/>
          <w:color w:val="252525"/>
          <w:szCs w:val="24"/>
          <w:shd w:val="clear" w:color="auto" w:fill="FFFFFF"/>
        </w:rPr>
        <w:t xml:space="preserve">regarding </w:t>
      </w:r>
      <w:r w:rsidRPr="00472E7E">
        <w:rPr>
          <w:rFonts w:eastAsia="Times New Roman" w:cs="Times New Roman"/>
          <w:color w:val="252525"/>
          <w:szCs w:val="24"/>
          <w:shd w:val="clear" w:color="auto" w:fill="FFFFFF"/>
        </w:rPr>
        <w:t xml:space="preserve">payload size. </w:t>
      </w:r>
    </w:p>
    <w:p w14:paraId="2306C7B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web applications where payload size relatively high is the backbone of IoT network. The majority of web applications adopt HTTP to transfer data where IP cluster are underlying protocols. In general, the payload size should beyond 1000 bytes since the size of TCP is </w:t>
      </w:r>
      <w:r w:rsidRPr="00472E7E">
        <w:rPr>
          <w:rFonts w:eastAsia="Times New Roman" w:cs="Times New Roman"/>
          <w:color w:val="222222"/>
          <w:szCs w:val="24"/>
          <w:shd w:val="clear" w:color="auto" w:fill="FFFFFF"/>
        </w:rPr>
        <w:t>65,535bytes and 65,507bytes for UDP.</w:t>
      </w:r>
    </w:p>
    <w:p w14:paraId="56279C27" w14:textId="77777777" w:rsidR="00DA7CDD" w:rsidRPr="00DA7CDD" w:rsidRDefault="00DA7CDD" w:rsidP="00DA7CDD">
      <w:pPr>
        <w:spacing w:after="0" w:line="360" w:lineRule="auto"/>
        <w:rPr>
          <w:rFonts w:eastAsia="Times New Roman" w:cs="Times New Roman"/>
          <w:color w:val="252525"/>
          <w:szCs w:val="24"/>
          <w:shd w:val="clear" w:color="auto" w:fill="FFFFFF"/>
        </w:rPr>
      </w:pPr>
    </w:p>
    <w:p w14:paraId="489E6F9D" w14:textId="77777777" w:rsidR="00472E7E" w:rsidRPr="00472E7E" w:rsidRDefault="00DA7CDD" w:rsidP="00DA7CDD">
      <w:pPr>
        <w:spacing w:after="0" w:line="360" w:lineRule="auto"/>
        <w:rPr>
          <w:rFonts w:eastAsia="Times New Roman" w:cs="Times New Roman"/>
          <w:szCs w:val="24"/>
        </w:rPr>
      </w:pPr>
      <w:r w:rsidRPr="00DA7CDD">
        <w:rPr>
          <w:rFonts w:eastAsia="Times New Roman" w:cs="Times New Roman"/>
          <w:color w:val="252525"/>
          <w:szCs w:val="24"/>
          <w:shd w:val="clear" w:color="auto" w:fill="FFFFFF"/>
        </w:rPr>
        <w:t xml:space="preserve">Between giant network and IoT nodes, there are routers which act as an interpreter between CoAP and HTTP. As shown above, attributes in CoAP and HTTP are similar, which minimized works in a proxy. On the other hand, Since CoAP is designed for lightweight communication, it is can be transferred in channels with lower bandwidth (around 100s bytes). Further, at the far end nodes of IoT networks, there are many tiny devices with low bandwidth network. For example, sensors in a room, iBeacon in mall, and </w:t>
      </w:r>
      <w:r>
        <w:rPr>
          <w:rFonts w:eastAsia="Times New Roman" w:cs="Times New Roman"/>
          <w:color w:val="252525"/>
          <w:szCs w:val="24"/>
          <w:shd w:val="clear" w:color="auto" w:fill="FFFFFF"/>
        </w:rPr>
        <w:t>remote start component in a car</w:t>
      </w:r>
      <w:r w:rsidR="00472E7E" w:rsidRPr="00472E7E">
        <w:rPr>
          <w:rFonts w:eastAsia="Times New Roman" w:cs="Times New Roman"/>
          <w:color w:val="252525"/>
          <w:szCs w:val="24"/>
          <w:shd w:val="clear" w:color="auto" w:fill="FFFFFF"/>
        </w:rPr>
        <w:t xml:space="preserve">. </w:t>
      </w:r>
    </w:p>
    <w:p w14:paraId="012CC603" w14:textId="77777777" w:rsidR="00472E7E" w:rsidRPr="00472E7E" w:rsidRDefault="00472E7E" w:rsidP="00C57EB0">
      <w:pPr>
        <w:spacing w:after="0" w:line="360" w:lineRule="auto"/>
        <w:rPr>
          <w:rFonts w:eastAsia="Times New Roman" w:cs="Times New Roman"/>
          <w:szCs w:val="24"/>
        </w:rPr>
      </w:pPr>
    </w:p>
    <w:p w14:paraId="2DB50AC0" w14:textId="77777777" w:rsidR="00472E7E" w:rsidRPr="00472E7E" w:rsidRDefault="006048AA" w:rsidP="007B5251">
      <w:pPr>
        <w:spacing w:after="0" w:line="360" w:lineRule="auto"/>
        <w:rPr>
          <w:rFonts w:eastAsia="Times New Roman" w:cs="Times New Roman"/>
          <w:szCs w:val="24"/>
        </w:rPr>
      </w:pPr>
      <w:r w:rsidRPr="006048AA">
        <w:rPr>
          <w:rFonts w:eastAsia="Times New Roman" w:cs="Times New Roman"/>
          <w:color w:val="252525"/>
          <w:szCs w:val="24"/>
          <w:shd w:val="clear" w:color="auto" w:fill="FFFFFF"/>
        </w:rPr>
        <w:lastRenderedPageBreak/>
        <w:t xml:space="preserve">In conclusion, CoAP provides a solution for merge low payload network into the existing HTTP-based network. Apparently, it accelerates the communication between the tiny personal network and the cloud to increase data </w:t>
      </w:r>
      <w:r w:rsidR="00F85FA7" w:rsidRPr="006048AA">
        <w:rPr>
          <w:rFonts w:eastAsia="Times New Roman" w:cs="Times New Roman"/>
          <w:color w:val="252525"/>
          <w:szCs w:val="24"/>
          <w:shd w:val="clear" w:color="auto" w:fill="FFFFFF"/>
        </w:rPr>
        <w:t>accessibility</w:t>
      </w:r>
      <w:r w:rsidR="00DA7CDD" w:rsidRPr="00472E7E">
        <w:rPr>
          <w:rFonts w:eastAsia="Times New Roman" w:cs="Times New Roman"/>
          <w:color w:val="252525"/>
          <w:szCs w:val="24"/>
          <w:shd w:val="clear" w:color="auto" w:fill="FFFFFF"/>
        </w:rPr>
        <w:t xml:space="preserve">. </w:t>
      </w:r>
      <w:r w:rsidR="007B5251">
        <w:rPr>
          <w:rFonts w:eastAsia="Times New Roman" w:cs="Times New Roman"/>
          <w:szCs w:val="24"/>
        </w:rPr>
        <w:t xml:space="preserve"> </w:t>
      </w:r>
    </w:p>
    <w:p w14:paraId="156A414B" w14:textId="77777777" w:rsidR="00472E7E" w:rsidRPr="00472E7E" w:rsidRDefault="00472E7E" w:rsidP="00177A7C">
      <w:pPr>
        <w:pStyle w:val="Heading3"/>
      </w:pPr>
      <w:bookmarkStart w:id="230" w:name="_Toc441070954"/>
      <w:r w:rsidRPr="00B11DF6">
        <w:t>3.</w:t>
      </w:r>
      <w:r w:rsidR="00DB4A40">
        <w:t>4</w:t>
      </w:r>
      <w:r w:rsidRPr="00B11DF6">
        <w:t>.3 COAP VS MQTT</w:t>
      </w:r>
      <w:bookmarkEnd w:id="230"/>
    </w:p>
    <w:p w14:paraId="28579B8C" w14:textId="77777777" w:rsidR="00472E7E" w:rsidRPr="00472E7E" w:rsidRDefault="00AA23FE" w:rsidP="00C57EB0">
      <w:pPr>
        <w:spacing w:after="0" w:line="360" w:lineRule="auto"/>
        <w:rPr>
          <w:rFonts w:eastAsia="Times New Roman" w:cs="Times New Roman"/>
          <w:szCs w:val="24"/>
        </w:rPr>
      </w:pPr>
      <w:r w:rsidRPr="00AA23FE">
        <w:rPr>
          <w:rFonts w:eastAsia="Times New Roman" w:cs="Times New Roman"/>
          <w:color w:val="252525"/>
          <w:szCs w:val="24"/>
          <w:shd w:val="clear" w:color="auto" w:fill="FFFFFF"/>
        </w:rPr>
        <w:t>Although both CoAP and MQTT can be used as IoT protocols, they focus on di</w:t>
      </w:r>
      <w:r>
        <w:rPr>
          <w:rFonts w:eastAsia="Times New Roman" w:cs="Times New Roman"/>
          <w:color w:val="252525"/>
          <w:szCs w:val="24"/>
          <w:shd w:val="clear" w:color="auto" w:fill="FFFFFF"/>
        </w:rPr>
        <w:t>fferent aspect of data transfer</w:t>
      </w:r>
      <w:r w:rsidR="00472E7E" w:rsidRPr="00472E7E">
        <w:rPr>
          <w:rFonts w:eastAsia="Times New Roman" w:cs="Times New Roman"/>
          <w:color w:val="252525"/>
          <w:szCs w:val="24"/>
          <w:shd w:val="clear" w:color="auto" w:fill="FFFFFF"/>
        </w:rPr>
        <w:t>.</w:t>
      </w:r>
    </w:p>
    <w:p w14:paraId="43F71C05" w14:textId="77777777" w:rsidR="00472E7E" w:rsidRPr="00472E7E" w:rsidRDefault="00472E7E" w:rsidP="00C57EB0">
      <w:pPr>
        <w:spacing w:after="0" w:line="360" w:lineRule="auto"/>
        <w:rPr>
          <w:rFonts w:eastAsia="Times New Roman" w:cs="Times New Roman"/>
          <w:szCs w:val="24"/>
        </w:rPr>
      </w:pPr>
    </w:p>
    <w:p w14:paraId="79FAB8F4" w14:textId="77777777" w:rsidR="00472E7E" w:rsidRPr="00472E7E" w:rsidRDefault="006D20CF" w:rsidP="00C57EB0">
      <w:pPr>
        <w:spacing w:after="0" w:line="360" w:lineRule="auto"/>
        <w:rPr>
          <w:rFonts w:eastAsia="Times New Roman" w:cs="Times New Roman"/>
          <w:szCs w:val="24"/>
        </w:rPr>
      </w:pPr>
      <w:r w:rsidRPr="006D20CF">
        <w:rPr>
          <w:rFonts w:eastAsia="Times New Roman" w:cs="Times New Roman"/>
          <w:color w:val="252525"/>
          <w:szCs w:val="24"/>
          <w:shd w:val="clear" w:color="auto" w:fill="FFFFFF"/>
        </w:rPr>
        <w:t>In MQTT, it uses the concept of client and broker to replace the concept of server and client. Since the central hub (broker) is used. It is good for multiple communications between clients. Meanwhile, with smaller header MQTT is more efficient than CoAP in transferring small payload. On the other hand, since it is based on subscription and push model. It expects little information in the payload. In addition, the implementation of “last will statement” makes the protocol has better performance when it is running in intermittent connectivity. Further, the support of three level QoS makes it has a clear solution for quality communication.</w:t>
      </w:r>
    </w:p>
    <w:p w14:paraId="22965597" w14:textId="77777777" w:rsidR="00472E7E" w:rsidRPr="00472E7E" w:rsidRDefault="00472E7E" w:rsidP="00C57EB0">
      <w:pPr>
        <w:spacing w:after="0" w:line="360" w:lineRule="auto"/>
        <w:rPr>
          <w:rFonts w:eastAsia="Times New Roman" w:cs="Times New Roman"/>
          <w:szCs w:val="24"/>
        </w:rPr>
      </w:pPr>
    </w:p>
    <w:p w14:paraId="7C5E3986" w14:textId="77777777" w:rsidR="00472E7E" w:rsidRPr="00472E7E" w:rsidRDefault="006D20CF" w:rsidP="00C57EB0">
      <w:pPr>
        <w:spacing w:after="0" w:line="360" w:lineRule="auto"/>
        <w:rPr>
          <w:rFonts w:eastAsia="Times New Roman" w:cs="Times New Roman"/>
          <w:szCs w:val="24"/>
        </w:rPr>
      </w:pPr>
      <w:r w:rsidRPr="006D20CF">
        <w:rPr>
          <w:rFonts w:eastAsia="Times New Roman" w:cs="Times New Roman"/>
          <w:color w:val="252525"/>
          <w:szCs w:val="24"/>
          <w:shd w:val="clear" w:color="auto" w:fill="FFFFFF"/>
        </w:rPr>
        <w:t xml:space="preserve">CoAP is designed for RESTful architecture where more metadata are supported. Therefore, a CoAP message can easily been transferred into a HTTP message. One the other hand, the minimum size of a CoAP message is 4-bytes which makes it can also have been implemented in low bandwidth environment. In CoAP, there is not a standard to guarantee quality service, but it supports “if-match,” “if-none-match” and “accept” as options in a packet, which means developer need to implement a strategy for quality service. It also true in terms of data access mechanism, as mentioned above, the last will statement is implemented in MQTT. However, in CoAP, developers have to take advantages of supported “Etag” and “Max-Age” </w:t>
      </w:r>
      <w:r>
        <w:rPr>
          <w:rFonts w:eastAsia="Times New Roman" w:cs="Times New Roman"/>
          <w:color w:val="252525"/>
          <w:szCs w:val="24"/>
          <w:shd w:val="clear" w:color="auto" w:fill="FFFFFF"/>
        </w:rPr>
        <w:t>options to implement a solution</w:t>
      </w:r>
      <w:r w:rsidR="00472E7E" w:rsidRPr="00472E7E">
        <w:rPr>
          <w:rFonts w:eastAsia="Times New Roman" w:cs="Times New Roman"/>
          <w:color w:val="252525"/>
          <w:szCs w:val="24"/>
          <w:shd w:val="clear" w:color="auto" w:fill="FFFFFF"/>
        </w:rPr>
        <w:t>.</w:t>
      </w:r>
    </w:p>
    <w:p w14:paraId="45D1C84F" w14:textId="77777777" w:rsidR="00472E7E" w:rsidRPr="00472E7E" w:rsidRDefault="00472E7E" w:rsidP="00C57EB0">
      <w:pPr>
        <w:spacing w:after="0" w:line="360" w:lineRule="auto"/>
        <w:rPr>
          <w:rFonts w:eastAsia="Times New Roman" w:cs="Times New Roman"/>
          <w:szCs w:val="24"/>
        </w:rPr>
      </w:pPr>
    </w:p>
    <w:p w14:paraId="1BFE57A4" w14:textId="77777777" w:rsidR="00472E7E" w:rsidRPr="00472E7E" w:rsidRDefault="000C08EA" w:rsidP="00C57EB0">
      <w:pPr>
        <w:spacing w:after="0" w:line="360" w:lineRule="auto"/>
        <w:rPr>
          <w:rFonts w:eastAsia="Times New Roman" w:cs="Times New Roman"/>
          <w:szCs w:val="24"/>
        </w:rPr>
      </w:pPr>
      <w:r w:rsidRPr="000C08EA">
        <w:rPr>
          <w:rFonts w:eastAsia="Times New Roman" w:cs="Times New Roman"/>
          <w:color w:val="252525"/>
          <w:szCs w:val="24"/>
          <w:shd w:val="clear" w:color="auto" w:fill="FFFFFF"/>
        </w:rPr>
        <w:t>In conclusion, the MQTT aims to multiple clients’ communication with a central broker. The CoAP focuses on one to one REST communication. The CoAP is more flexible and closer to HTTP protocol. CoAP is more friendly to developers where less effort is required to transfer a HTTP s</w:t>
      </w:r>
      <w:r>
        <w:rPr>
          <w:rFonts w:eastAsia="Times New Roman" w:cs="Times New Roman"/>
          <w:color w:val="252525"/>
          <w:szCs w:val="24"/>
          <w:shd w:val="clear" w:color="auto" w:fill="FFFFFF"/>
        </w:rPr>
        <w:t>ervice in low bandwidth network</w:t>
      </w:r>
      <w:r w:rsidR="00472E7E" w:rsidRPr="00472E7E">
        <w:rPr>
          <w:rFonts w:eastAsia="Times New Roman" w:cs="Times New Roman"/>
          <w:color w:val="252525"/>
          <w:szCs w:val="24"/>
          <w:shd w:val="clear" w:color="auto" w:fill="FFFFFF"/>
        </w:rPr>
        <w:t xml:space="preserve">. </w:t>
      </w:r>
    </w:p>
    <w:p w14:paraId="0774F95C" w14:textId="77777777" w:rsidR="00472E7E" w:rsidRPr="00472E7E" w:rsidRDefault="00472E7E" w:rsidP="00177A7C">
      <w:pPr>
        <w:pStyle w:val="Heading3"/>
      </w:pPr>
      <w:bookmarkStart w:id="231" w:name="_Toc441070955"/>
      <w:r w:rsidRPr="00B11DF6">
        <w:lastRenderedPageBreak/>
        <w:t>3.</w:t>
      </w:r>
      <w:r w:rsidR="00DB4A40">
        <w:t>4</w:t>
      </w:r>
      <w:r w:rsidRPr="00B11DF6">
        <w:t>.4 Conclusion</w:t>
      </w:r>
      <w:bookmarkEnd w:id="231"/>
    </w:p>
    <w:p w14:paraId="2D8EFC8A" w14:textId="77777777" w:rsidR="005F43A5" w:rsidRDefault="00843DBE" w:rsidP="005F43A5">
      <w:pPr>
        <w:spacing w:after="0" w:line="360" w:lineRule="auto"/>
        <w:rPr>
          <w:rFonts w:eastAsia="Times New Roman" w:cs="Times New Roman"/>
          <w:color w:val="000000" w:themeColor="text1"/>
          <w:szCs w:val="24"/>
        </w:rPr>
      </w:pPr>
      <w:r w:rsidRPr="00843DBE">
        <w:rPr>
          <w:rFonts w:eastAsia="Times New Roman" w:cs="Times New Roman"/>
          <w:color w:val="252525"/>
          <w:szCs w:val="24"/>
          <w:shd w:val="clear" w:color="auto" w:fill="FFFFFF"/>
        </w:rPr>
        <w:t xml:space="preserve">We compared two most popular technologies in IoT According to analysis above we can come to the conclusion that CoAP is more close to the Internet than MQTT. The MQTT has some nice features to guarantee communication quality, but it is designed for small area network where different terms and mechanism are used other than HTTP. Therefore, if we design an architecture where CoAP is adopted, messages between devices can easily be transferred into a HTTP format, which means the new network can merge to existing Internet with less effort.  As mentioned in the problem definition, our goal is access process of merging NonIP based devices into IoT. In this case, the cost of language transfer should weight more than others. Therefore, CoAP </w:t>
      </w:r>
      <w:r>
        <w:rPr>
          <w:rFonts w:eastAsia="Times New Roman" w:cs="Times New Roman"/>
          <w:color w:val="252525"/>
          <w:szCs w:val="24"/>
          <w:shd w:val="clear" w:color="auto" w:fill="FFFFFF"/>
        </w:rPr>
        <w:t>suits the proposed architecture</w:t>
      </w:r>
      <w:r w:rsidR="00472E7E" w:rsidRPr="00472E7E">
        <w:rPr>
          <w:rFonts w:eastAsia="Times New Roman" w:cs="Times New Roman"/>
          <w:color w:val="252525"/>
          <w:szCs w:val="24"/>
          <w:shd w:val="clear" w:color="auto" w:fill="FFFFFF"/>
        </w:rPr>
        <w:t>.</w:t>
      </w:r>
      <w:r w:rsidR="005F43A5">
        <w:rPr>
          <w:rFonts w:eastAsia="Times New Roman" w:cs="Times New Roman"/>
          <w:szCs w:val="24"/>
        </w:rPr>
        <w:t xml:space="preserve"> </w:t>
      </w:r>
      <w:r w:rsidR="008B2A5D">
        <w:rPr>
          <w:rFonts w:eastAsia="Times New Roman" w:cs="Times New Roman"/>
          <w:color w:val="000000" w:themeColor="text1"/>
          <w:szCs w:val="24"/>
        </w:rPr>
        <w:t>Compared</w:t>
      </w:r>
      <w:r w:rsidR="00AE5C5E">
        <w:rPr>
          <w:rFonts w:eastAsia="Times New Roman" w:cs="Times New Roman"/>
          <w:color w:val="000000" w:themeColor="text1"/>
          <w:szCs w:val="24"/>
        </w:rPr>
        <w:t xml:space="preserve"> CoAP and MQ</w:t>
      </w:r>
      <w:r w:rsidR="00393EA4">
        <w:rPr>
          <w:rFonts w:eastAsia="Times New Roman" w:cs="Times New Roman"/>
          <w:color w:val="000000" w:themeColor="text1"/>
          <w:szCs w:val="24"/>
        </w:rPr>
        <w:t>TT in details,</w:t>
      </w:r>
      <w:r w:rsidR="008B2A5D">
        <w:rPr>
          <w:rFonts w:eastAsia="Times New Roman" w:cs="Times New Roman"/>
          <w:color w:val="000000" w:themeColor="text1"/>
          <w:szCs w:val="24"/>
        </w:rPr>
        <w:t xml:space="preserve"> I decide to </w:t>
      </w:r>
      <w:r w:rsidR="00402E42" w:rsidRPr="00402E42">
        <w:rPr>
          <w:rFonts w:eastAsia="Times New Roman" w:cs="Times New Roman"/>
          <w:color w:val="000000" w:themeColor="text1"/>
          <w:szCs w:val="24"/>
        </w:rPr>
        <w:t xml:space="preserve">choose </w:t>
      </w:r>
      <w:r w:rsidR="008B2A5D">
        <w:rPr>
          <w:rFonts w:eastAsia="Times New Roman" w:cs="Times New Roman"/>
          <w:color w:val="000000" w:themeColor="text1"/>
          <w:szCs w:val="24"/>
        </w:rPr>
        <w:t xml:space="preserve">CoAP to be the protocol used in proposed architecture. </w:t>
      </w:r>
      <w:r w:rsidR="005F43A5">
        <w:rPr>
          <w:rFonts w:eastAsia="Times New Roman" w:cs="Times New Roman"/>
          <w:color w:val="000000" w:themeColor="text1"/>
          <w:szCs w:val="24"/>
        </w:rPr>
        <w:t xml:space="preserve"> </w:t>
      </w:r>
    </w:p>
    <w:p w14:paraId="617B03DC" w14:textId="77777777" w:rsidR="005F43A5" w:rsidRPr="005F43A5" w:rsidRDefault="005F43A5" w:rsidP="005F43A5">
      <w:pPr>
        <w:pStyle w:val="Caption"/>
      </w:pPr>
    </w:p>
    <w:p w14:paraId="475004E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strength and weakness of Bluetooth and Bluetooth Low Energy.</w:t>
      </w:r>
    </w:p>
    <w:p w14:paraId="63DA21E2" w14:textId="77777777" w:rsidR="00472E7E" w:rsidRPr="00472E7E" w:rsidRDefault="00BF72ED" w:rsidP="00177A7C">
      <w:pPr>
        <w:pStyle w:val="Heading2"/>
      </w:pPr>
      <w:bookmarkStart w:id="232" w:name="_Toc441070956"/>
      <w:r w:rsidRPr="00BF72ED">
        <w:t>3.</w:t>
      </w:r>
      <w:r w:rsidR="00DB4A40">
        <w:t>5</w:t>
      </w:r>
      <w:r w:rsidR="00472E7E" w:rsidRPr="00BF72ED">
        <w:t xml:space="preserve"> Bluetooth</w:t>
      </w:r>
      <w:bookmarkEnd w:id="232"/>
    </w:p>
    <w:p w14:paraId="4252CBDE" w14:textId="77777777" w:rsidR="003A011A" w:rsidRP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Bluetooth is a technology standard for low bandwidth wireless communication. It is maintained by the Bluetooth special interest group (SIG). The latest version of Bluetooth is 4.2. The BLE has widely been implemented in smart devices like tablet, smartphone, and wearable devices. It is designed for networks with low data payload but need frequently send a small amount of data. It is invented by telecom vendor Ericsson in 1994. Originally is was designed as an alternative technology of RS-232 (a serial port standard).</w:t>
      </w:r>
    </w:p>
    <w:p w14:paraId="7D63EBA5" w14:textId="77777777"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So far, Bluetooth consists of four technologies: Bluetooth, Bluetooth EDR, Bluetooth HS and Bluetooth low energy. Bluetooth focuses on short range and low payload wireless communication. Since Wi-Fi takes great advantages in the field of high-speed data transfer, SIG focuses more on lightweight and low energy communication. In 4.0 version or Bluetooth, it proposed "Bluetooth Low Energy" to take up the market of low energy wireless communication. With the merging of wearable devices. The BLE has been widely adopted by sensor producers. </w:t>
      </w:r>
    </w:p>
    <w:p w14:paraId="7D541DA3" w14:textId="77777777" w:rsidR="003A011A" w:rsidRDefault="003A011A" w:rsidP="003A011A">
      <w:pPr>
        <w:spacing w:after="0" w:line="360" w:lineRule="auto"/>
        <w:rPr>
          <w:rFonts w:eastAsia="Times New Roman" w:cs="Times New Roman"/>
          <w:color w:val="252525"/>
          <w:szCs w:val="24"/>
          <w:shd w:val="clear" w:color="auto" w:fill="FFFFFF"/>
        </w:rPr>
      </w:pPr>
    </w:p>
    <w:p w14:paraId="1F01EA6E" w14:textId="77777777" w:rsidR="00472E7E"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lastRenderedPageBreak/>
        <w:t>In the remaining section of the chapter, we will discuss the differences between class Bluetooth and Bluetooth low energy. Further, we will explore merging protocols to figure out how to taking adv</w:t>
      </w:r>
      <w:r>
        <w:rPr>
          <w:rFonts w:eastAsia="Times New Roman" w:cs="Times New Roman"/>
          <w:color w:val="252525"/>
          <w:szCs w:val="24"/>
          <w:shd w:val="clear" w:color="auto" w:fill="FFFFFF"/>
        </w:rPr>
        <w:t>antages of Bluetooth low energy</w:t>
      </w:r>
      <w:r w:rsidR="00472E7E" w:rsidRPr="00472E7E">
        <w:rPr>
          <w:rFonts w:eastAsia="Times New Roman" w:cs="Times New Roman"/>
          <w:color w:val="252525"/>
          <w:szCs w:val="24"/>
          <w:shd w:val="clear" w:color="auto" w:fill="FFFFFF"/>
        </w:rPr>
        <w:t>.</w:t>
      </w:r>
    </w:p>
    <w:p w14:paraId="278B4D50" w14:textId="77777777" w:rsidR="003A011A" w:rsidRPr="003A011A" w:rsidRDefault="003A011A" w:rsidP="003A011A">
      <w:pPr>
        <w:pStyle w:val="Caption"/>
      </w:pPr>
    </w:p>
    <w:p w14:paraId="2621B741" w14:textId="77777777" w:rsidR="00472E7E" w:rsidRPr="00472E7E" w:rsidRDefault="00BF72ED" w:rsidP="00177A7C">
      <w:pPr>
        <w:pStyle w:val="Heading3"/>
      </w:pPr>
      <w:bookmarkStart w:id="233" w:name="_Toc441070957"/>
      <w:r w:rsidRPr="00BF72ED">
        <w:t>3.</w:t>
      </w:r>
      <w:r w:rsidR="00DB4A40">
        <w:t>5</w:t>
      </w:r>
      <w:r w:rsidR="00472E7E" w:rsidRPr="00BF72ED">
        <w:t>.1 Classic Bluetooth</w:t>
      </w:r>
      <w:bookmarkEnd w:id="233"/>
      <w:r w:rsidR="00472E7E" w:rsidRPr="00BF72ED">
        <w:t xml:space="preserve"> </w:t>
      </w:r>
    </w:p>
    <w:p w14:paraId="767FED23" w14:textId="77777777"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As mentioned above, Classic Bluetooth is a reference of Bluetooth 2.1 +EDR/4.0. It is designed for streaming data transfer. The data rate of it can reach 3Mbps. It adopts Standard Bluetooth Profiles (SPP, DUN and PAN) and one master can have up to seven slaves. Communication through Classic Bluetooth is based on data streaming which means a user can send any data size through the channel. In this way, the Classic Bluetooth has better data rate but less energy efficiency than Bluetooth</w:t>
      </w:r>
      <w:r>
        <w:rPr>
          <w:rFonts w:eastAsia="Times New Roman" w:cs="Times New Roman"/>
          <w:color w:val="252525"/>
          <w:szCs w:val="24"/>
          <w:shd w:val="clear" w:color="auto" w:fill="FFFFFF"/>
        </w:rPr>
        <w:t xml:space="preserve"> Low E</w:t>
      </w:r>
      <w:r w:rsidRPr="008D71FA">
        <w:rPr>
          <w:rFonts w:eastAsia="Times New Roman" w:cs="Times New Roman"/>
          <w:color w:val="252525"/>
          <w:szCs w:val="24"/>
          <w:shd w:val="clear" w:color="auto" w:fill="FFFFFF"/>
        </w:rPr>
        <w:t xml:space="preserve">nergy. </w:t>
      </w:r>
    </w:p>
    <w:p w14:paraId="24B93E38" w14:textId="77777777" w:rsidR="008D71FA" w:rsidRPr="008D71FA" w:rsidRDefault="008D71FA" w:rsidP="008D71FA">
      <w:pPr>
        <w:spacing w:after="0" w:line="360" w:lineRule="auto"/>
        <w:rPr>
          <w:rFonts w:eastAsia="Times New Roman" w:cs="Times New Roman"/>
          <w:color w:val="252525"/>
          <w:szCs w:val="24"/>
          <w:shd w:val="clear" w:color="auto" w:fill="FFFFFF"/>
        </w:rPr>
      </w:pPr>
    </w:p>
    <w:p w14:paraId="7194B066" w14:textId="77777777"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As shown in the following figure (a reference from Bluetooth4.0 specification), in a BR/EDR piconet, two or more devices occupy same physical channel. Messages in a physical channel are synchronized by a common clock and hopping sequence. A Bluetooth can never be a master of more than one piconet, but it may belong to two or more piconet. In the following figure, the device A is a master of a piconet with device B, C, D and E as slaves. Meanwhile, the device D is a master of another piconet with J as the slave. The device E play a role of slave in both the piconet of A and F. The K is an isolated advertising node</w:t>
      </w:r>
      <w:r w:rsidR="00472E7E" w:rsidRPr="00472E7E">
        <w:rPr>
          <w:rFonts w:eastAsia="Times New Roman" w:cs="Times New Roman"/>
          <w:color w:val="252525"/>
          <w:szCs w:val="24"/>
          <w:shd w:val="clear" w:color="auto" w:fill="FFFFFF"/>
        </w:rPr>
        <w:t>.</w:t>
      </w:r>
    </w:p>
    <w:p w14:paraId="704032E3" w14:textId="77777777" w:rsid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0D9F0D6" wp14:editId="53F9283E">
            <wp:extent cx="4107180" cy="2514600"/>
            <wp:effectExtent l="0" t="0" r="7620" b="0"/>
            <wp:docPr id="5" name="Picture 5"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14:paraId="69ED15CA" w14:textId="77777777" w:rsidR="00DD2D47" w:rsidRPr="00DC396F" w:rsidRDefault="00DD2D47" w:rsidP="00DD2D47">
      <w:pPr>
        <w:pStyle w:val="Caption"/>
        <w:rPr>
          <w:color w:val="0D0D0D" w:themeColor="text1" w:themeTint="F2"/>
        </w:rPr>
      </w:pPr>
      <w:r w:rsidRPr="00DC396F">
        <w:rPr>
          <w:color w:val="0D0D0D" w:themeColor="text1" w:themeTint="F2"/>
        </w:rPr>
        <w:t>Figure 3.6 Topology of Classic Bluetooth</w:t>
      </w:r>
      <w:r w:rsidR="00A4744D" w:rsidRPr="00DC396F">
        <w:rPr>
          <w:color w:val="0D0D0D" w:themeColor="text1" w:themeTint="F2"/>
        </w:rPr>
        <w:t xml:space="preserve"> </w:t>
      </w:r>
      <w:sdt>
        <w:sdtPr>
          <w:rPr>
            <w:color w:val="0D0D0D" w:themeColor="text1" w:themeTint="F2"/>
          </w:rPr>
          <w:id w:val="-1368442227"/>
          <w:citation/>
        </w:sdtPr>
        <w:sdtContent>
          <w:r w:rsidR="00BC5A89" w:rsidRPr="00DC396F">
            <w:rPr>
              <w:color w:val="0D0D0D" w:themeColor="text1" w:themeTint="F2"/>
            </w:rPr>
            <w:fldChar w:fldCharType="begin"/>
          </w:r>
          <w:r w:rsidR="00C05420">
            <w:rPr>
              <w:color w:val="0D0D0D" w:themeColor="text1" w:themeTint="F2"/>
            </w:rPr>
            <w:instrText xml:space="preserve">CITATION 2 \l 4105 </w:instrText>
          </w:r>
          <w:r w:rsidR="00BC5A89" w:rsidRPr="00DC396F">
            <w:rPr>
              <w:color w:val="0D0D0D" w:themeColor="text1" w:themeTint="F2"/>
            </w:rPr>
            <w:fldChar w:fldCharType="separate"/>
          </w:r>
          <w:r w:rsidR="00071130" w:rsidRPr="00071130">
            <w:rPr>
              <w:noProof/>
              <w:color w:val="0D0D0D" w:themeColor="text1" w:themeTint="F2"/>
            </w:rPr>
            <w:t>(SIG, 2010)</w:t>
          </w:r>
          <w:r w:rsidR="00BC5A89" w:rsidRPr="00DC396F">
            <w:rPr>
              <w:color w:val="0D0D0D" w:themeColor="text1" w:themeTint="F2"/>
            </w:rPr>
            <w:fldChar w:fldCharType="end"/>
          </w:r>
        </w:sdtContent>
      </w:sdt>
    </w:p>
    <w:p w14:paraId="4769D2CE" w14:textId="77777777" w:rsidR="00472E7E" w:rsidRPr="00472E7E" w:rsidRDefault="00472E7E" w:rsidP="00C57EB0">
      <w:pPr>
        <w:spacing w:after="0" w:line="360" w:lineRule="auto"/>
        <w:rPr>
          <w:rFonts w:eastAsia="Times New Roman" w:cs="Times New Roman"/>
          <w:szCs w:val="24"/>
        </w:rPr>
      </w:pPr>
    </w:p>
    <w:p w14:paraId="41C8FC4E" w14:textId="77777777"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 xml:space="preserve">As explained above, the classic Bluetooth has widely been adopted in wireless communication. However, there is a big disadvantage of it. In order to increase data rate, the class Bluetooth will send streaming data in channel. Since wireless communication is naturally fragile, the streaming data can be interrupted at any time. Moreover, in a single piconet network, one master device can be connected to up to seven slave devices. Those limitations have influenced the development of it. On the other hand, in 1997, Wi-Fi is introduced. In 1999, the data rate of Wi-Fi reached 11Mbit/s. With the development of Wi-Fi, it gradually overlaps the use cases of Bluetooth. After the attempt of increasing data rate in version 3.0. The SIG turn to develop low-energy version of Bluetooth. </w:t>
      </w:r>
    </w:p>
    <w:p w14:paraId="56842383" w14:textId="77777777" w:rsidR="008D71FA" w:rsidRPr="008D71FA" w:rsidRDefault="008D71FA" w:rsidP="008D71FA">
      <w:pPr>
        <w:spacing w:after="0" w:line="360" w:lineRule="auto"/>
        <w:rPr>
          <w:rFonts w:eastAsia="Times New Roman" w:cs="Times New Roman"/>
          <w:color w:val="252525"/>
          <w:szCs w:val="24"/>
          <w:shd w:val="clear" w:color="auto" w:fill="FFFFFF"/>
        </w:rPr>
      </w:pPr>
    </w:p>
    <w:p w14:paraId="26533700" w14:textId="77777777"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In conclusion, the class Bluetooth is a success product. However, it can not make a breakthrough in increase data rate to facing challenges of Wi-Fi. The future of Bluetooth has turned out to focusing on suppor</w:t>
      </w:r>
      <w:r>
        <w:rPr>
          <w:rFonts w:eastAsia="Times New Roman" w:cs="Times New Roman"/>
          <w:color w:val="252525"/>
          <w:szCs w:val="24"/>
          <w:shd w:val="clear" w:color="auto" w:fill="FFFFFF"/>
        </w:rPr>
        <w:t>t smart devices by adopting BLE</w:t>
      </w:r>
      <w:r w:rsidR="00472E7E" w:rsidRPr="00472E7E">
        <w:rPr>
          <w:rFonts w:eastAsia="Times New Roman" w:cs="Times New Roman"/>
          <w:color w:val="252525"/>
          <w:szCs w:val="24"/>
          <w:shd w:val="clear" w:color="auto" w:fill="FFFFFF"/>
        </w:rPr>
        <w:t>.</w:t>
      </w:r>
      <w:r w:rsidR="00612BC6" w:rsidRPr="00612BC6">
        <w:rPr>
          <w:rFonts w:eastAsia="Times New Roman" w:cs="Times New Roman"/>
          <w:color w:val="252525"/>
          <w:szCs w:val="24"/>
          <w:shd w:val="clear" w:color="auto" w:fill="FFFFFF"/>
        </w:rPr>
        <w:t xml:space="preserve"> </w:t>
      </w:r>
      <w:r w:rsidR="00612BC6" w:rsidRPr="008D71FA">
        <w:rPr>
          <w:rFonts w:eastAsia="Times New Roman" w:cs="Times New Roman"/>
          <w:color w:val="252525"/>
          <w:szCs w:val="24"/>
          <w:shd w:val="clear" w:color="auto" w:fill="FFFFFF"/>
        </w:rPr>
        <w:t>In the following secti</w:t>
      </w:r>
      <w:r w:rsidR="00612BC6">
        <w:rPr>
          <w:rFonts w:eastAsia="Times New Roman" w:cs="Times New Roman"/>
          <w:color w:val="252525"/>
          <w:szCs w:val="24"/>
          <w:shd w:val="clear" w:color="auto" w:fill="FFFFFF"/>
        </w:rPr>
        <w:t>on, we will discuss Blueooth4.0.</w:t>
      </w:r>
    </w:p>
    <w:p w14:paraId="6171CFBE" w14:textId="77777777" w:rsidR="00472E7E" w:rsidRPr="00472E7E" w:rsidRDefault="00472E7E" w:rsidP="00177A7C">
      <w:pPr>
        <w:pStyle w:val="Heading3"/>
      </w:pPr>
      <w:bookmarkStart w:id="234" w:name="_Toc441070958"/>
      <w:r w:rsidRPr="00BF72ED">
        <w:t>3.</w:t>
      </w:r>
      <w:r w:rsidR="00DB4A40">
        <w:t>5</w:t>
      </w:r>
      <w:r w:rsidRPr="00BF72ED">
        <w:t>.2 Bluetooth Low Energy</w:t>
      </w:r>
      <w:bookmarkEnd w:id="234"/>
      <w:r w:rsidRPr="00BF72ED">
        <w:t xml:space="preserve">  </w:t>
      </w:r>
    </w:p>
    <w:p w14:paraId="663B9692" w14:textId="77777777" w:rsidR="00472E7E" w:rsidRPr="00472E7E" w:rsidRDefault="007E3DD0" w:rsidP="00C57EB0">
      <w:pPr>
        <w:spacing w:after="0" w:line="360" w:lineRule="auto"/>
        <w:rPr>
          <w:rFonts w:eastAsia="Times New Roman" w:cs="Times New Roman"/>
          <w:szCs w:val="24"/>
        </w:rPr>
      </w:pPr>
      <w:r>
        <w:rPr>
          <w:rFonts w:eastAsia="Times New Roman" w:cs="Times New Roman"/>
          <w:color w:val="252525"/>
          <w:szCs w:val="24"/>
          <w:shd w:val="clear" w:color="auto" w:fill="FFFFFF"/>
        </w:rPr>
        <w:t>The concept of Bluetooth S</w:t>
      </w:r>
      <w:r w:rsidR="00472E7E" w:rsidRPr="00472E7E">
        <w:rPr>
          <w:rFonts w:eastAsia="Times New Roman" w:cs="Times New Roman"/>
          <w:color w:val="252525"/>
          <w:szCs w:val="24"/>
          <w:shd w:val="clear" w:color="auto" w:fill="FFFFFF"/>
        </w:rPr>
        <w:t>mart in introduced since Bluetooth 4.0. The highlight of this version is the adoption of Bluetooth low energy.</w:t>
      </w:r>
    </w:p>
    <w:p w14:paraId="170C441F" w14:textId="77777777" w:rsidR="00472E7E" w:rsidRPr="00472E7E" w:rsidRDefault="00472E7E" w:rsidP="00C57EB0">
      <w:pPr>
        <w:spacing w:after="0" w:line="360" w:lineRule="auto"/>
        <w:rPr>
          <w:rFonts w:eastAsia="Times New Roman" w:cs="Times New Roman"/>
          <w:szCs w:val="24"/>
        </w:rPr>
      </w:pPr>
    </w:p>
    <w:p w14:paraId="4C9E0E03" w14:textId="77777777" w:rsid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889BEF3" wp14:editId="776F1D62">
            <wp:extent cx="5280660" cy="2019300"/>
            <wp:effectExtent l="0" t="0" r="0" b="0"/>
            <wp:docPr id="6" name="Picture 6"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14:paraId="668C5E22" w14:textId="77777777" w:rsidR="00DC396F" w:rsidRPr="00DC396F" w:rsidRDefault="00DC396F" w:rsidP="00DC396F">
      <w:pPr>
        <w:pStyle w:val="Caption"/>
      </w:pPr>
      <w:r w:rsidRPr="00DC396F">
        <w:rPr>
          <w:color w:val="0D0D0D" w:themeColor="text1" w:themeTint="F2"/>
        </w:rPr>
        <w:t xml:space="preserve">Figure </w:t>
      </w:r>
      <w:r>
        <w:rPr>
          <w:color w:val="0D0D0D" w:themeColor="text1" w:themeTint="F2"/>
        </w:rPr>
        <w:t>3.7</w:t>
      </w:r>
      <w:r w:rsidRPr="00DC396F">
        <w:rPr>
          <w:color w:val="0D0D0D" w:themeColor="text1" w:themeTint="F2"/>
        </w:rPr>
        <w:t xml:space="preserve"> Topology of Classic Bluetooth</w:t>
      </w:r>
      <w:sdt>
        <w:sdtPr>
          <w:rPr>
            <w:color w:val="0D0D0D" w:themeColor="text1" w:themeTint="F2"/>
          </w:rPr>
          <w:id w:val="1315218278"/>
          <w:citation/>
        </w:sdtPr>
        <w:sdtContent>
          <w:r w:rsidR="000D49C9">
            <w:rPr>
              <w:color w:val="0D0D0D" w:themeColor="text1" w:themeTint="F2"/>
            </w:rPr>
            <w:fldChar w:fldCharType="begin"/>
          </w:r>
          <w:r w:rsidR="000D49C9">
            <w:rPr>
              <w:color w:val="0D0D0D" w:themeColor="text1" w:themeTint="F2"/>
            </w:rPr>
            <w:instrText xml:space="preserve"> CITATION 14 \l 4105 </w:instrText>
          </w:r>
          <w:r w:rsidR="000D49C9">
            <w:rPr>
              <w:color w:val="0D0D0D" w:themeColor="text1" w:themeTint="F2"/>
            </w:rPr>
            <w:fldChar w:fldCharType="separate"/>
          </w:r>
          <w:r w:rsidR="00071130">
            <w:rPr>
              <w:noProof/>
              <w:color w:val="0D0D0D" w:themeColor="text1" w:themeTint="F2"/>
            </w:rPr>
            <w:t xml:space="preserve"> </w:t>
          </w:r>
          <w:r w:rsidR="00071130" w:rsidRPr="00071130">
            <w:rPr>
              <w:noProof/>
              <w:color w:val="0D0D0D" w:themeColor="text1" w:themeTint="F2"/>
            </w:rPr>
            <w:t>(Torvmark, 2013)</w:t>
          </w:r>
          <w:r w:rsidR="000D49C9">
            <w:rPr>
              <w:color w:val="0D0D0D" w:themeColor="text1" w:themeTint="F2"/>
            </w:rPr>
            <w:fldChar w:fldCharType="end"/>
          </w:r>
        </w:sdtContent>
      </w:sdt>
    </w:p>
    <w:p w14:paraId="32041E69" w14:textId="77777777" w:rsidR="00472E7E" w:rsidRPr="00472E7E" w:rsidRDefault="00472E7E" w:rsidP="00C57EB0">
      <w:pPr>
        <w:spacing w:after="0" w:line="360" w:lineRule="auto"/>
        <w:rPr>
          <w:rFonts w:eastAsia="Times New Roman" w:cs="Times New Roman"/>
          <w:szCs w:val="24"/>
        </w:rPr>
      </w:pPr>
    </w:p>
    <w:p w14:paraId="630F76BD"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As shown above, so far, there are three kinds of Bluetooth devices ("Bluetooth", "Bluetooth Smart Ready" and "Bluetooth Smart"). Devices with "Bluetooth" logo means it is only support Classic Bluetooth connection. If a Bluetooth device can both communicate with Classic Bluetooth device and communicate with BLE device, it is named as " Bluetooth Smart Ready ". For those latest devices which only support BLE based communication are called "Bluetooth Smart". </w:t>
      </w:r>
    </w:p>
    <w:p w14:paraId="634B0D45" w14:textId="77777777" w:rsidR="00472E7E" w:rsidRPr="00472E7E" w:rsidRDefault="00472E7E" w:rsidP="00C57EB0">
      <w:pPr>
        <w:spacing w:after="0" w:line="360" w:lineRule="auto"/>
        <w:rPr>
          <w:rFonts w:eastAsia="Times New Roman" w:cs="Times New Roman"/>
          <w:szCs w:val="24"/>
        </w:rPr>
      </w:pPr>
    </w:p>
    <w:p w14:paraId="5148FD63"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official website of Bluetooth, the new low energy technology of Bluetooth support short data packages with the speed of 1Mbps,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addition, it supports connection setup and data transformer as low as 3ms. Moreover, its propagating range can reach 100 meters.</w:t>
      </w:r>
    </w:p>
    <w:p w14:paraId="782D9953" w14:textId="77777777" w:rsidR="00472E7E" w:rsidRPr="00472E7E" w:rsidRDefault="00472E7E" w:rsidP="00C57EB0">
      <w:pPr>
        <w:spacing w:after="0" w:line="360" w:lineRule="auto"/>
        <w:rPr>
          <w:rFonts w:eastAsia="Times New Roman" w:cs="Times New Roman"/>
          <w:szCs w:val="24"/>
        </w:rPr>
      </w:pPr>
    </w:p>
    <w:p w14:paraId="0860079B"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 which is a socket based communication. Communication between BLE devices are based on GATT (Generic Attribute Profile) and ATT (Attribute Protocol). According to Bluetooth4.0 specification</w:t>
      </w:r>
      <w:sdt>
        <w:sdtPr>
          <w:rPr>
            <w:rFonts w:eastAsia="Times New Roman" w:cs="Times New Roman"/>
            <w:color w:val="252525"/>
            <w:szCs w:val="24"/>
            <w:shd w:val="clear" w:color="auto" w:fill="FFFFFF"/>
          </w:rPr>
          <w:id w:val="-1940062563"/>
          <w:citation/>
        </w:sdtPr>
        <w:sdtContent>
          <w:r w:rsidR="000D49C9">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0D49C9">
            <w:rPr>
              <w:rFonts w:eastAsia="Times New Roman" w:cs="Times New Roman"/>
              <w:color w:val="252525"/>
              <w:szCs w:val="24"/>
              <w:shd w:val="clear" w:color="auto" w:fill="FFFFFF"/>
            </w:rPr>
            <w:fldChar w:fldCharType="separate"/>
          </w:r>
          <w:r w:rsidR="00071130">
            <w:rPr>
              <w:rFonts w:eastAsia="Times New Roman" w:cs="Times New Roman"/>
              <w:noProof/>
              <w:color w:val="252525"/>
              <w:szCs w:val="24"/>
              <w:shd w:val="clear" w:color="auto" w:fill="FFFFFF"/>
            </w:rPr>
            <w:t xml:space="preserve"> </w:t>
          </w:r>
          <w:r w:rsidR="00071130" w:rsidRPr="00071130">
            <w:rPr>
              <w:rFonts w:eastAsia="Times New Roman" w:cs="Times New Roman"/>
              <w:noProof/>
              <w:color w:val="252525"/>
              <w:szCs w:val="24"/>
              <w:shd w:val="clear" w:color="auto" w:fill="FFFFFF"/>
            </w:rPr>
            <w:t>(SIG, 2010)</w:t>
          </w:r>
          <w:r w:rsidR="000D49C9">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xml:space="preserve">: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three types of attributes property, value and descriptor. The BLE client can read, write or monitor value changes of a characteristic. </w:t>
      </w:r>
    </w:p>
    <w:p w14:paraId="671081EC" w14:textId="77777777" w:rsid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lastRenderedPageBreak/>
        <w:drawing>
          <wp:inline distT="0" distB="0" distL="0" distR="0" wp14:anchorId="7CC71FC6" wp14:editId="7E1AF3C6">
            <wp:extent cx="3467100" cy="4122420"/>
            <wp:effectExtent l="0" t="0" r="0" b="0"/>
            <wp:docPr id="7" name="Picture 7"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14:paraId="7F5538E9" w14:textId="77777777" w:rsidR="000D49C9" w:rsidRPr="000D49C9" w:rsidRDefault="000D49C9" w:rsidP="000D49C9">
      <w:pPr>
        <w:pStyle w:val="Caption"/>
      </w:pPr>
      <w:r w:rsidRPr="00DC396F">
        <w:rPr>
          <w:color w:val="0D0D0D" w:themeColor="text1" w:themeTint="F2"/>
        </w:rPr>
        <w:t xml:space="preserve">Figure </w:t>
      </w:r>
      <w:r>
        <w:rPr>
          <w:color w:val="0D0D0D" w:themeColor="text1" w:themeTint="F2"/>
        </w:rPr>
        <w:t>3.8</w:t>
      </w:r>
      <w:r w:rsidRPr="00DC396F">
        <w:rPr>
          <w:color w:val="0D0D0D" w:themeColor="text1" w:themeTint="F2"/>
        </w:rP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81867181"/>
          <w:citation/>
        </w:sdtPr>
        <w:sdtContent>
          <w:r>
            <w:rPr>
              <w:color w:val="0D0D0D" w:themeColor="text1" w:themeTint="F2"/>
            </w:rPr>
            <w:fldChar w:fldCharType="begin"/>
          </w:r>
          <w:r w:rsidR="00C05420">
            <w:rPr>
              <w:color w:val="0D0D0D" w:themeColor="text1" w:themeTint="F2"/>
            </w:rPr>
            <w:instrText xml:space="preserve">CITATION 2 \l 4105 </w:instrText>
          </w:r>
          <w:r>
            <w:rPr>
              <w:color w:val="0D0D0D" w:themeColor="text1" w:themeTint="F2"/>
            </w:rPr>
            <w:fldChar w:fldCharType="separate"/>
          </w:r>
          <w:r w:rsidR="00071130">
            <w:rPr>
              <w:noProof/>
              <w:color w:val="0D0D0D" w:themeColor="text1" w:themeTint="F2"/>
            </w:rPr>
            <w:t xml:space="preserve"> </w:t>
          </w:r>
          <w:r w:rsidR="00071130" w:rsidRPr="00071130">
            <w:rPr>
              <w:noProof/>
              <w:color w:val="0D0D0D" w:themeColor="text1" w:themeTint="F2"/>
            </w:rPr>
            <w:t>(SIG, 2010)</w:t>
          </w:r>
          <w:r>
            <w:rPr>
              <w:color w:val="0D0D0D" w:themeColor="text1" w:themeTint="F2"/>
            </w:rPr>
            <w:fldChar w:fldCharType="end"/>
          </w:r>
        </w:sdtContent>
      </w:sdt>
    </w:p>
    <w:p w14:paraId="03753E5B"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below, there is a great difference between Classic Bluetooth and Bluetooth Low Energy. In BLE, one physical channel consists of two devices, which means each slave communicate with </w:t>
      </w:r>
      <w:r w:rsidR="003A471B">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master in a separate physical channel. </w:t>
      </w:r>
    </w:p>
    <w:p w14:paraId="43E5D857" w14:textId="77777777" w:rsidR="00472E7E" w:rsidRPr="00472E7E" w:rsidRDefault="00472E7E" w:rsidP="00C57EB0">
      <w:pPr>
        <w:spacing w:after="0" w:line="360" w:lineRule="auto"/>
        <w:rPr>
          <w:rFonts w:eastAsia="Times New Roman" w:cs="Times New Roman"/>
          <w:szCs w:val="24"/>
        </w:rPr>
      </w:pPr>
    </w:p>
    <w:p w14:paraId="63A94CAF"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drawing>
          <wp:inline distT="0" distB="0" distL="0" distR="0" wp14:anchorId="6B06F514" wp14:editId="04F4EDBD">
            <wp:extent cx="4152900" cy="2377440"/>
            <wp:effectExtent l="0" t="0" r="0" b="3810"/>
            <wp:docPr id="8" name="Picture 8"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14:paraId="70EFAF8F" w14:textId="77777777" w:rsidR="00472E7E" w:rsidRPr="00472E7E" w:rsidRDefault="00472E7E" w:rsidP="00C57EB0">
      <w:pPr>
        <w:spacing w:after="0" w:line="360" w:lineRule="auto"/>
        <w:rPr>
          <w:rFonts w:eastAsia="Times New Roman" w:cs="Times New Roman"/>
          <w:szCs w:val="24"/>
        </w:rPr>
      </w:pPr>
    </w:p>
    <w:p w14:paraId="362F06EC" w14:textId="77777777" w:rsidR="000D49C9" w:rsidRPr="000D49C9" w:rsidRDefault="000D49C9" w:rsidP="000D49C9">
      <w:pPr>
        <w:pStyle w:val="Caption"/>
      </w:pPr>
      <w:r w:rsidRPr="00DC396F">
        <w:rPr>
          <w:color w:val="0D0D0D" w:themeColor="text1" w:themeTint="F2"/>
        </w:rPr>
        <w:lastRenderedPageBreak/>
        <w:t xml:space="preserve">Figure </w:t>
      </w:r>
      <w:r>
        <w:rPr>
          <w:color w:val="0D0D0D" w:themeColor="text1" w:themeTint="F2"/>
        </w:rPr>
        <w:t>3.9</w:t>
      </w:r>
      <w:r w:rsidRPr="00DC396F">
        <w:rPr>
          <w:color w:val="0D0D0D" w:themeColor="text1" w:themeTint="F2"/>
        </w:rP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330743681"/>
          <w:citation/>
        </w:sdtPr>
        <w:sdtContent>
          <w:r>
            <w:rPr>
              <w:color w:val="0D0D0D" w:themeColor="text1" w:themeTint="F2"/>
            </w:rPr>
            <w:fldChar w:fldCharType="begin"/>
          </w:r>
          <w:r w:rsidR="00C05420">
            <w:rPr>
              <w:color w:val="0D0D0D" w:themeColor="text1" w:themeTint="F2"/>
            </w:rPr>
            <w:instrText xml:space="preserve">CITATION 2 \l 4105 </w:instrText>
          </w:r>
          <w:r>
            <w:rPr>
              <w:color w:val="0D0D0D" w:themeColor="text1" w:themeTint="F2"/>
            </w:rPr>
            <w:fldChar w:fldCharType="separate"/>
          </w:r>
          <w:r w:rsidR="00071130">
            <w:rPr>
              <w:noProof/>
              <w:color w:val="0D0D0D" w:themeColor="text1" w:themeTint="F2"/>
            </w:rPr>
            <w:t xml:space="preserve"> </w:t>
          </w:r>
          <w:r w:rsidR="00071130" w:rsidRPr="00071130">
            <w:rPr>
              <w:noProof/>
              <w:color w:val="0D0D0D" w:themeColor="text1" w:themeTint="F2"/>
            </w:rPr>
            <w:t>(SIG, 2010)</w:t>
          </w:r>
          <w:r>
            <w:rPr>
              <w:color w:val="0D0D0D" w:themeColor="text1" w:themeTint="F2"/>
            </w:rPr>
            <w:fldChar w:fldCharType="end"/>
          </w:r>
        </w:sdtContent>
      </w:sdt>
    </w:p>
    <w:p w14:paraId="45295CE2" w14:textId="77777777" w:rsidR="00472E7E" w:rsidRPr="00472E7E" w:rsidRDefault="00472E7E" w:rsidP="00C57EB0">
      <w:pPr>
        <w:spacing w:after="0" w:line="360" w:lineRule="auto"/>
        <w:rPr>
          <w:rFonts w:eastAsia="Times New Roman" w:cs="Times New Roman"/>
          <w:szCs w:val="24"/>
        </w:rPr>
      </w:pPr>
    </w:p>
    <w:p w14:paraId="5EDD1913"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there are two more versions available for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The first update was available since 2013 (Called Bluetooth 4.1). The second update was available since 2014 (Called Bluetooth 4.2).  </w:t>
      </w:r>
    </w:p>
    <w:p w14:paraId="6317D8F9" w14:textId="77777777" w:rsidR="00472E7E" w:rsidRPr="00472E7E" w:rsidRDefault="00472E7E" w:rsidP="00C57EB0">
      <w:pPr>
        <w:spacing w:after="0" w:line="360" w:lineRule="auto"/>
        <w:rPr>
          <w:rFonts w:eastAsia="Times New Roman" w:cs="Times New Roman"/>
          <w:szCs w:val="24"/>
        </w:rPr>
      </w:pPr>
    </w:p>
    <w:p w14:paraId="24EBB7F4"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Content>
          <w:r w:rsidR="008C1830">
            <w:rPr>
              <w:rFonts w:eastAsia="Times New Roman" w:cs="Times New Roman"/>
              <w:color w:val="252525"/>
              <w:szCs w:val="24"/>
              <w:shd w:val="clear" w:color="auto" w:fill="FFFFFF"/>
            </w:rPr>
            <w:fldChar w:fldCharType="begin"/>
          </w:r>
          <w:r w:rsidR="008C1830">
            <w:rPr>
              <w:rFonts w:eastAsia="Times New Roman" w:cs="Times New Roman"/>
              <w:color w:val="252525"/>
              <w:szCs w:val="24"/>
              <w:shd w:val="clear" w:color="auto" w:fill="FFFFFF"/>
            </w:rPr>
            <w:instrText xml:space="preserve"> CITATION 15 \l 4105 </w:instrText>
          </w:r>
          <w:r w:rsidR="008C1830">
            <w:rPr>
              <w:rFonts w:eastAsia="Times New Roman" w:cs="Times New Roman"/>
              <w:color w:val="252525"/>
              <w:szCs w:val="24"/>
              <w:shd w:val="clear" w:color="auto" w:fill="FFFFFF"/>
            </w:rPr>
            <w:fldChar w:fldCharType="separate"/>
          </w:r>
          <w:r w:rsidR="00071130">
            <w:rPr>
              <w:rFonts w:eastAsia="Times New Roman" w:cs="Times New Roman"/>
              <w:noProof/>
              <w:color w:val="252525"/>
              <w:szCs w:val="24"/>
              <w:shd w:val="clear" w:color="auto" w:fill="FFFFFF"/>
            </w:rPr>
            <w:t xml:space="preserve"> </w:t>
          </w:r>
          <w:r w:rsidR="00071130" w:rsidRPr="00071130">
            <w:rPr>
              <w:rFonts w:eastAsia="Times New Roman" w:cs="Times New Roman"/>
              <w:noProof/>
              <w:color w:val="252525"/>
              <w:szCs w:val="24"/>
              <w:shd w:val="clear" w:color="auto" w:fill="FFFFFF"/>
            </w:rPr>
            <w:t>(SIG, 2013)</w:t>
          </w:r>
          <w:r w:rsidR="008C1830">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w:t>
      </w:r>
    </w:p>
    <w:p w14:paraId="01FCC9E9" w14:textId="77777777"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were interfering each other. In the </w:t>
      </w:r>
    </w:p>
    <w:p w14:paraId="59DAA0F2" w14:textId="77777777" w:rsidR="00472E7E" w:rsidRPr="00472E7E" w:rsidRDefault="00472E7E" w:rsidP="00140D3C">
      <w:pPr>
        <w:shd w:val="clear" w:color="auto" w:fill="FFFFFF"/>
        <w:spacing w:after="0" w:line="360" w:lineRule="auto"/>
        <w:ind w:left="720"/>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version, Bluetooth try to avoid the interference of LTE.</w:t>
      </w:r>
    </w:p>
    <w:p w14:paraId="335D51B0" w14:textId="77777777"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14:paraId="1E139B64" w14:textId="77777777"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Multiple roles: Devices can act as hub and end point at the same time.</w:t>
      </w:r>
    </w:p>
    <w:p w14:paraId="713D059F" w14:textId="77777777" w:rsidR="00472E7E" w:rsidRPr="00C05420" w:rsidRDefault="00472E7E" w:rsidP="00C57EB0">
      <w:pPr>
        <w:spacing w:after="0" w:line="360" w:lineRule="auto"/>
        <w:rPr>
          <w:rFonts w:cs="Times New Roman"/>
          <w:szCs w:val="24"/>
        </w:rPr>
      </w:pPr>
      <w:r w:rsidRPr="00472E7E">
        <w:rPr>
          <w:rFonts w:eastAsia="Times New Roman" w:cs="Times New Roman"/>
          <w:color w:val="252525"/>
          <w:szCs w:val="24"/>
          <w:shd w:val="clear" w:color="auto" w:fill="FFFFFF"/>
        </w:rPr>
        <w:t xml:space="preserve">According to </w:t>
      </w:r>
      <w:r w:rsidR="007C46ED">
        <w:rPr>
          <w:rFonts w:eastAsia="Times New Roman" w:cs="Times New Roman"/>
          <w:color w:val="222222"/>
          <w:szCs w:val="24"/>
          <w:shd w:val="clear" w:color="auto" w:fill="FFFFFF"/>
        </w:rPr>
        <w:t>Suke Jawanda who</w:t>
      </w:r>
      <w:r w:rsidRPr="00472E7E">
        <w:rPr>
          <w:rFonts w:eastAsia="Times New Roman" w:cs="Times New Roman"/>
          <w:color w:val="222222"/>
          <w:szCs w:val="24"/>
          <w:shd w:val="clear" w:color="auto" w:fill="FFFFFF"/>
        </w:rPr>
        <w:t xml:space="preserve"> is </w:t>
      </w:r>
      <w:r w:rsidR="00D02192">
        <w:rPr>
          <w:rFonts w:eastAsia="Times New Roman" w:cs="Times New Roman"/>
          <w:color w:val="222222"/>
          <w:szCs w:val="24"/>
          <w:shd w:val="clear" w:color="auto" w:fill="FFFFFF"/>
        </w:rPr>
        <w:t xml:space="preserve">the </w:t>
      </w:r>
      <w:r w:rsidRPr="00472E7E">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Content>
          <w:r w:rsidR="008C1830">
            <w:rPr>
              <w:rFonts w:eastAsia="Times New Roman" w:cs="Times New Roman"/>
              <w:color w:val="222222"/>
              <w:szCs w:val="24"/>
              <w:shd w:val="clear" w:color="auto" w:fill="FFFFFF"/>
            </w:rPr>
            <w:fldChar w:fldCharType="begin"/>
          </w:r>
          <w:r w:rsidR="008C1830">
            <w:rPr>
              <w:rFonts w:eastAsia="Times New Roman" w:cs="Times New Roman"/>
              <w:color w:val="222222"/>
              <w:szCs w:val="24"/>
              <w:shd w:val="clear" w:color="auto" w:fill="FFFFFF"/>
            </w:rPr>
            <w:instrText xml:space="preserve"> CITATION 15 \l 4105 </w:instrText>
          </w:r>
          <w:r w:rsidR="008C1830">
            <w:rPr>
              <w:rFonts w:eastAsia="Times New Roman" w:cs="Times New Roman"/>
              <w:color w:val="222222"/>
              <w:szCs w:val="24"/>
              <w:shd w:val="clear" w:color="auto" w:fill="FFFFFF"/>
            </w:rPr>
            <w:fldChar w:fldCharType="separate"/>
          </w:r>
          <w:r w:rsidR="00071130">
            <w:rPr>
              <w:rFonts w:eastAsia="Times New Roman" w:cs="Times New Roman"/>
              <w:noProof/>
              <w:color w:val="222222"/>
              <w:szCs w:val="24"/>
              <w:shd w:val="clear" w:color="auto" w:fill="FFFFFF"/>
            </w:rPr>
            <w:t xml:space="preserve"> </w:t>
          </w:r>
          <w:r w:rsidR="00071130" w:rsidRPr="00071130">
            <w:rPr>
              <w:rFonts w:eastAsia="Times New Roman" w:cs="Times New Roman"/>
              <w:noProof/>
              <w:color w:val="222222"/>
              <w:szCs w:val="24"/>
              <w:shd w:val="clear" w:color="auto" w:fill="FFFFFF"/>
            </w:rPr>
            <w:t>(SIG, 2013)</w:t>
          </w:r>
          <w:r w:rsidR="008C1830">
            <w:rPr>
              <w:rFonts w:eastAsia="Times New Roman" w:cs="Times New Roman"/>
              <w:color w:val="222222"/>
              <w:szCs w:val="24"/>
              <w:shd w:val="clear" w:color="auto" w:fill="FFFFFF"/>
            </w:rPr>
            <w:fldChar w:fldCharType="end"/>
          </w:r>
        </w:sdtContent>
      </w:sdt>
      <w:r w:rsidRPr="00472E7E">
        <w:rPr>
          <w:rFonts w:eastAsia="Times New Roman" w:cs="Times New Roman"/>
          <w:color w:val="222222"/>
          <w:szCs w:val="24"/>
          <w:shd w:val="clear" w:color="auto" w:fill="FFFFFF"/>
        </w:rPr>
        <w:t>:</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14:paraId="4D0D8ABD" w14:textId="77777777" w:rsidR="00472E7E" w:rsidRPr="00472E7E" w:rsidRDefault="00472E7E" w:rsidP="00C57EB0">
      <w:pPr>
        <w:spacing w:after="0" w:line="360" w:lineRule="auto"/>
        <w:rPr>
          <w:rFonts w:eastAsia="Times New Roman" w:cs="Times New Roman"/>
          <w:szCs w:val="24"/>
        </w:rPr>
      </w:pPr>
    </w:p>
    <w:p w14:paraId="1B9056BE" w14:textId="77777777" w:rsidR="00065689" w:rsidRP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Bluetooth 4.2. </w:t>
      </w:r>
      <w:r w:rsidR="00065689" w:rsidRPr="00065689">
        <w:rPr>
          <w:rFonts w:eastAsia="Times New Roman" w:cs="Times New Roman"/>
          <w:color w:val="252525"/>
          <w:szCs w:val="24"/>
          <w:shd w:val="clear" w:color="auto" w:fill="FFFFFF"/>
        </w:rPr>
        <w:t>The latest version of Bluetooth is 4.2. According to FAQ d</w:t>
      </w:r>
      <w:r w:rsidR="00065689">
        <w:rPr>
          <w:rFonts w:eastAsia="Times New Roman" w:cs="Times New Roman"/>
          <w:color w:val="252525"/>
          <w:szCs w:val="24"/>
          <w:shd w:val="clear" w:color="auto" w:fill="FFFFFF"/>
        </w:rPr>
        <w:t xml:space="preserve">ocument of Bluetooth </w:t>
      </w:r>
      <w:sdt>
        <w:sdtPr>
          <w:rPr>
            <w:rFonts w:eastAsia="Times New Roman" w:cs="Times New Roman"/>
            <w:color w:val="252525"/>
            <w:szCs w:val="24"/>
            <w:shd w:val="clear" w:color="auto" w:fill="FFFFFF"/>
          </w:rPr>
          <w:id w:val="-1883006773"/>
          <w:citation/>
        </w:sdtPr>
        <w:sdtContent>
          <w:r w:rsidR="00065689">
            <w:rPr>
              <w:rFonts w:eastAsia="Times New Roman" w:cs="Times New Roman"/>
              <w:color w:val="252525"/>
              <w:szCs w:val="24"/>
              <w:shd w:val="clear" w:color="auto" w:fill="FFFFFF"/>
            </w:rPr>
            <w:fldChar w:fldCharType="begin"/>
          </w:r>
          <w:r w:rsidR="00065689">
            <w:rPr>
              <w:rFonts w:eastAsia="Times New Roman" w:cs="Times New Roman"/>
              <w:color w:val="252525"/>
              <w:szCs w:val="24"/>
              <w:shd w:val="clear" w:color="auto" w:fill="FFFFFF"/>
            </w:rPr>
            <w:instrText xml:space="preserve"> CITATION 16 \l 4105 </w:instrText>
          </w:r>
          <w:r w:rsidR="00065689">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(SIG, 2014)</w:t>
          </w:r>
          <w:r w:rsidR="00065689">
            <w:rPr>
              <w:rFonts w:eastAsia="Times New Roman" w:cs="Times New Roman"/>
              <w:color w:val="252525"/>
              <w:szCs w:val="24"/>
              <w:shd w:val="clear" w:color="auto" w:fill="FFFFFF"/>
            </w:rPr>
            <w:fldChar w:fldCharType="end"/>
          </w:r>
        </w:sdtContent>
      </w:sdt>
      <w:r w:rsidR="00065689" w:rsidRPr="00065689">
        <w:rPr>
          <w:rFonts w:eastAsia="Times New Roman" w:cs="Times New Roman"/>
          <w:color w:val="252525"/>
          <w:szCs w:val="24"/>
          <w:shd w:val="clear" w:color="auto" w:fill="FFFFFF"/>
        </w:rPr>
        <w:t xml:space="preserve">, the latest version has improved BLE in three aspects: IoT capability, security, and speed. </w:t>
      </w:r>
    </w:p>
    <w:p w14:paraId="0B5C87F3" w14:textId="77777777" w:rsidR="00065689" w:rsidRPr="00065689" w:rsidRDefault="00065689" w:rsidP="00065689">
      <w:pPr>
        <w:spacing w:after="0" w:line="360" w:lineRule="auto"/>
        <w:rPr>
          <w:rFonts w:eastAsia="Times New Roman" w:cs="Times New Roman"/>
          <w:color w:val="252525"/>
          <w:szCs w:val="24"/>
          <w:shd w:val="clear" w:color="auto" w:fill="FFFFFF"/>
        </w:rPr>
      </w:pPr>
      <w:r w:rsidRPr="00065689">
        <w:rPr>
          <w:rFonts w:eastAsia="Times New Roman" w:cs="Times New Roman"/>
          <w:color w:val="252525"/>
          <w:szCs w:val="24"/>
          <w:shd w:val="clear" w:color="auto" w:fill="FFFFFF"/>
        </w:rPr>
        <w:t xml:space="preserve">Regarding IoT capability, now, a BLE device can directly participate in IoT network by adopting 6LowPAN and connect with router supporting Bluetooth Smart Internet Gateway. </w:t>
      </w:r>
    </w:p>
    <w:p w14:paraId="77D82F58" w14:textId="77777777" w:rsidR="00065689" w:rsidRPr="00065689" w:rsidRDefault="00065689" w:rsidP="00065689">
      <w:pPr>
        <w:spacing w:after="0" w:line="360" w:lineRule="auto"/>
        <w:rPr>
          <w:rFonts w:eastAsia="Times New Roman" w:cs="Times New Roman"/>
          <w:color w:val="252525"/>
          <w:szCs w:val="24"/>
          <w:shd w:val="clear" w:color="auto" w:fill="FFFFFF"/>
        </w:rPr>
      </w:pPr>
      <w:r w:rsidRPr="00065689">
        <w:rPr>
          <w:rFonts w:eastAsia="Times New Roman" w:cs="Times New Roman"/>
          <w:color w:val="252525"/>
          <w:szCs w:val="24"/>
          <w:shd w:val="clear" w:color="auto" w:fill="FFFFFF"/>
        </w:rPr>
        <w:t>Regarding security, they introduced LE Privacy 1.2 to prevent Bluetooth smart device being tracked by untrusted devices. Moreover, it uses FIPS-compliant encryption to secure data transfer.</w:t>
      </w:r>
    </w:p>
    <w:p w14:paraId="3B9D3A68" w14:textId="77777777" w:rsidR="00065689" w:rsidRPr="00065689" w:rsidRDefault="00065689" w:rsidP="00065689">
      <w:pPr>
        <w:spacing w:after="0" w:line="360" w:lineRule="auto"/>
        <w:rPr>
          <w:rFonts w:eastAsia="Times New Roman" w:cs="Times New Roman"/>
          <w:color w:val="252525"/>
          <w:szCs w:val="24"/>
          <w:shd w:val="clear" w:color="auto" w:fill="FFFFFF"/>
        </w:rPr>
      </w:pPr>
      <w:r w:rsidRPr="00065689">
        <w:rPr>
          <w:rFonts w:eastAsia="Times New Roman" w:cs="Times New Roman"/>
          <w:color w:val="252525"/>
          <w:szCs w:val="24"/>
          <w:shd w:val="clear" w:color="auto" w:fill="FFFFFF"/>
        </w:rPr>
        <w:t xml:space="preserve">Regarding speed, the SIG claimed the new patch will make BLE 2.5 times faster and capacity of packet will be </w:t>
      </w:r>
      <w:r w:rsidR="001F74EE">
        <w:rPr>
          <w:rFonts w:eastAsia="Times New Roman" w:cs="Times New Roman"/>
          <w:color w:val="252525"/>
          <w:szCs w:val="24"/>
          <w:shd w:val="clear" w:color="auto" w:fill="FFFFFF"/>
        </w:rPr>
        <w:t>10</w:t>
      </w:r>
      <w:r w:rsidRPr="00065689">
        <w:rPr>
          <w:rFonts w:eastAsia="Times New Roman" w:cs="Times New Roman"/>
          <w:color w:val="252525"/>
          <w:szCs w:val="24"/>
          <w:shd w:val="clear" w:color="auto" w:fill="FFFFFF"/>
        </w:rPr>
        <w:t xml:space="preserve"> times larger than previous versions.</w:t>
      </w:r>
    </w:p>
    <w:p w14:paraId="19D66FF1" w14:textId="77777777" w:rsidR="00472E7E" w:rsidRDefault="00065689" w:rsidP="00065689">
      <w:pPr>
        <w:spacing w:after="0" w:line="360" w:lineRule="auto"/>
        <w:rPr>
          <w:rFonts w:eastAsia="Times New Roman" w:cs="Times New Roman"/>
          <w:color w:val="252525"/>
          <w:szCs w:val="24"/>
          <w:shd w:val="clear" w:color="auto" w:fill="FFFFFF"/>
        </w:rPr>
      </w:pPr>
      <w:r w:rsidRPr="00065689">
        <w:rPr>
          <w:rFonts w:eastAsia="Times New Roman" w:cs="Times New Roman"/>
          <w:color w:val="252525"/>
          <w:szCs w:val="24"/>
          <w:shd w:val="clear" w:color="auto" w:fill="FFFFFF"/>
        </w:rPr>
        <w:t>With the development of BLE, there are more and more new protocols are defined to support BLE. In the remaining sections, we will discuss the protocols associated with BLE</w:t>
      </w:r>
      <w:r w:rsidR="00B0691F">
        <w:rPr>
          <w:rFonts w:eastAsia="Times New Roman" w:cs="Times New Roman"/>
          <w:color w:val="252525"/>
          <w:szCs w:val="24"/>
          <w:shd w:val="clear" w:color="auto" w:fill="FFFFFF"/>
        </w:rPr>
        <w:t xml:space="preserve">. </w:t>
      </w:r>
    </w:p>
    <w:p w14:paraId="529120F4" w14:textId="77777777" w:rsidR="008C1830" w:rsidRPr="008C1830" w:rsidRDefault="008C1830" w:rsidP="008C1830">
      <w:pPr>
        <w:pStyle w:val="Caption"/>
      </w:pPr>
    </w:p>
    <w:p w14:paraId="24AA1785" w14:textId="77777777" w:rsid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lastRenderedPageBreak/>
        <w:t xml:space="preserve">iBeacon. </w:t>
      </w:r>
      <w:r w:rsidRPr="00472E7E">
        <w:rPr>
          <w:rFonts w:eastAsia="Times New Roman" w:cs="Times New Roman"/>
          <w:color w:val="252525"/>
          <w:szCs w:val="24"/>
          <w:shd w:val="clear" w:color="auto" w:fill="FFFFFF"/>
        </w:rPr>
        <w:t xml:space="preserve">iBeacon is a protocol proposed by Apple. 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 can set up to 20-bytes</w:t>
      </w:r>
      <w:r w:rsidR="00220B8B">
        <w:rPr>
          <w:rFonts w:eastAsia="Times New Roman" w:cs="Times New Roman"/>
          <w:color w:val="252525"/>
          <w:szCs w:val="24"/>
          <w:shd w:val="clear" w:color="auto" w:fill="FFFFFF"/>
        </w:rPr>
        <w:t xml:space="preserve"> payload. Apple proposed the</w:t>
      </w:r>
      <w:r w:rsidRPr="00472E7E">
        <w:rPr>
          <w:rFonts w:eastAsia="Times New Roman" w:cs="Times New Roman"/>
          <w:color w:val="252525"/>
          <w:szCs w:val="24"/>
          <w:shd w:val="clear" w:color="auto" w:fill="FFFFFF"/>
        </w:rPr>
        <w:t xml:space="preserve">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w:t>
      </w:r>
      <w:sdt>
        <w:sdtPr>
          <w:rPr>
            <w:rFonts w:eastAsia="Times New Roman" w:cs="Times New Roman"/>
            <w:color w:val="252525"/>
            <w:szCs w:val="24"/>
            <w:shd w:val="clear" w:color="auto" w:fill="FFFFFF"/>
          </w:rPr>
          <w:id w:val="-872766591"/>
          <w:citation/>
        </w:sdtPr>
        <w:sdtContent>
          <w:r w:rsidR="00295DC5">
            <w:rPr>
              <w:rFonts w:eastAsia="Times New Roman" w:cs="Times New Roman"/>
              <w:color w:val="252525"/>
              <w:szCs w:val="24"/>
              <w:shd w:val="clear" w:color="auto" w:fill="FFFFFF"/>
            </w:rPr>
            <w:fldChar w:fldCharType="begin"/>
          </w:r>
          <w:r w:rsidR="00295DC5">
            <w:rPr>
              <w:rFonts w:eastAsia="Times New Roman" w:cs="Times New Roman"/>
              <w:color w:val="252525"/>
              <w:szCs w:val="24"/>
              <w:shd w:val="clear" w:color="auto" w:fill="FFFFFF"/>
            </w:rPr>
            <w:instrText xml:space="preserve"> CITATION 17 \l 4105 </w:instrText>
          </w:r>
          <w:r w:rsidR="00295DC5">
            <w:rPr>
              <w:rFonts w:eastAsia="Times New Roman" w:cs="Times New Roman"/>
              <w:color w:val="252525"/>
              <w:szCs w:val="24"/>
              <w:shd w:val="clear" w:color="auto" w:fill="FFFFFF"/>
            </w:rPr>
            <w:fldChar w:fldCharType="separate"/>
          </w:r>
          <w:r w:rsidR="00071130">
            <w:rPr>
              <w:rFonts w:eastAsia="Times New Roman" w:cs="Times New Roman"/>
              <w:noProof/>
              <w:color w:val="252525"/>
              <w:szCs w:val="24"/>
              <w:shd w:val="clear" w:color="auto" w:fill="FFFFFF"/>
            </w:rPr>
            <w:t xml:space="preserve"> </w:t>
          </w:r>
          <w:r w:rsidR="00071130" w:rsidRPr="00071130">
            <w:rPr>
              <w:rFonts w:eastAsia="Times New Roman" w:cs="Times New Roman"/>
              <w:noProof/>
              <w:color w:val="252525"/>
              <w:szCs w:val="24"/>
              <w:shd w:val="clear" w:color="auto" w:fill="FFFFFF"/>
            </w:rPr>
            <w:t>(iOS, 2014)</w:t>
          </w:r>
          <w:r w:rsidR="00295DC5">
            <w:rPr>
              <w:rFonts w:eastAsia="Times New Roman" w:cs="Times New Roman"/>
              <w:color w:val="252525"/>
              <w:szCs w:val="24"/>
              <w:shd w:val="clear" w:color="auto" w:fill="FFFFFF"/>
            </w:rPr>
            <w:fldChar w:fldCharType="end"/>
          </w:r>
        </w:sdtContent>
      </w:sdt>
      <w:r w:rsidR="007C46ED">
        <w:rPr>
          <w:rFonts w:eastAsia="Times New Roman" w:cs="Times New Roman"/>
          <w:color w:val="252525"/>
          <w:szCs w:val="24"/>
          <w:shd w:val="clear" w:color="auto" w:fill="FFFFFF"/>
        </w:rPr>
        <w:t>. The 20-</w:t>
      </w:r>
      <w:r w:rsidRPr="00472E7E">
        <w:rPr>
          <w:rFonts w:eastAsia="Times New Roman" w:cs="Times New Roman"/>
          <w:color w:val="252525"/>
          <w:szCs w:val="24"/>
          <w:shd w:val="clear" w:color="auto" w:fill="FFFFFF"/>
        </w:rPr>
        <w:t>bytes has been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w:t>
      </w:r>
      <w:r w:rsidR="00065689">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mechanism which can guarantee those 20 bytes can always be seen by BLE smart ready devices in scanning status.  </w:t>
      </w:r>
    </w:p>
    <w:p w14:paraId="2C550BDB" w14:textId="77777777" w:rsidR="00065689" w:rsidRDefault="00065689" w:rsidP="00065689">
      <w:pPr>
        <w:pStyle w:val="Caption"/>
      </w:pPr>
    </w:p>
    <w:p w14:paraId="55B48F6C" w14:textId="77777777" w:rsidR="00065689" w:rsidRPr="00065689" w:rsidRDefault="00065689" w:rsidP="00290F9A">
      <w:pPr>
        <w:spacing w:line="360" w:lineRule="auto"/>
        <w:rPr>
          <w:b/>
        </w:rPr>
      </w:pP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aking advantages of BLE’s short range radiation, the iBeacon can push data notification to a BLE smart ready device. It aims to use BLE as a tag of real products and use phone as a personal hub to retrieve things.</w:t>
      </w:r>
    </w:p>
    <w:p w14:paraId="0AEF0B4A" w14:textId="77777777" w:rsidR="00472E7E" w:rsidRPr="00472E7E" w:rsidRDefault="00472E7E" w:rsidP="00C57EB0">
      <w:pPr>
        <w:spacing w:after="0" w:line="360" w:lineRule="auto"/>
        <w:rPr>
          <w:rFonts w:eastAsia="Times New Roman" w:cs="Times New Roman"/>
          <w:szCs w:val="24"/>
        </w:rPr>
      </w:pPr>
    </w:p>
    <w:p w14:paraId="0F90BC53" w14:textId="77777777" w:rsidR="00614437" w:rsidRPr="00614437" w:rsidRDefault="00472E7E" w:rsidP="00614437">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6LowPAN. </w:t>
      </w:r>
      <w:r w:rsidR="00614437" w:rsidRPr="00614437">
        <w:rPr>
          <w:rFonts w:eastAsia="Times New Roman" w:cs="Times New Roman"/>
          <w:color w:val="252525"/>
          <w:szCs w:val="24"/>
          <w:shd w:val="clear" w:color="auto" w:fill="FFFFFF"/>
        </w:rPr>
        <w:t xml:space="preserve">6LowPAN is short for IPv6 over Low-Power Wireless Personal Area Networks. So far, the latest version of BLE (Ver. 4.2) has proposed 6LoWPAN implementation and Bluetooth Smart Internet Gateways to support IPv6 based communication. This means a remote device can directly control a device by using IPv6.   </w:t>
      </w:r>
    </w:p>
    <w:p w14:paraId="3E957699" w14:textId="77777777" w:rsidR="00614437" w:rsidRPr="00614437" w:rsidRDefault="00614437" w:rsidP="00614437">
      <w:pPr>
        <w:spacing w:after="0" w:line="360" w:lineRule="auto"/>
        <w:rPr>
          <w:rFonts w:eastAsia="Times New Roman" w:cs="Times New Roman"/>
          <w:color w:val="252525"/>
          <w:szCs w:val="24"/>
          <w:shd w:val="clear" w:color="auto" w:fill="FFFFFF"/>
        </w:rPr>
      </w:pPr>
    </w:p>
    <w:p w14:paraId="06F39923" w14:textId="77777777" w:rsidR="00D02192" w:rsidRPr="00D02192" w:rsidRDefault="00614437" w:rsidP="00614437">
      <w:pPr>
        <w:spacing w:after="0" w:line="360" w:lineRule="auto"/>
      </w:pPr>
      <w:r w:rsidRPr="00614437">
        <w:rPr>
          <w:rFonts w:eastAsia="Times New Roman" w:cs="Times New Roman"/>
          <w:color w:val="252525"/>
          <w:szCs w:val="24"/>
          <w:shd w:val="clear" w:color="auto" w:fill="FFFFFF"/>
        </w:rPr>
        <w:t>The 6LowPAN grants IPv6 address to BLE devices to achieve point to point control through the cloud. The benefit of the solution is making communication straightforward. Because of 6LowPAN, less intermediate devices are needed between remote Cloud and IoT nodes. However, the point to point communication may bring concerns about management and security. Regarding management, a remote device may send a request to get a virtual resource which will depend on one or more edge nodes. For example, a remote request from a house owner is rising the temperature of his or her house to 24c. The request may need to be interpreted as two or more request to all air condition in the house to cool different rooms. In this case, point to point communication is not suitable. Instead, a central controller is required. On the other hand, allow a remote device directly control a node in IoT is not safe. If every personal cloud can maintain a router as a central server to deal with communication with another clo</w:t>
      </w:r>
      <w:r>
        <w:rPr>
          <w:rFonts w:eastAsia="Times New Roman" w:cs="Times New Roman"/>
          <w:color w:val="252525"/>
          <w:szCs w:val="24"/>
          <w:shd w:val="clear" w:color="auto" w:fill="FFFFFF"/>
        </w:rPr>
        <w:t>ud is a far more elegant design</w:t>
      </w:r>
      <w:r w:rsidR="00065689">
        <w:t>.</w:t>
      </w:r>
    </w:p>
    <w:p w14:paraId="4A46871E" w14:textId="77777777" w:rsidR="00472E7E" w:rsidRPr="00472E7E" w:rsidRDefault="00BF72ED" w:rsidP="00177A7C">
      <w:pPr>
        <w:pStyle w:val="Heading3"/>
      </w:pPr>
      <w:bookmarkStart w:id="235" w:name="_Toc441070959"/>
      <w:r w:rsidRPr="00BF72ED">
        <w:lastRenderedPageBreak/>
        <w:t>3.</w:t>
      </w:r>
      <w:r w:rsidR="00DB4A40">
        <w:t>5</w:t>
      </w:r>
      <w:r w:rsidR="00472E7E" w:rsidRPr="00BF72ED">
        <w:t>.3 Classic Bluetooth vs Bluetooth Low Energy</w:t>
      </w:r>
      <w:bookmarkEnd w:id="235"/>
    </w:p>
    <w:p w14:paraId="0EBA549B" w14:textId="77777777" w:rsidR="009161B6" w:rsidRPr="009161B6" w:rsidRDefault="009161B6" w:rsidP="009161B6">
      <w:pPr>
        <w:spacing w:after="0" w:line="360" w:lineRule="auto"/>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Based on above introduction, we can come to the conclusion that Classic Bluetooth and Bluetooth Low Energy target different markets. For Classic Bluetooth, it is a desirable solution when a higher data rate is required, and more power is available. For Bluetooth Low Energy, it is designed for devices with less power than Classic Bluetooth devices. BLE is a better option when small amounts of data need to be transferred frequently. Also, the BLE has some features make it different from other short-range wireless technologies. </w:t>
      </w:r>
    </w:p>
    <w:p w14:paraId="1D4C7575" w14:textId="77777777" w:rsidR="009161B6" w:rsidRPr="009161B6" w:rsidRDefault="009161B6" w:rsidP="009161B6">
      <w:pPr>
        <w:spacing w:after="0" w:line="360" w:lineRule="auto"/>
        <w:rPr>
          <w:rFonts w:eastAsia="Times New Roman" w:cs="Times New Roman"/>
          <w:color w:val="252525"/>
          <w:szCs w:val="24"/>
          <w:shd w:val="clear" w:color="auto" w:fill="FFFFFF"/>
        </w:rPr>
      </w:pPr>
    </w:p>
    <w:p w14:paraId="1942D75B" w14:textId="77777777" w:rsidR="00472E7E" w:rsidRPr="00472E7E" w:rsidRDefault="009161B6" w:rsidP="009161B6">
      <w:pPr>
        <w:spacing w:after="0" w:line="360" w:lineRule="auto"/>
        <w:rPr>
          <w:rFonts w:eastAsia="Times New Roman" w:cs="Times New Roman"/>
          <w:szCs w:val="24"/>
        </w:rPr>
      </w:pPr>
      <w:r w:rsidRPr="009161B6">
        <w:rPr>
          <w:rFonts w:eastAsia="Times New Roman" w:cs="Times New Roman"/>
          <w:color w:val="252525"/>
          <w:szCs w:val="24"/>
          <w:shd w:val="clear" w:color="auto" w:fill="FFFFFF"/>
        </w:rPr>
        <w:t>In the next chapter, the paper will discuss associated protocols which can provide a global view when to design a new protoco</w:t>
      </w:r>
      <w:r>
        <w:rPr>
          <w:rFonts w:eastAsia="Times New Roman" w:cs="Times New Roman"/>
          <w:color w:val="252525"/>
          <w:szCs w:val="24"/>
          <w:shd w:val="clear" w:color="auto" w:fill="FFFFFF"/>
        </w:rPr>
        <w:t>l for the proposed architecture</w:t>
      </w:r>
      <w:r w:rsidR="00472E7E" w:rsidRPr="00472E7E">
        <w:rPr>
          <w:rFonts w:eastAsia="Times New Roman" w:cs="Times New Roman"/>
          <w:color w:val="252525"/>
          <w:szCs w:val="24"/>
          <w:shd w:val="clear" w:color="auto" w:fill="FFFFFF"/>
        </w:rPr>
        <w:t>.</w:t>
      </w:r>
    </w:p>
    <w:p w14:paraId="344C8D55" w14:textId="77777777" w:rsidR="00472E7E" w:rsidRPr="00472E7E" w:rsidRDefault="00472E7E" w:rsidP="00177A7C">
      <w:pPr>
        <w:pStyle w:val="Heading3"/>
      </w:pPr>
      <w:bookmarkStart w:id="236" w:name="_Toc441070960"/>
      <w:r w:rsidRPr="00BF72ED">
        <w:t>3</w:t>
      </w:r>
      <w:r w:rsidR="00BF72ED" w:rsidRPr="00BF72ED">
        <w:t>.</w:t>
      </w:r>
      <w:r w:rsidR="00DB4A40">
        <w:t>5</w:t>
      </w:r>
      <w:r w:rsidRPr="00BF72ED">
        <w:t>.4 Conclusion</w:t>
      </w:r>
      <w:bookmarkEnd w:id="236"/>
    </w:p>
    <w:p w14:paraId="77D6D675"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So far, the BLE is widely adopted in smart devices, which has brought it to an important position in the market. With the adoption of IPv6, it can join in the IoT with less effort. Meanwhile, with more and more extra protocols are developed for it (e.g. beacon). The ecosystem of it will become more and more robust. The latest changes for BLE are IPv6's capability, packet size and security level. Those improvements meet the development of IoT. Developers need Bluetooth become more compatible with existing network and can transfer more data in a more secure way.  With the development of IoT, we should also expect the density of sensors will increase, and the computing power of sensors will increase. </w:t>
      </w:r>
    </w:p>
    <w:p w14:paraId="07EE4BE1" w14:textId="77777777" w:rsidR="009161B6" w:rsidRPr="009161B6" w:rsidRDefault="009161B6" w:rsidP="009161B6">
      <w:pPr>
        <w:rPr>
          <w:rFonts w:eastAsia="Times New Roman" w:cs="Times New Roman"/>
          <w:color w:val="252525"/>
          <w:szCs w:val="24"/>
          <w:shd w:val="clear" w:color="auto" w:fill="FFFFFF"/>
        </w:rPr>
      </w:pPr>
    </w:p>
    <w:p w14:paraId="5BE1B680"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So far, there are two innovation directions for BLE smart device. </w:t>
      </w:r>
    </w:p>
    <w:p w14:paraId="7D233C71" w14:textId="77777777" w:rsidR="009161B6" w:rsidRPr="009161B6" w:rsidRDefault="009161B6" w:rsidP="009161B6">
      <w:pPr>
        <w:rPr>
          <w:rFonts w:eastAsia="Times New Roman" w:cs="Times New Roman"/>
          <w:color w:val="252525"/>
          <w:szCs w:val="24"/>
          <w:shd w:val="clear" w:color="auto" w:fill="FFFFFF"/>
        </w:rPr>
      </w:pPr>
    </w:p>
    <w:p w14:paraId="4BD2A320"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The first direction towards cheaper and simpler. This kind of sensor has simple tasks to collect limited kinds of data. For example, in a large farm land, farmer need to manage temperature and humidity indifferent spot. In this scenario, many sensors will involve in the network. They will constantly report two data to the local hub. In this case, each sensor should be as cheap as possible because of large quantity. </w:t>
      </w:r>
    </w:p>
    <w:p w14:paraId="6AC8E800" w14:textId="77777777" w:rsidR="009161B6" w:rsidRPr="009161B6" w:rsidRDefault="009161B6" w:rsidP="009161B6">
      <w:pPr>
        <w:rPr>
          <w:rFonts w:eastAsia="Times New Roman" w:cs="Times New Roman"/>
          <w:color w:val="252525"/>
          <w:szCs w:val="24"/>
          <w:shd w:val="clear" w:color="auto" w:fill="FFFFFF"/>
        </w:rPr>
      </w:pPr>
    </w:p>
    <w:p w14:paraId="38793EFD"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The other direction is integrating sensors in the smart device, where different kinds of data need to be processed at the same time. Therefore, this kind device is battery constraint and bandwidth constraint. The recent updates of BLE improved its performance in the second scenario. Now, developers are more comfortable to develop a medium size app for integrated sensors in the BLE environment.</w:t>
      </w:r>
    </w:p>
    <w:p w14:paraId="1E723479" w14:textId="77777777" w:rsidR="006D31AC" w:rsidRPr="006D31AC" w:rsidRDefault="009161B6" w:rsidP="009161B6">
      <w:r w:rsidRPr="009161B6">
        <w:rPr>
          <w:rFonts w:eastAsia="Times New Roman" w:cs="Times New Roman"/>
          <w:color w:val="252525"/>
          <w:szCs w:val="24"/>
          <w:shd w:val="clear" w:color="auto" w:fill="FFFFFF"/>
        </w:rPr>
        <w:lastRenderedPageBreak/>
        <w:t>In the next section, I will discuss the CAP theorem which will become a principle throu</w:t>
      </w:r>
      <w:r>
        <w:rPr>
          <w:rFonts w:eastAsia="Times New Roman" w:cs="Times New Roman"/>
          <w:color w:val="252525"/>
          <w:szCs w:val="24"/>
          <w:shd w:val="clear" w:color="auto" w:fill="FFFFFF"/>
        </w:rPr>
        <w:t>ghout design and implementation</w:t>
      </w:r>
      <w:r w:rsidR="006D31AC">
        <w:t>.</w:t>
      </w:r>
    </w:p>
    <w:p w14:paraId="1E53C127" w14:textId="77777777" w:rsidR="00472E7E" w:rsidRPr="00472E7E" w:rsidRDefault="00DB4A40" w:rsidP="00177A7C">
      <w:pPr>
        <w:pStyle w:val="Heading2"/>
      </w:pPr>
      <w:bookmarkStart w:id="237" w:name="_Toc441070961"/>
      <w:r>
        <w:t>3.6</w:t>
      </w:r>
      <w:r w:rsidR="00472E7E" w:rsidRPr="00BF72ED">
        <w:t xml:space="preserve"> CAP Theorem</w:t>
      </w:r>
      <w:bookmarkEnd w:id="237"/>
    </w:p>
    <w:p w14:paraId="0E25BBAE" w14:textId="77777777" w:rsidR="00472E7E" w:rsidRPr="009524DD" w:rsidRDefault="001229A6" w:rsidP="00C57EB0">
      <w:pPr>
        <w:spacing w:after="0" w:line="360" w:lineRule="auto"/>
        <w:rPr>
          <w:rFonts w:eastAsia="Times New Roman" w:cs="Times New Roman"/>
          <w:szCs w:val="24"/>
        </w:rPr>
      </w:pPr>
      <w:r w:rsidRPr="001229A6">
        <w:rPr>
          <w:rFonts w:eastAsia="Times New Roman" w:cs="Times New Roman"/>
          <w:color w:val="252525"/>
          <w:szCs w:val="24"/>
          <w:shd w:val="clear" w:color="auto" w:fill="FFFFFF"/>
        </w:rPr>
        <w:t>The CAP stands for Consistency, Availability, and Partition-tolerance. It is an important concept in any design of a distributed architecture. It was proposed by Brewer in 2000. In 2002, Seth Gilbert and Nancy Lynch proved</w:t>
      </w:r>
      <w:r>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1549958935"/>
          <w:citation/>
        </w:sdtPr>
        <w:sdtContent>
          <w:r w:rsidR="008B5ED2">
            <w:rPr>
              <w:rFonts w:eastAsia="Times New Roman" w:cs="Times New Roman"/>
              <w:color w:val="252525"/>
              <w:szCs w:val="24"/>
              <w:shd w:val="clear" w:color="auto" w:fill="FFFFFF"/>
            </w:rPr>
            <w:fldChar w:fldCharType="begin"/>
          </w:r>
          <w:r w:rsidR="008B5ED2">
            <w:rPr>
              <w:rFonts w:eastAsia="Times New Roman" w:cs="Times New Roman"/>
              <w:color w:val="252525"/>
              <w:szCs w:val="24"/>
              <w:shd w:val="clear" w:color="auto" w:fill="FFFFFF"/>
            </w:rPr>
            <w:instrText xml:space="preserve"> CITATION 18 \l 4105 </w:instrText>
          </w:r>
          <w:r w:rsidR="008B5ED2">
            <w:rPr>
              <w:rFonts w:eastAsia="Times New Roman" w:cs="Times New Roman"/>
              <w:color w:val="252525"/>
              <w:szCs w:val="24"/>
              <w:shd w:val="clear" w:color="auto" w:fill="FFFFFF"/>
            </w:rPr>
            <w:fldChar w:fldCharType="separate"/>
          </w:r>
          <w:r w:rsidR="00071130" w:rsidRPr="00071130">
            <w:rPr>
              <w:rFonts w:eastAsia="Times New Roman" w:cs="Times New Roman"/>
              <w:noProof/>
              <w:color w:val="252525"/>
              <w:szCs w:val="24"/>
              <w:shd w:val="clear" w:color="auto" w:fill="FFFFFF"/>
            </w:rPr>
            <w:t>(Gilbert, S., Lynch, N., 2002)</w:t>
          </w:r>
          <w:r w:rsidR="008B5ED2">
            <w:rPr>
              <w:rFonts w:eastAsia="Times New Roman" w:cs="Times New Roman"/>
              <w:color w:val="252525"/>
              <w:szCs w:val="24"/>
              <w:shd w:val="clear" w:color="auto" w:fill="FFFFFF"/>
            </w:rPr>
            <w:fldChar w:fldCharType="end"/>
          </w:r>
        </w:sdtContent>
      </w:sdt>
      <w:r w:rsidR="008B5ED2">
        <w:rPr>
          <w:rFonts w:eastAsia="Times New Roman" w:cs="Times New Roman"/>
          <w:color w:val="252525"/>
          <w:szCs w:val="24"/>
          <w:shd w:val="clear" w:color="auto" w:fill="FFFFFF"/>
        </w:rPr>
        <w:t xml:space="preserve"> the theorem and pointed out “</w:t>
      </w:r>
      <w:r w:rsidR="008B5ED2">
        <w:t>It is impossible to achieve all three.</w:t>
      </w:r>
      <w:r w:rsidR="008B5ED2">
        <w:rPr>
          <w:rFonts w:eastAsia="Times New Roman" w:cs="Times New Roman"/>
          <w:color w:val="252525"/>
          <w:szCs w:val="24"/>
          <w:shd w:val="clear" w:color="auto" w:fill="FFFFFF"/>
        </w:rPr>
        <w:t xml:space="preserve">” </w:t>
      </w:r>
      <w:r w:rsidR="009524DD">
        <w:rPr>
          <w:rFonts w:cs="Times New Roman"/>
          <w:color w:val="252525"/>
          <w:szCs w:val="24"/>
          <w:shd w:val="clear" w:color="auto" w:fill="FFFFFF"/>
        </w:rPr>
        <w:t>The following are some details</w:t>
      </w:r>
      <w:r w:rsidR="00991DCF">
        <w:rPr>
          <w:rFonts w:cs="Times New Roman"/>
          <w:color w:val="252525"/>
          <w:szCs w:val="24"/>
          <w:shd w:val="clear" w:color="auto" w:fill="FFFFFF"/>
        </w:rPr>
        <w:t>.</w:t>
      </w:r>
    </w:p>
    <w:p w14:paraId="589DB2C3" w14:textId="77777777"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w:t>
      </w:r>
      <w:r w:rsidR="001229A6" w:rsidRPr="001229A6">
        <w:rPr>
          <w:rFonts w:eastAsia="Times New Roman" w:cs="Times New Roman"/>
          <w:color w:val="252525"/>
          <w:szCs w:val="24"/>
          <w:shd w:val="clear" w:color="auto" w:fill="FFFFFF"/>
        </w:rPr>
        <w:t>Consistency means only users an operation of users can only be fully executed or dropped. For example, in a consistency constrained system, a user might get 100 dollars in an account with 50 dollars by sending request multiple times</w:t>
      </w:r>
      <w:r w:rsidRPr="00472E7E">
        <w:rPr>
          <w:rFonts w:eastAsia="Times New Roman" w:cs="Times New Roman"/>
          <w:color w:val="252525"/>
          <w:szCs w:val="24"/>
          <w:shd w:val="clear" w:color="auto" w:fill="FFFFFF"/>
        </w:rPr>
        <w:t>.</w:t>
      </w:r>
    </w:p>
    <w:p w14:paraId="34DFD7A7" w14:textId="77777777"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Availability: </w:t>
      </w:r>
      <w:r w:rsidR="001229A6" w:rsidRPr="001229A6">
        <w:rPr>
          <w:rFonts w:eastAsia="Times New Roman" w:cs="Times New Roman"/>
          <w:color w:val="252525"/>
          <w:szCs w:val="24"/>
          <w:shd w:val="clear" w:color="auto" w:fill="FFFFFF"/>
        </w:rPr>
        <w:t>Availability means a user can be served at any time. For example, in a high availability system, it can be accessed by users at any time even when it is updating or maintaining</w:t>
      </w:r>
      <w:r w:rsidRPr="00472E7E">
        <w:rPr>
          <w:rFonts w:eastAsia="Times New Roman" w:cs="Times New Roman"/>
          <w:color w:val="252525"/>
          <w:szCs w:val="24"/>
          <w:shd w:val="clear" w:color="auto" w:fill="FFFFFF"/>
        </w:rPr>
        <w:t>.</w:t>
      </w:r>
    </w:p>
    <w:p w14:paraId="0A610254" w14:textId="77777777" w:rsidR="00472E7E" w:rsidRPr="00472E7E" w:rsidRDefault="00472E7E" w:rsidP="001229A6">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Partition Tolerance: </w:t>
      </w:r>
      <w:r w:rsidR="001229A6" w:rsidRPr="001229A6">
        <w:rPr>
          <w:rFonts w:eastAsia="Times New Roman" w:cs="Times New Roman"/>
          <w:color w:val="252525"/>
          <w:szCs w:val="24"/>
          <w:shd w:val="clear" w:color="auto" w:fill="FFFFFF"/>
        </w:rPr>
        <w:t>A system with high partition tolerance can still serve users if connections between two nodes are lost</w:t>
      </w:r>
      <w:r w:rsidRPr="00472E7E">
        <w:rPr>
          <w:rFonts w:eastAsia="Times New Roman" w:cs="Times New Roman"/>
          <w:color w:val="252525"/>
          <w:szCs w:val="24"/>
          <w:shd w:val="clear" w:color="auto" w:fill="FFFFFF"/>
        </w:rPr>
        <w:t>.</w:t>
      </w:r>
    </w:p>
    <w:p w14:paraId="46A31021" w14:textId="77777777"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14:paraId="78AEA3FE" w14:textId="77777777" w:rsidR="00472E7E" w:rsidRPr="00472E7E" w:rsidRDefault="0062555D" w:rsidP="00C57EB0">
      <w:pPr>
        <w:spacing w:after="240" w:line="360" w:lineRule="auto"/>
        <w:rPr>
          <w:rFonts w:eastAsia="Times New Roman" w:cs="Times New Roman"/>
          <w:szCs w:val="24"/>
        </w:rPr>
      </w:pPr>
      <w:r w:rsidRPr="0062555D">
        <w:rPr>
          <w:rFonts w:eastAsia="Times New Roman" w:cs="Times New Roman"/>
          <w:color w:val="252525"/>
          <w:szCs w:val="24"/>
          <w:shd w:val="clear" w:color="auto" w:fill="FFFFFF"/>
        </w:rPr>
        <w:t>In the context of PA (Partition Tolerance and availability), the system and database are separated into different nodes to guarantee both Partition Tolerance and availability since data have copies on a different node. Since the whole data assets are available for each node, user can access any data they want when one or more nodes are not available. However, in this scenario, consistency cannot be guaranteed since changes made by the user can</w:t>
      </w:r>
      <w:r>
        <w:rPr>
          <w:rFonts w:eastAsia="Times New Roman" w:cs="Times New Roman"/>
          <w:color w:val="252525"/>
          <w:szCs w:val="24"/>
          <w:shd w:val="clear" w:color="auto" w:fill="FFFFFF"/>
        </w:rPr>
        <w:t xml:space="preserve"> synchronize with the lost node</w:t>
      </w:r>
      <w:r w:rsidR="00472E7E" w:rsidRPr="00472E7E">
        <w:rPr>
          <w:rFonts w:eastAsia="Times New Roman" w:cs="Times New Roman"/>
          <w:color w:val="252525"/>
          <w:szCs w:val="24"/>
          <w:shd w:val="clear" w:color="auto" w:fill="FFFFFF"/>
        </w:rPr>
        <w:t>.</w:t>
      </w:r>
    </w:p>
    <w:p w14:paraId="5ED63797" w14:textId="77777777" w:rsidR="00472E7E" w:rsidRPr="00472E7E" w:rsidRDefault="00472E7E" w:rsidP="00C57EB0">
      <w:pPr>
        <w:spacing w:after="0" w:line="360" w:lineRule="auto"/>
        <w:rPr>
          <w:rFonts w:eastAsia="Times New Roman" w:cs="Times New Roman"/>
          <w:szCs w:val="24"/>
        </w:rPr>
      </w:pPr>
    </w:p>
    <w:p w14:paraId="5B1F807C" w14:textId="77777777" w:rsidR="00472E7E" w:rsidRPr="00472E7E" w:rsidRDefault="00BC68C0" w:rsidP="00C57EB0">
      <w:pPr>
        <w:spacing w:after="240" w:line="360" w:lineRule="auto"/>
        <w:rPr>
          <w:rFonts w:eastAsia="Times New Roman" w:cs="Times New Roman"/>
          <w:szCs w:val="24"/>
        </w:rPr>
      </w:pPr>
      <w:r w:rsidRPr="00BC68C0">
        <w:rPr>
          <w:rFonts w:eastAsia="Times New Roman" w:cs="Times New Roman"/>
          <w:color w:val="252525"/>
          <w:szCs w:val="24"/>
          <w:shd w:val="clear" w:color="auto" w:fill="FFFFFF"/>
        </w:rPr>
        <w:t>In the context of PC (Partition Tolerance and Consistency), if a system’s Consistency is guaranteed while the system needs partition tolerance, the system cannot have high availability since the best scenario is to separate data. When a node lost connection, other nodes can change data without worrying about the issue of inconsistency when the lost node backs to the network. However, in this scenario, users can n</w:t>
      </w:r>
      <w:r>
        <w:rPr>
          <w:rFonts w:eastAsia="Times New Roman" w:cs="Times New Roman"/>
          <w:color w:val="252525"/>
          <w:szCs w:val="24"/>
          <w:shd w:val="clear" w:color="auto" w:fill="FFFFFF"/>
        </w:rPr>
        <w:t>ot access data in the lost node</w:t>
      </w:r>
      <w:r w:rsidR="00472E7E" w:rsidRPr="00472E7E">
        <w:rPr>
          <w:rFonts w:eastAsia="Times New Roman" w:cs="Times New Roman"/>
          <w:color w:val="252525"/>
          <w:szCs w:val="24"/>
          <w:shd w:val="clear" w:color="auto" w:fill="FFFFFF"/>
        </w:rPr>
        <w:t xml:space="preserve">. </w:t>
      </w:r>
    </w:p>
    <w:p w14:paraId="6290ECB6" w14:textId="77777777" w:rsidR="00472E7E" w:rsidRPr="00472E7E" w:rsidRDefault="00472E7E" w:rsidP="00C57EB0">
      <w:pPr>
        <w:spacing w:after="0" w:line="360" w:lineRule="auto"/>
        <w:rPr>
          <w:rFonts w:eastAsia="Times New Roman" w:cs="Times New Roman"/>
          <w:szCs w:val="24"/>
        </w:rPr>
      </w:pPr>
    </w:p>
    <w:p w14:paraId="6CD5EFE2" w14:textId="77777777" w:rsidR="002A5FF2" w:rsidRPr="006D31AC"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architecture aims to guarantee high accessibility.  Even if connection between devices are not available (can </w:t>
      </w:r>
      <w:r w:rsidR="009161B6" w:rsidRPr="009161B6">
        <w:rPr>
          <w:rFonts w:eastAsia="Times New Roman" w:cs="Times New Roman"/>
          <w:color w:val="252525"/>
          <w:szCs w:val="24"/>
          <w:shd w:val="clear" w:color="auto" w:fill="FFFFFF"/>
        </w:rPr>
        <w:t xml:space="preserve">happen </w:t>
      </w:r>
      <w:r w:rsidRPr="00472E7E">
        <w:rPr>
          <w:rFonts w:eastAsia="Times New Roman" w:cs="Times New Roman"/>
          <w:color w:val="252525"/>
          <w:szCs w:val="24"/>
          <w:shd w:val="clear" w:color="auto" w:fill="FFFFFF"/>
        </w:rPr>
        <w:t>at any time for intermittent connectivity), a request should still get a response. Therefore, the system must choose PA as its design principles.</w:t>
      </w:r>
    </w:p>
    <w:p w14:paraId="6660B546" w14:textId="77777777" w:rsidR="002A5FF2" w:rsidRDefault="002A5FF2" w:rsidP="00C57EB0">
      <w:pPr>
        <w:spacing w:after="240" w:line="360" w:lineRule="auto"/>
        <w:rPr>
          <w:rFonts w:eastAsia="Times New Roman" w:cs="Times New Roman"/>
          <w:color w:val="252525"/>
          <w:szCs w:val="24"/>
          <w:shd w:val="clear" w:color="auto" w:fill="FFFFFF"/>
        </w:rPr>
      </w:pPr>
    </w:p>
    <w:p w14:paraId="27172828" w14:textId="77777777" w:rsidR="002A5FF2" w:rsidRDefault="002A5FF2" w:rsidP="00C57EB0">
      <w:pPr>
        <w:spacing w:after="240" w:line="360" w:lineRule="auto"/>
        <w:rPr>
          <w:rFonts w:eastAsia="Times New Roman" w:cs="Times New Roman"/>
          <w:szCs w:val="24"/>
        </w:rPr>
      </w:pPr>
    </w:p>
    <w:p w14:paraId="3E6C4552" w14:textId="77777777" w:rsidR="006E4151" w:rsidRDefault="006E4151" w:rsidP="006E4151">
      <w:pPr>
        <w:pStyle w:val="Caption"/>
      </w:pPr>
    </w:p>
    <w:p w14:paraId="5AAC3CDE" w14:textId="77777777" w:rsidR="006E4151" w:rsidRDefault="006E4151" w:rsidP="006E4151"/>
    <w:p w14:paraId="1CA807F0" w14:textId="77777777" w:rsidR="006E4151" w:rsidRDefault="006E4151" w:rsidP="006E4151">
      <w:pPr>
        <w:pStyle w:val="Caption"/>
      </w:pPr>
    </w:p>
    <w:p w14:paraId="75453C41" w14:textId="77777777" w:rsidR="006E4151" w:rsidRDefault="006E4151" w:rsidP="006E4151"/>
    <w:p w14:paraId="7C25810C" w14:textId="77777777" w:rsidR="006E4151" w:rsidRDefault="006E4151" w:rsidP="006E4151">
      <w:pPr>
        <w:pStyle w:val="Caption"/>
      </w:pPr>
    </w:p>
    <w:p w14:paraId="45D497E1" w14:textId="77777777" w:rsidR="006E4151" w:rsidRDefault="006E4151" w:rsidP="006E4151"/>
    <w:p w14:paraId="07D36995" w14:textId="77777777" w:rsidR="006E4151" w:rsidRDefault="006E4151" w:rsidP="006E4151">
      <w:pPr>
        <w:pStyle w:val="Caption"/>
      </w:pPr>
    </w:p>
    <w:p w14:paraId="5486409C" w14:textId="77777777" w:rsidR="006E4151" w:rsidRDefault="006E4151" w:rsidP="006E4151"/>
    <w:p w14:paraId="3D698573" w14:textId="77777777" w:rsidR="006E4151" w:rsidRDefault="006E4151" w:rsidP="006E4151">
      <w:pPr>
        <w:pStyle w:val="Caption"/>
      </w:pPr>
    </w:p>
    <w:p w14:paraId="14317262" w14:textId="77777777" w:rsidR="006E4151" w:rsidRDefault="006E4151" w:rsidP="006E4151"/>
    <w:p w14:paraId="47FDD8C4" w14:textId="77777777" w:rsidR="006E4151" w:rsidRDefault="006E4151" w:rsidP="006E4151">
      <w:pPr>
        <w:pStyle w:val="Caption"/>
      </w:pPr>
    </w:p>
    <w:p w14:paraId="7071B5C3" w14:textId="77777777" w:rsidR="006E4151" w:rsidRDefault="006E4151" w:rsidP="006E4151"/>
    <w:p w14:paraId="5556DC85" w14:textId="77777777" w:rsidR="006E4151" w:rsidRDefault="006E4151" w:rsidP="006E4151">
      <w:pPr>
        <w:pStyle w:val="Caption"/>
      </w:pPr>
    </w:p>
    <w:p w14:paraId="0056BCB4" w14:textId="77777777" w:rsidR="006E4151" w:rsidRDefault="006E4151" w:rsidP="006E4151"/>
    <w:p w14:paraId="1A91E576" w14:textId="77777777" w:rsidR="006E4151" w:rsidRDefault="006E4151" w:rsidP="006E4151">
      <w:pPr>
        <w:pStyle w:val="Caption"/>
      </w:pPr>
    </w:p>
    <w:p w14:paraId="6A1CAFD1" w14:textId="77777777" w:rsidR="006E4151" w:rsidRPr="006E4151" w:rsidRDefault="006E4151" w:rsidP="006E4151"/>
    <w:p w14:paraId="6991C5DD" w14:textId="77777777" w:rsidR="00472E7E" w:rsidRPr="00472E7E" w:rsidRDefault="00472E7E" w:rsidP="00C57EB0">
      <w:pPr>
        <w:spacing w:after="0" w:line="360" w:lineRule="auto"/>
        <w:rPr>
          <w:rFonts w:eastAsia="Times New Roman" w:cs="Times New Roman"/>
          <w:szCs w:val="24"/>
        </w:rPr>
      </w:pPr>
    </w:p>
    <w:p w14:paraId="186092A5" w14:textId="77777777" w:rsidR="00472E7E" w:rsidRPr="00472E7E" w:rsidRDefault="00472E7E" w:rsidP="001A0673">
      <w:pPr>
        <w:pStyle w:val="Heading1"/>
      </w:pPr>
      <w:bookmarkStart w:id="238" w:name="_Toc441070965"/>
      <w:r w:rsidRPr="00472E7E">
        <w:lastRenderedPageBreak/>
        <w:t>CHAPTER 4</w:t>
      </w:r>
      <w:r w:rsidR="003C7FB5">
        <w:t xml:space="preserve"> </w:t>
      </w:r>
      <w:r w:rsidRPr="00472E7E">
        <w:t>DESIGN AND ARCHITECTURE</w:t>
      </w:r>
      <w:bookmarkEnd w:id="238"/>
    </w:p>
    <w:p w14:paraId="4BE671DF" w14:textId="77777777" w:rsidR="00CC2ECA" w:rsidRPr="00CC2ECA" w:rsidRDefault="00CC2ECA" w:rsidP="00CC2ECA">
      <w:pPr>
        <w:spacing w:after="0" w:line="360" w:lineRule="auto"/>
        <w:rPr>
          <w:rFonts w:eastAsia="Times New Roman" w:cs="Times New Roman"/>
          <w:color w:val="252525"/>
          <w:szCs w:val="24"/>
          <w:shd w:val="clear" w:color="auto" w:fill="FFFFFF"/>
        </w:rPr>
      </w:pPr>
      <w:r w:rsidRPr="00CC2ECA">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14:paraId="62AB5F1C" w14:textId="77777777" w:rsidR="00472E7E" w:rsidRPr="00E25924" w:rsidRDefault="00CC2ECA" w:rsidP="00E76CA9">
      <w:pPr>
        <w:spacing w:after="0" w:line="360" w:lineRule="auto"/>
        <w:rPr>
          <w:color w:val="44546A" w:themeColor="text2"/>
          <w:szCs w:val="18"/>
        </w:rPr>
      </w:pPr>
      <w:r w:rsidRPr="00CC2ECA">
        <w:rPr>
          <w:rFonts w:eastAsia="Times New Roman" w:cs="Times New Roman"/>
          <w:color w:val="252525"/>
          <w:szCs w:val="24"/>
          <w:shd w:val="clear" w:color="auto" w:fill="FFFFFF"/>
        </w:rPr>
        <w:t xml:space="preserve">Currently, implementations of CoAP only support IP based communication which is a natural barrier for WPAN. Technology like BLE (below v4.2) and NFC do not support IP and have their standards to transfer data. However, with the increase of bandwidth in WPAN, the CoAP communication mechanism should be implemented in those technologies for seamless communication. On the other hand, if all WPAN use </w:t>
      </w:r>
      <w:r w:rsidR="007E4E7D" w:rsidRPr="007E4E7D">
        <w:rPr>
          <w:rFonts w:eastAsia="Times New Roman" w:cs="Times New Roman"/>
          <w:color w:val="252525"/>
          <w:szCs w:val="24"/>
          <w:shd w:val="clear" w:color="auto" w:fill="FFFFFF"/>
        </w:rPr>
        <w:t xml:space="preserve">the </w:t>
      </w:r>
      <w:r w:rsidRPr="00CC2ECA">
        <w:rPr>
          <w:rFonts w:eastAsia="Times New Roman" w:cs="Times New Roman"/>
          <w:color w:val="252525"/>
          <w:szCs w:val="24"/>
          <w:shd w:val="clear" w:color="auto" w:fill="FFFFFF"/>
        </w:rPr>
        <w:t xml:space="preserve">same protocol to transfer data, the proxy can easily be integrated. </w:t>
      </w:r>
    </w:p>
    <w:p w14:paraId="636CB2FA" w14:textId="77777777" w:rsidR="00472E7E" w:rsidRPr="00472E7E" w:rsidRDefault="00472E7E" w:rsidP="00C57EB0">
      <w:pPr>
        <w:spacing w:after="0" w:line="360" w:lineRule="auto"/>
        <w:rPr>
          <w:rFonts w:eastAsia="Times New Roman" w:cs="Times New Roman"/>
          <w:szCs w:val="24"/>
        </w:rPr>
      </w:pPr>
    </w:p>
    <w:p w14:paraId="5C1AF9A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remaining section of the chapter, we will introduce our solution: CoAPNonIP architecture.  </w:t>
      </w:r>
    </w:p>
    <w:p w14:paraId="11E998C0" w14:textId="77777777" w:rsidR="00472E7E" w:rsidRPr="00472E7E" w:rsidRDefault="00472E7E" w:rsidP="00C57EB0">
      <w:pPr>
        <w:spacing w:after="0" w:line="360" w:lineRule="auto"/>
        <w:rPr>
          <w:rFonts w:eastAsia="Times New Roman" w:cs="Times New Roman"/>
          <w:szCs w:val="24"/>
        </w:rPr>
      </w:pPr>
    </w:p>
    <w:p w14:paraId="4995BFFD" w14:textId="77777777" w:rsidR="00472E7E" w:rsidRPr="00472E7E" w:rsidRDefault="005A4DF6"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As shown below, </w:t>
      </w:r>
      <w:r w:rsidR="003B3112" w:rsidRPr="00472E7E">
        <w:rPr>
          <w:rFonts w:eastAsia="Times New Roman" w:cs="Times New Roman"/>
          <w:color w:val="252525"/>
          <w:szCs w:val="24"/>
          <w:shd w:val="clear" w:color="auto" w:fill="FFFFFF"/>
        </w:rPr>
        <w:t>the</w:t>
      </w:r>
      <w:r w:rsidR="00472E7E" w:rsidRPr="00472E7E">
        <w:rPr>
          <w:rFonts w:eastAsia="Times New Roman" w:cs="Times New Roman"/>
          <w:color w:val="252525"/>
          <w:szCs w:val="24"/>
          <w:shd w:val="clear" w:color="auto" w:fill="FFFFFF"/>
        </w:rPr>
        <w:t xml:space="preserve"> proposed CoAPNonIP architecture consists of </w:t>
      </w:r>
      <w:r w:rsidR="007E4E7D">
        <w:rPr>
          <w:rFonts w:eastAsia="Times New Roman" w:cs="Times New Roman"/>
          <w:color w:val="252525"/>
          <w:szCs w:val="24"/>
          <w:shd w:val="clear" w:color="auto" w:fill="FFFFFF"/>
        </w:rPr>
        <w:t>a</w:t>
      </w:r>
      <w:r w:rsidR="008677A4">
        <w:rPr>
          <w:rFonts w:eastAsia="Times New Roman" w:cs="Times New Roman"/>
          <w:color w:val="252525"/>
          <w:szCs w:val="24"/>
          <w:shd w:val="clear" w:color="auto" w:fill="FFFFFF"/>
        </w:rPr>
        <w:t>n</w:t>
      </w:r>
      <w:r w:rsidR="007E4E7D">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application layer and </w:t>
      </w:r>
      <w:r w:rsidR="007E4E7D">
        <w:rPr>
          <w:rFonts w:eastAsia="Times New Roman" w:cs="Times New Roman"/>
          <w:color w:val="252525"/>
          <w:szCs w:val="24"/>
          <w:shd w:val="clear" w:color="auto" w:fill="FFFFFF"/>
        </w:rPr>
        <w:t xml:space="preserve">a </w:t>
      </w:r>
      <w:r w:rsidR="00472E7E" w:rsidRPr="00472E7E">
        <w:rPr>
          <w:rFonts w:eastAsia="Times New Roman" w:cs="Times New Roman"/>
          <w:color w:val="252525"/>
          <w:szCs w:val="24"/>
          <w:shd w:val="clear" w:color="auto" w:fill="FFFFFF"/>
        </w:rPr>
        <w:t xml:space="preserve">network layer. The Application Layer focus on message management and message </w:t>
      </w:r>
      <w:r w:rsidR="007E4E7D" w:rsidRPr="007E4E7D">
        <w:rPr>
          <w:rFonts w:eastAsia="Times New Roman" w:cs="Times New Roman"/>
          <w:color w:val="252525"/>
          <w:szCs w:val="24"/>
          <w:shd w:val="clear" w:color="auto" w:fill="FFFFFF"/>
        </w:rPr>
        <w:t>delivery</w:t>
      </w:r>
      <w:r w:rsidR="00472E7E" w:rsidRPr="00472E7E">
        <w:rPr>
          <w:rFonts w:eastAsia="Times New Roman" w:cs="Times New Roman"/>
          <w:color w:val="252525"/>
          <w:szCs w:val="24"/>
          <w:shd w:val="clear" w:color="auto" w:fill="FFFFFF"/>
        </w:rPr>
        <w:t xml:space="preserve">. </w:t>
      </w:r>
    </w:p>
    <w:p w14:paraId="10F31645" w14:textId="77777777" w:rsidR="00472E7E" w:rsidRPr="00472E7E" w:rsidRDefault="00472E7E" w:rsidP="00C57EB0">
      <w:pPr>
        <w:spacing w:after="0" w:line="360" w:lineRule="auto"/>
        <w:rPr>
          <w:rFonts w:eastAsia="Times New Roman" w:cs="Times New Roman"/>
          <w:szCs w:val="24"/>
        </w:rPr>
      </w:pPr>
    </w:p>
    <w:p w14:paraId="58AA01DF" w14:textId="77777777" w:rsidR="00472E7E" w:rsidRDefault="00472E7E" w:rsidP="00177A7C">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43512DAC" wp14:editId="1C51FA4D">
            <wp:extent cx="4267200" cy="1379220"/>
            <wp:effectExtent l="0" t="0" r="0" b="0"/>
            <wp:docPr id="9" name="Picture 9"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14:paraId="0D16B9AE" w14:textId="77777777" w:rsidR="009B7AA6" w:rsidRPr="000D49C9" w:rsidRDefault="009B7AA6" w:rsidP="009B7AA6">
      <w:pPr>
        <w:pStyle w:val="Caption"/>
      </w:pPr>
      <w:r w:rsidRPr="00DC396F">
        <w:rPr>
          <w:color w:val="0D0D0D" w:themeColor="text1" w:themeTint="F2"/>
        </w:rPr>
        <w:t xml:space="preserve">Figure </w:t>
      </w:r>
      <w:r>
        <w:rPr>
          <w:color w:val="0D0D0D" w:themeColor="text1" w:themeTint="F2"/>
        </w:rPr>
        <w:t>4.</w:t>
      </w:r>
      <w:r w:rsidR="005F1D73">
        <w:rPr>
          <w:color w:val="0D0D0D" w:themeColor="text1" w:themeTint="F2"/>
        </w:rPr>
        <w:t>1</w:t>
      </w:r>
      <w:r w:rsidR="009B0A0D">
        <w:rPr>
          <w:color w:val="0D0D0D" w:themeColor="text1" w:themeTint="F2"/>
        </w:rPr>
        <w:t xml:space="preserve"> Layers of proposed architecture</w:t>
      </w:r>
    </w:p>
    <w:p w14:paraId="3BDE10BE" w14:textId="77777777" w:rsidR="009B7AA6" w:rsidRPr="009B7AA6" w:rsidRDefault="009B7AA6" w:rsidP="009B7AA6">
      <w:pPr>
        <w:pStyle w:val="Caption"/>
      </w:pPr>
    </w:p>
    <w:p w14:paraId="51351C45" w14:textId="77777777" w:rsidR="00472E7E" w:rsidRPr="00472E7E" w:rsidRDefault="00472E7E" w:rsidP="00177A7C">
      <w:pPr>
        <w:pStyle w:val="Heading2"/>
      </w:pPr>
      <w:bookmarkStart w:id="239" w:name="_Toc441070966"/>
      <w:r w:rsidRPr="003C7FB5">
        <w:t>4.1 Application layer</w:t>
      </w:r>
      <w:bookmarkEnd w:id="239"/>
    </w:p>
    <w:p w14:paraId="7D8A555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Since the aim of the project is to support CoAP protocol in NonIP based environment, </w:t>
      </w:r>
      <w:r w:rsidR="00705FD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application layer to manage data and provide a user friendly interface for CoAP developers. </w:t>
      </w:r>
    </w:p>
    <w:p w14:paraId="3EF8AF04" w14:textId="77777777" w:rsidR="00472E7E" w:rsidRPr="00472E7E" w:rsidRDefault="00472E7E" w:rsidP="00C57EB0">
      <w:pPr>
        <w:spacing w:after="0" w:line="360" w:lineRule="auto"/>
        <w:rPr>
          <w:rFonts w:eastAsia="Times New Roman" w:cs="Times New Roman"/>
          <w:szCs w:val="24"/>
        </w:rPr>
      </w:pPr>
    </w:p>
    <w:p w14:paraId="655F0025" w14:textId="77777777" w:rsid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FFC1525" wp14:editId="54C3F69F">
            <wp:extent cx="5113020" cy="1691640"/>
            <wp:effectExtent l="0" t="0" r="0" b="3810"/>
            <wp:docPr id="10" name="Picture 10"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14:paraId="08958787" w14:textId="77777777" w:rsidR="009B0A0D" w:rsidRPr="009B0A0D" w:rsidRDefault="009B0A0D" w:rsidP="009B0A0D">
      <w:pPr>
        <w:pStyle w:val="Caption"/>
      </w:pPr>
      <w:r w:rsidRPr="00DC396F">
        <w:rPr>
          <w:color w:val="0D0D0D" w:themeColor="text1" w:themeTint="F2"/>
        </w:rPr>
        <w:t xml:space="preserve">Figure </w:t>
      </w:r>
      <w:r>
        <w:rPr>
          <w:color w:val="0D0D0D" w:themeColor="text1" w:themeTint="F2"/>
        </w:rPr>
        <w:t>4.</w:t>
      </w:r>
      <w:r w:rsidR="005F1D73">
        <w:rPr>
          <w:color w:val="0D0D0D" w:themeColor="text1" w:themeTint="F2"/>
        </w:rPr>
        <w:t>2</w:t>
      </w:r>
      <w:r>
        <w:rPr>
          <w:color w:val="0D0D0D" w:themeColor="text1" w:themeTint="F2"/>
        </w:rPr>
        <w:t xml:space="preserve"> Layers of proposed architecture</w:t>
      </w:r>
    </w:p>
    <w:p w14:paraId="6B7CF1B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in order to grant capability of supporting different protocols of </w:t>
      </w:r>
      <w:r w:rsidRPr="00472E7E">
        <w:rPr>
          <w:rFonts w:eastAsia="Times New Roman" w:cs="Times New Roman"/>
          <w:color w:val="222222"/>
          <w:szCs w:val="24"/>
          <w:shd w:val="clear" w:color="auto" w:fill="FFFFFF"/>
        </w:rPr>
        <w:t>WPAN (wireless personal area network)</w:t>
      </w:r>
      <w:r w:rsidRPr="00472E7E">
        <w:rPr>
          <w:rFonts w:eastAsia="Times New Roman" w:cs="Times New Roman"/>
          <w:color w:val="252525"/>
          <w:szCs w:val="24"/>
          <w:shd w:val="clear" w:color="auto" w:fill="FFFFFF"/>
        </w:rPr>
        <w:t xml:space="preserve"> the architecture and provide a robust management mechanism, we 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 application layer.  The process component aims to provide queue management for send and receive messages. The communication layer aims to provide common interface for message delivery between process component and network layer. </w:t>
      </w:r>
    </w:p>
    <w:p w14:paraId="33524270" w14:textId="77777777" w:rsidR="00472E7E" w:rsidRPr="00472E7E" w:rsidRDefault="00472E7E" w:rsidP="00177A7C">
      <w:pPr>
        <w:pStyle w:val="Heading3"/>
      </w:pPr>
      <w:bookmarkStart w:id="240" w:name="_Toc441070967"/>
      <w:r w:rsidRPr="003C7FB5">
        <w:t>4.1.1 Process component</w:t>
      </w:r>
      <w:bookmarkEnd w:id="240"/>
    </w:p>
    <w:p w14:paraId="75CBA2D1" w14:textId="77777777" w:rsidR="00472E7E" w:rsidRPr="00472E7E" w:rsidRDefault="00332E94" w:rsidP="00C57EB0">
      <w:pPr>
        <w:spacing w:after="0" w:line="360" w:lineRule="auto"/>
        <w:rPr>
          <w:rFonts w:eastAsia="Times New Roman" w:cs="Times New Roman"/>
          <w:szCs w:val="24"/>
        </w:rPr>
      </w:pPr>
      <w:r w:rsidRPr="00332E94">
        <w:rPr>
          <w:rFonts w:eastAsia="Times New Roman" w:cs="Times New Roman"/>
          <w:color w:val="252525"/>
          <w:szCs w:val="24"/>
          <w:shd w:val="clear" w:color="auto" w:fill="FFFFFF"/>
        </w:rPr>
        <w:t>Process component aims to provide message management hub where message queue and cache are implemented to improve performances. In the process component, there are some important concepts</w:t>
      </w:r>
      <w:r w:rsidR="00472E7E" w:rsidRPr="00472E7E">
        <w:rPr>
          <w:rFonts w:eastAsia="Times New Roman" w:cs="Times New Roman"/>
          <w:color w:val="252525"/>
          <w:szCs w:val="24"/>
          <w:shd w:val="clear" w:color="auto" w:fill="FFFFFF"/>
        </w:rPr>
        <w:t xml:space="preserve">. </w:t>
      </w:r>
    </w:p>
    <w:p w14:paraId="20322DDB"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Receiver: </w:t>
      </w:r>
      <w:r w:rsidR="00332E94" w:rsidRPr="00332E94">
        <w:rPr>
          <w:rFonts w:eastAsia="Times New Roman" w:cs="Times New Roman"/>
          <w:color w:val="252525"/>
          <w:szCs w:val="24"/>
          <w:shd w:val="clear" w:color="auto" w:fill="FFFFFF"/>
        </w:rPr>
        <w:t>Receiver is the access point of received data</w:t>
      </w:r>
      <w:r w:rsidRPr="00472E7E">
        <w:rPr>
          <w:rFonts w:eastAsia="Times New Roman" w:cs="Times New Roman"/>
          <w:color w:val="252525"/>
          <w:szCs w:val="24"/>
          <w:shd w:val="clear" w:color="auto" w:fill="FFFFFF"/>
        </w:rPr>
        <w:t>.</w:t>
      </w:r>
    </w:p>
    <w:p w14:paraId="4015DCD6"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Sender: </w:t>
      </w:r>
      <w:r w:rsidR="00332E94" w:rsidRPr="00332E94">
        <w:rPr>
          <w:rFonts w:eastAsia="Times New Roman" w:cs="Times New Roman"/>
          <w:color w:val="252525"/>
          <w:szCs w:val="24"/>
          <w:shd w:val="clear" w:color="auto" w:fill="FFFFFF"/>
        </w:rPr>
        <w:t>Sender is the place to convert objects to a byte array and send to the network layer. It consists of multiple threads to handle CoAP messages</w:t>
      </w:r>
      <w:r w:rsidRPr="00472E7E">
        <w:rPr>
          <w:rFonts w:eastAsia="Times New Roman" w:cs="Times New Roman"/>
          <w:color w:val="252525"/>
          <w:szCs w:val="24"/>
          <w:shd w:val="clear" w:color="auto" w:fill="FFFFFF"/>
        </w:rPr>
        <w:t>.</w:t>
      </w:r>
    </w:p>
    <w:p w14:paraId="21C5D303"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Processors: </w:t>
      </w:r>
      <w:r w:rsidR="00332E94" w:rsidRPr="00332E94">
        <w:rPr>
          <w:rFonts w:eastAsia="Times New Roman" w:cs="Times New Roman"/>
          <w:color w:val="252525"/>
          <w:szCs w:val="24"/>
          <w:shd w:val="clear" w:color="auto" w:fill="FFFFFF"/>
        </w:rPr>
        <w:t>The processors consist of multiple threads where specific CoAP request can be processed in a predefined way</w:t>
      </w:r>
      <w:r w:rsidRPr="00472E7E">
        <w:rPr>
          <w:rFonts w:eastAsia="Times New Roman" w:cs="Times New Roman"/>
          <w:color w:val="252525"/>
          <w:szCs w:val="24"/>
          <w:shd w:val="clear" w:color="auto" w:fill="FFFFFF"/>
        </w:rPr>
        <w:t>.</w:t>
      </w:r>
    </w:p>
    <w:p w14:paraId="3D3CE8B1"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w:t>
      </w:r>
      <w:r w:rsidR="00332E94" w:rsidRPr="00332E94">
        <w:rPr>
          <w:rFonts w:eastAsia="Times New Roman" w:cs="Times New Roman"/>
          <w:color w:val="252525"/>
          <w:szCs w:val="24"/>
          <w:shd w:val="clear" w:color="auto" w:fill="FFFFFF"/>
        </w:rPr>
        <w:t>Resource is a concept in CoAP. It represents an available data at server side. A resource management tool is provided in the application layer</w:t>
      </w:r>
      <w:r w:rsidRPr="00472E7E">
        <w:rPr>
          <w:rFonts w:eastAsia="Times New Roman" w:cs="Times New Roman"/>
          <w:color w:val="252525"/>
          <w:szCs w:val="24"/>
          <w:shd w:val="clear" w:color="auto" w:fill="FFFFFF"/>
        </w:rPr>
        <w:t>.</w:t>
      </w:r>
    </w:p>
    <w:p w14:paraId="64B79688"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Callback Map: </w:t>
      </w:r>
      <w:r w:rsidR="00332E94" w:rsidRPr="00332E94">
        <w:rPr>
          <w:rFonts w:eastAsia="Times New Roman" w:cs="Times New Roman"/>
          <w:color w:val="252525"/>
          <w:szCs w:val="24"/>
          <w:shd w:val="clear" w:color="auto" w:fill="FFFFFF"/>
        </w:rPr>
        <w:t>When user tries to send a request, he or she can specify a customized callback function to handle responses to the request which will be registered in a callback map for management</w:t>
      </w:r>
      <w:r w:rsidRPr="00472E7E">
        <w:rPr>
          <w:rFonts w:eastAsia="Times New Roman" w:cs="Times New Roman"/>
          <w:color w:val="252525"/>
          <w:szCs w:val="24"/>
          <w:shd w:val="clear" w:color="auto" w:fill="FFFFFF"/>
        </w:rPr>
        <w:t>.</w:t>
      </w:r>
    </w:p>
    <w:p w14:paraId="7216BD24"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Default Receive Handler: </w:t>
      </w:r>
      <w:r w:rsidR="00332E94" w:rsidRPr="00332E94">
        <w:rPr>
          <w:rFonts w:eastAsia="Times New Roman" w:cs="Times New Roman"/>
          <w:color w:val="252525"/>
          <w:szCs w:val="24"/>
          <w:shd w:val="clear" w:color="auto" w:fill="FFFFFF"/>
        </w:rPr>
        <w:t>If user not specifies a callback function for a request message. A default response handler will be triggered when a response of the request come</w:t>
      </w:r>
      <w:r w:rsidRPr="00472E7E">
        <w:rPr>
          <w:rFonts w:eastAsia="Times New Roman" w:cs="Times New Roman"/>
          <w:color w:val="252525"/>
          <w:szCs w:val="24"/>
          <w:shd w:val="clear" w:color="auto" w:fill="FFFFFF"/>
        </w:rPr>
        <w:t>.</w:t>
      </w:r>
    </w:p>
    <w:p w14:paraId="6D62F0D5" w14:textId="77777777" w:rsidR="00472E7E" w:rsidRPr="00472E7E" w:rsidRDefault="00472E7E" w:rsidP="00C57EB0">
      <w:pPr>
        <w:spacing w:after="0" w:line="360" w:lineRule="auto"/>
        <w:rPr>
          <w:rFonts w:eastAsia="Times New Roman" w:cs="Times New Roman"/>
          <w:szCs w:val="24"/>
        </w:rPr>
      </w:pPr>
    </w:p>
    <w:p w14:paraId="07BE04CF" w14:textId="77777777" w:rsidR="00472E7E" w:rsidRPr="00472E7E" w:rsidRDefault="00332E94" w:rsidP="00C57EB0">
      <w:pPr>
        <w:spacing w:after="0" w:line="360" w:lineRule="auto"/>
        <w:rPr>
          <w:rFonts w:eastAsia="Times New Roman" w:cs="Times New Roman"/>
          <w:szCs w:val="24"/>
        </w:rPr>
      </w:pPr>
      <w:r w:rsidRPr="00332E94">
        <w:rPr>
          <w:rFonts w:eastAsia="Times New Roman" w:cs="Times New Roman"/>
          <w:color w:val="252525"/>
          <w:szCs w:val="24"/>
          <w:shd w:val="clear" w:color="auto" w:fill="FFFFFF"/>
        </w:rPr>
        <w:t>The main task of process component is managing resources and handling messages. To increase the capability of the system, we grant the architecture the ability to define multiple threads to process data. In detail, Users can define one or more processors to process received data and one or more senders to send data to lower layer</w:t>
      </w:r>
      <w:r w:rsidR="00472E7E" w:rsidRPr="00472E7E">
        <w:rPr>
          <w:rFonts w:eastAsia="Times New Roman" w:cs="Times New Roman"/>
          <w:color w:val="252525"/>
          <w:szCs w:val="24"/>
          <w:shd w:val="clear" w:color="auto" w:fill="FFFFFF"/>
        </w:rPr>
        <w:t xml:space="preserve">. </w:t>
      </w:r>
    </w:p>
    <w:p w14:paraId="1FCB1C31" w14:textId="77777777" w:rsidR="00472E7E" w:rsidRPr="00472E7E" w:rsidRDefault="00472E7E" w:rsidP="00C57EB0">
      <w:pPr>
        <w:spacing w:after="0" w:line="360" w:lineRule="auto"/>
        <w:rPr>
          <w:rFonts w:eastAsia="Times New Roman" w:cs="Times New Roman"/>
          <w:szCs w:val="24"/>
        </w:rPr>
      </w:pPr>
    </w:p>
    <w:p w14:paraId="4E0556F8" w14:textId="77777777" w:rsidR="00472E7E" w:rsidRDefault="009B0A0D" w:rsidP="00C57EB0">
      <w:pPr>
        <w:spacing w:after="0" w:line="360" w:lineRule="auto"/>
        <w:rPr>
          <w:rFonts w:eastAsia="Times New Roman" w:cs="Times New Roman"/>
          <w:szCs w:val="24"/>
        </w:rPr>
      </w:pPr>
      <w:r>
        <w:rPr>
          <w:noProof/>
        </w:rPr>
        <w:drawing>
          <wp:inline distT="0" distB="0" distL="0" distR="0" wp14:anchorId="7CD904DB" wp14:editId="2C9C3042">
            <wp:extent cx="594360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14:paraId="3DE659C3" w14:textId="77777777" w:rsidR="009B0A0D" w:rsidRPr="000D49C9" w:rsidRDefault="009B0A0D" w:rsidP="009B0A0D">
      <w:pPr>
        <w:pStyle w:val="Caption"/>
      </w:pPr>
      <w:r w:rsidRPr="00DC396F">
        <w:rPr>
          <w:color w:val="0D0D0D" w:themeColor="text1" w:themeTint="F2"/>
        </w:rPr>
        <w:t xml:space="preserve">Figure </w:t>
      </w:r>
      <w:r>
        <w:rPr>
          <w:color w:val="0D0D0D" w:themeColor="text1" w:themeTint="F2"/>
        </w:rPr>
        <w:t>4.</w:t>
      </w:r>
      <w:r w:rsidR="005F1D73">
        <w:rPr>
          <w:color w:val="0D0D0D" w:themeColor="text1" w:themeTint="F2"/>
        </w:rPr>
        <w:t>3</w:t>
      </w:r>
      <w:r>
        <w:rPr>
          <w:color w:val="0D0D0D" w:themeColor="text1" w:themeTint="F2"/>
        </w:rPr>
        <w:t xml:space="preserve"> Process component flowchart</w:t>
      </w:r>
    </w:p>
    <w:p w14:paraId="490E565F" w14:textId="77777777" w:rsidR="009B0A0D" w:rsidRPr="009B0A0D" w:rsidRDefault="009B0A0D" w:rsidP="009B0A0D">
      <w:pPr>
        <w:pStyle w:val="Caption"/>
      </w:pPr>
    </w:p>
    <w:p w14:paraId="46144DC2" w14:textId="77777777" w:rsidR="00472E7E" w:rsidRPr="00472E7E" w:rsidRDefault="00AC40A8" w:rsidP="00C57EB0">
      <w:pPr>
        <w:spacing w:after="0" w:line="360" w:lineRule="auto"/>
        <w:rPr>
          <w:rFonts w:eastAsia="Times New Roman" w:cs="Times New Roman"/>
          <w:szCs w:val="24"/>
        </w:rPr>
      </w:pPr>
      <w:r w:rsidRPr="00AC40A8">
        <w:rPr>
          <w:rFonts w:eastAsia="Times New Roman" w:cs="Times New Roman"/>
          <w:color w:val="252525"/>
          <w:szCs w:val="24"/>
          <w:shd w:val="clear" w:color="auto" w:fill="FFFFFF"/>
        </w:rPr>
        <w:t>As shown above, there are three important roles in application layer: Receiver, Processors, and Senders. When a receiver gets messages from the lower network layer, it will trigger a callback which may be defined by a user or the default one. If it needs to process the received message, it will run a dispatcher to decide in which processor to process the data. After processing the data, a response may need to send through Senders. Then, the message will be pushed into a</w:t>
      </w:r>
      <w:r>
        <w:rPr>
          <w:rFonts w:eastAsia="Times New Roman" w:cs="Times New Roman"/>
          <w:color w:val="252525"/>
          <w:szCs w:val="24"/>
          <w:shd w:val="clear" w:color="auto" w:fill="FFFFFF"/>
        </w:rPr>
        <w:t xml:space="preserve"> sender thread to send the data</w:t>
      </w:r>
      <w:r w:rsidR="00472E7E" w:rsidRPr="00472E7E">
        <w:rPr>
          <w:rFonts w:eastAsia="Times New Roman" w:cs="Times New Roman"/>
          <w:color w:val="252525"/>
          <w:szCs w:val="24"/>
          <w:shd w:val="clear" w:color="auto" w:fill="FFFFFF"/>
        </w:rPr>
        <w:t>.</w:t>
      </w:r>
    </w:p>
    <w:p w14:paraId="13F7DDC0" w14:textId="77777777" w:rsidR="003C7FB5" w:rsidRDefault="00472E7E" w:rsidP="00177A7C">
      <w:pPr>
        <w:pStyle w:val="Heading3"/>
      </w:pPr>
      <w:bookmarkStart w:id="241" w:name="_Toc441070968"/>
      <w:r w:rsidRPr="003C7FB5">
        <w:lastRenderedPageBreak/>
        <w:t>4.1.2 Communication component</w:t>
      </w:r>
      <w:bookmarkEnd w:id="241"/>
    </w:p>
    <w:p w14:paraId="2702D32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Message receive and send in process component are based on function calls at communication component. The communication component implemented a general interface where following actions are defined. </w:t>
      </w:r>
    </w:p>
    <w:p w14:paraId="326B9F84" w14:textId="77777777" w:rsidR="00472E7E" w:rsidRPr="00472E7E" w:rsidRDefault="00472E7E" w:rsidP="00C57EB0">
      <w:pPr>
        <w:spacing w:after="0" w:line="360" w:lineRule="auto"/>
        <w:rPr>
          <w:rFonts w:eastAsia="Times New Roman" w:cs="Times New Roman"/>
          <w:szCs w:val="24"/>
        </w:rPr>
      </w:pPr>
    </w:p>
    <w:p w14:paraId="65D359B3"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Broadcast: </w:t>
      </w:r>
      <w:r w:rsidR="00830ED6" w:rsidRPr="00830ED6">
        <w:rPr>
          <w:rFonts w:eastAsia="Times New Roman" w:cs="Times New Roman"/>
          <w:color w:val="252525"/>
          <w:szCs w:val="24"/>
          <w:shd w:val="clear" w:color="auto" w:fill="FFFFFF"/>
        </w:rPr>
        <w:t>As a server (group owner) in wireless p2p communication, a device needs to broadcast itself to make sure other devices can find it. In this state, we say the device is discoverable. Regarding BLE’s implementation, the broadcast method will try to advertise itself as a BLE advertiser. If any connection is created, it shifts to a BLE peripheral device</w:t>
      </w:r>
      <w:r w:rsidRPr="00472E7E">
        <w:rPr>
          <w:rFonts w:eastAsia="Times New Roman" w:cs="Times New Roman"/>
          <w:color w:val="252525"/>
          <w:szCs w:val="24"/>
          <w:shd w:val="clear" w:color="auto" w:fill="FFFFFF"/>
        </w:rPr>
        <w:t>.</w:t>
      </w:r>
    </w:p>
    <w:p w14:paraId="7825248E"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w:t>
      </w:r>
      <w:r w:rsidR="00830ED6" w:rsidRPr="00830ED6">
        <w:rPr>
          <w:rFonts w:eastAsia="Times New Roman" w:cs="Times New Roman"/>
          <w:color w:val="252525"/>
          <w:szCs w:val="24"/>
          <w:shd w:val="clear" w:color="auto" w:fill="FFFFFF"/>
        </w:rPr>
        <w:t>If a device plays the role of client, it needs to search nearby broadcast signals to find other nodes. Regarding BLE’s implementation, the method will trigger a search operation. If a searcher finds a broadcaster and creates a connection with it, the searcher becomes a central device</w:t>
      </w:r>
      <w:r w:rsidRPr="00472E7E">
        <w:rPr>
          <w:rFonts w:eastAsia="Times New Roman" w:cs="Times New Roman"/>
          <w:color w:val="252525"/>
          <w:szCs w:val="24"/>
          <w:shd w:val="clear" w:color="auto" w:fill="FFFFFF"/>
        </w:rPr>
        <w:t>.  </w:t>
      </w:r>
    </w:p>
    <w:p w14:paraId="43F85771" w14:textId="77777777" w:rsidR="00472E7E" w:rsidRPr="00472E7E" w:rsidRDefault="00472E7E" w:rsidP="00F60F4A">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w:t>
      </w:r>
      <w:r w:rsidR="00830ED6" w:rsidRPr="00830ED6">
        <w:t xml:space="preserve"> </w:t>
      </w:r>
      <w:r w:rsidR="00830ED6" w:rsidRPr="00830ED6">
        <w:rPr>
          <w:rFonts w:eastAsia="Times New Roman" w:cs="Times New Roman"/>
          <w:color w:val="252525"/>
          <w:szCs w:val="24"/>
          <w:shd w:val="clear" w:color="auto" w:fill="FFFFFF"/>
        </w:rPr>
        <w:t xml:space="preserve">A node </w:t>
      </w:r>
      <w:r w:rsidR="00F60F4A" w:rsidRPr="00F60F4A">
        <w:rPr>
          <w:rFonts w:eastAsia="Times New Roman" w:cs="Times New Roman"/>
          <w:color w:val="252525"/>
          <w:szCs w:val="24"/>
          <w:shd w:val="clear" w:color="auto" w:fill="FFFFFF"/>
        </w:rPr>
        <w:t xml:space="preserve">needs </w:t>
      </w:r>
      <w:r w:rsidR="00830ED6" w:rsidRPr="00830ED6">
        <w:rPr>
          <w:rFonts w:eastAsia="Times New Roman" w:cs="Times New Roman"/>
          <w:color w:val="252525"/>
          <w:szCs w:val="24"/>
          <w:shd w:val="clear" w:color="auto" w:fill="FFFFFF"/>
        </w:rPr>
        <w:t>to know available devices in its network to decide destinations of a message. Regarding BLE’s implementation, the method will return all connected devices</w:t>
      </w:r>
      <w:r w:rsidRPr="00472E7E">
        <w:rPr>
          <w:rFonts w:eastAsia="Times New Roman" w:cs="Times New Roman"/>
          <w:color w:val="252525"/>
          <w:szCs w:val="24"/>
          <w:shd w:val="clear" w:color="auto" w:fill="FFFFFF"/>
        </w:rPr>
        <w:t>.</w:t>
      </w:r>
    </w:p>
    <w:p w14:paraId="293F6DA2"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w:t>
      </w:r>
      <w:r w:rsidR="00830ED6" w:rsidRPr="00830ED6">
        <w:rPr>
          <w:rFonts w:eastAsia="Times New Roman" w:cs="Times New Roman"/>
          <w:color w:val="252525"/>
          <w:szCs w:val="24"/>
          <w:shd w:val="clear" w:color="auto" w:fill="FFFFFF"/>
        </w:rPr>
        <w:t>Every node can send data to one or multiple target devices. Regarding BLE’s implementation, the method will deliver destinations and byte array of a message to network layer for further process</w:t>
      </w:r>
      <w:r w:rsidRPr="00472E7E">
        <w:rPr>
          <w:rFonts w:eastAsia="Times New Roman" w:cs="Times New Roman"/>
          <w:color w:val="252525"/>
          <w:szCs w:val="24"/>
          <w:shd w:val="clear" w:color="auto" w:fill="FFFFFF"/>
        </w:rPr>
        <w:t>.</w:t>
      </w:r>
    </w:p>
    <w:p w14:paraId="015DA2B1"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 Data: </w:t>
      </w:r>
      <w:r w:rsidR="00830ED6" w:rsidRPr="00830ED6">
        <w:rPr>
          <w:rFonts w:eastAsia="Times New Roman" w:cs="Times New Roman"/>
          <w:color w:val="252525"/>
          <w:szCs w:val="24"/>
          <w:shd w:val="clear" w:color="auto" w:fill="FFFFFF"/>
        </w:rPr>
        <w:t>Every node needs to receive data from remote devices. Regarding BLE’s implementation, the method will receive data through call back function</w:t>
      </w:r>
      <w:r w:rsidR="00BC39A3">
        <w:rPr>
          <w:rFonts w:eastAsia="Times New Roman" w:cs="Times New Roman"/>
          <w:color w:val="252525"/>
          <w:szCs w:val="24"/>
          <w:shd w:val="clear" w:color="auto" w:fill="FFFFFF"/>
        </w:rPr>
        <w:t>.</w:t>
      </w:r>
    </w:p>
    <w:p w14:paraId="003714AE" w14:textId="77777777" w:rsidR="00472E7E" w:rsidRPr="00472E7E" w:rsidRDefault="00472E7E" w:rsidP="00C57EB0">
      <w:pPr>
        <w:spacing w:after="0" w:line="360" w:lineRule="auto"/>
        <w:rPr>
          <w:rFonts w:eastAsia="Times New Roman" w:cs="Times New Roman"/>
          <w:szCs w:val="24"/>
        </w:rPr>
      </w:pPr>
    </w:p>
    <w:p w14:paraId="5C21096A" w14:textId="77777777" w:rsidR="00472E7E" w:rsidRPr="00472E7E" w:rsidRDefault="00830ED6" w:rsidP="00177A7C">
      <w:pPr>
        <w:spacing w:after="0" w:line="360" w:lineRule="auto"/>
        <w:rPr>
          <w:rFonts w:eastAsia="Times New Roman" w:cs="Times New Roman"/>
          <w:szCs w:val="24"/>
        </w:rPr>
      </w:pPr>
      <w:r w:rsidRPr="00830ED6">
        <w:rPr>
          <w:rFonts w:eastAsia="Times New Roman" w:cs="Times New Roman"/>
          <w:color w:val="252525"/>
          <w:szCs w:val="24"/>
          <w:shd w:val="clear" w:color="auto" w:fill="FFFFFF"/>
        </w:rPr>
        <w:t>The communication component will be implemented according to the technology used at the network layer, which grants the architecture’s reusability. Meanwhile, since the interface only consists of five functi</w:t>
      </w:r>
      <w:r>
        <w:rPr>
          <w:rFonts w:eastAsia="Times New Roman" w:cs="Times New Roman"/>
          <w:color w:val="252525"/>
          <w:szCs w:val="24"/>
          <w:shd w:val="clear" w:color="auto" w:fill="FFFFFF"/>
        </w:rPr>
        <w:t>ons, it guarantees low coupling</w:t>
      </w:r>
      <w:r w:rsidR="00472E7E" w:rsidRPr="00472E7E">
        <w:rPr>
          <w:rFonts w:eastAsia="Times New Roman" w:cs="Times New Roman"/>
          <w:color w:val="252525"/>
          <w:szCs w:val="24"/>
          <w:shd w:val="clear" w:color="auto" w:fill="FFFFFF"/>
        </w:rPr>
        <w:t>.</w:t>
      </w:r>
    </w:p>
    <w:p w14:paraId="7A73014E" w14:textId="77777777" w:rsidR="003C7FB5" w:rsidRDefault="00472E7E" w:rsidP="00177A7C">
      <w:pPr>
        <w:pStyle w:val="Heading3"/>
      </w:pPr>
      <w:bookmarkStart w:id="242" w:name="_Toc441070969"/>
      <w:r w:rsidRPr="003C7FB5">
        <w:t>4.1.3 Conclusion</w:t>
      </w:r>
      <w:bookmarkEnd w:id="242"/>
      <w:r w:rsidRPr="003C7FB5">
        <w:t xml:space="preserve"> </w:t>
      </w:r>
    </w:p>
    <w:p w14:paraId="290600F4" w14:textId="77777777" w:rsidR="000B4A52" w:rsidRP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From descriptions above we know that the application layer consists of two layers. The process component proposed a multiple thread mechanism to manage messages.  It grants more capacity </w:t>
      </w:r>
      <w:r w:rsidRPr="000B4A52">
        <w:rPr>
          <w:rFonts w:eastAsia="Times New Roman" w:cs="Times New Roman"/>
          <w:color w:val="252525"/>
          <w:szCs w:val="24"/>
          <w:shd w:val="clear" w:color="auto" w:fill="FFFFFF"/>
        </w:rPr>
        <w:lastRenderedPageBreak/>
        <w:t xml:space="preserve">to the whole solution. Meanwhile, by supporting default handler and customized handler, it defines a standard procedure to handle CoAP message. </w:t>
      </w:r>
    </w:p>
    <w:p w14:paraId="665F4E9B" w14:textId="77777777" w:rsidR="000B4A52" w:rsidRPr="000B4A52" w:rsidRDefault="000B4A52" w:rsidP="000B4A52">
      <w:pPr>
        <w:spacing w:after="0" w:line="360" w:lineRule="auto"/>
        <w:rPr>
          <w:rFonts w:eastAsia="Times New Roman" w:cs="Times New Roman"/>
          <w:color w:val="252525"/>
          <w:szCs w:val="24"/>
          <w:shd w:val="clear" w:color="auto" w:fill="FFFFFF"/>
        </w:rPr>
      </w:pPr>
    </w:p>
    <w:p w14:paraId="71577276" w14:textId="77777777" w:rsidR="000B4A52" w:rsidRP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The communication component defines an interface for five common functions. For different technologies, there are different ways to implement those functions. However, the define of those functions set standard actions for communication. In practice, based on those five basic function, developers can customize more action to meet a specific requirement. In this way, this component provides great flexibility as well as set basic rules to programs.</w:t>
      </w:r>
    </w:p>
    <w:p w14:paraId="42CF171F" w14:textId="77777777" w:rsidR="00472E7E"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To sum up, the application layer introduces two layers to handle messages, support multiple communication technologie</w:t>
      </w:r>
      <w:r>
        <w:rPr>
          <w:rFonts w:eastAsia="Times New Roman" w:cs="Times New Roman"/>
          <w:color w:val="252525"/>
          <w:szCs w:val="24"/>
          <w:shd w:val="clear" w:color="auto" w:fill="FFFFFF"/>
        </w:rPr>
        <w:t>s and provide the capability</w:t>
      </w:r>
      <w:r w:rsidR="00472E7E" w:rsidRPr="00472E7E">
        <w:rPr>
          <w:rFonts w:eastAsia="Times New Roman" w:cs="Times New Roman"/>
          <w:color w:val="252525"/>
          <w:szCs w:val="24"/>
          <w:shd w:val="clear" w:color="auto" w:fill="FFFFFF"/>
        </w:rPr>
        <w:t>.</w:t>
      </w:r>
    </w:p>
    <w:p w14:paraId="1DB6DCA7" w14:textId="77777777" w:rsidR="00535A4E" w:rsidRPr="00535A4E" w:rsidRDefault="00535A4E" w:rsidP="00535A4E">
      <w:pPr>
        <w:pStyle w:val="Caption"/>
      </w:pPr>
    </w:p>
    <w:p w14:paraId="0B3BA4B9" w14:textId="77777777" w:rsidR="00472E7E" w:rsidRPr="00472E7E" w:rsidRDefault="00472E7E" w:rsidP="00177A7C">
      <w:pPr>
        <w:pStyle w:val="Heading2"/>
      </w:pPr>
      <w:bookmarkStart w:id="243" w:name="_Toc441070970"/>
      <w:r w:rsidRPr="003C7FB5">
        <w:t>4.2 Network layer</w:t>
      </w:r>
      <w:bookmarkEnd w:id="243"/>
    </w:p>
    <w:p w14:paraId="0A2B0D93"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30B47501"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In the proposed architecture, the network layer is the underlying component for communication. </w:t>
      </w:r>
    </w:p>
    <w:p w14:paraId="15F96E79"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main task of network layer gets data from a remote device or upper layer, process message, deliver processed data to remote device or upper layer. For different protocols, it can be implemented in different ways. </w:t>
      </w:r>
    </w:p>
    <w:p w14:paraId="1D0FD9E5"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0426FA0A"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hint="eastAsia"/>
          <w:color w:val="252525"/>
          <w:szCs w:val="24"/>
          <w:shd w:val="clear" w:color="auto" w:fill="FFFFFF"/>
        </w:rPr>
        <w:t>Under the context of BLE</w:t>
      </w:r>
      <w:r w:rsidRPr="008F166F">
        <w:rPr>
          <w:rFonts w:ascii="宋体" w:eastAsia="宋体" w:hAnsi="宋体" w:cs="宋体" w:hint="eastAsia"/>
          <w:color w:val="252525"/>
          <w:szCs w:val="24"/>
          <w:shd w:val="clear" w:color="auto" w:fill="FFFFFF"/>
        </w:rPr>
        <w:t>，</w:t>
      </w:r>
      <w:r w:rsidRPr="008F166F">
        <w:rPr>
          <w:rFonts w:eastAsia="Times New Roman" w:cs="Times New Roman" w:hint="eastAsia"/>
          <w:color w:val="252525"/>
          <w:szCs w:val="24"/>
          <w:shd w:val="clear" w:color="auto" w:fill="FFFFFF"/>
        </w:rPr>
        <w:t>we create a micro service will run at background. It receives messages from an upper layer and chop message into multiple 20-bytes packets. Meanwhile, it retrieves data from remote devices, assemble them into CoAP message and deliv</w:t>
      </w:r>
      <w:r w:rsidRPr="008F166F">
        <w:rPr>
          <w:rFonts w:eastAsia="Times New Roman" w:cs="Times New Roman"/>
          <w:color w:val="252525"/>
          <w:szCs w:val="24"/>
          <w:shd w:val="clear" w:color="auto" w:fill="FFFFFF"/>
        </w:rPr>
        <w:t>er those message into the upper layer.</w:t>
      </w:r>
    </w:p>
    <w:p w14:paraId="66530EEC"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1B7063E8"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There are two roles in communication: Server is the device who advertise itself to create a connection. The client is the device who search devices to create a connection. Communication between the application layer and the network layer is achieved through message broadcast. </w:t>
      </w:r>
    </w:p>
    <w:p w14:paraId="41B56B89"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At the application level, a developer can define one or more instance to handle messages, which may happen in a different position of a program or different applications.</w:t>
      </w:r>
    </w:p>
    <w:p w14:paraId="67EB3FB5"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network layer logic of a device can be implemented in a server service or client service. If a device decides to search other devices’ signals, it will start a client service. Otherwise, it will </w:t>
      </w:r>
      <w:r w:rsidRPr="008F166F">
        <w:rPr>
          <w:rFonts w:eastAsia="Times New Roman" w:cs="Times New Roman"/>
          <w:color w:val="252525"/>
          <w:szCs w:val="24"/>
          <w:shd w:val="clear" w:color="auto" w:fill="FFFFFF"/>
        </w:rPr>
        <w:lastRenderedPageBreak/>
        <w:t>broadcast itself through server service. Since the communication between network layer and application layer is through broadcast, network layer can support multiple instances of the application layer, which multiple apps can share the service of the network layer.</w:t>
      </w:r>
    </w:p>
    <w:p w14:paraId="46F7F3E5"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31547CAC"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If the device plays a role as a server, it will create a thread to loop message queue for send out a message and an instance to receive callback functions. Meanwhile, it will define two characteristics for receive and send data respectively. Those characteristics will be accessible by clients through advertisement. </w:t>
      </w:r>
    </w:p>
    <w:p w14:paraId="113F9C38"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5058B9A1" w14:textId="77777777" w:rsidR="003C7FB5"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On the other hand, if a device decides to play a role as a client, it will try to search nearby server. If a new server is available, it will try to create a connection with the server. Therefore, a client service needs to maintain one or more callback instances and send thread. In the following section we will discuss the structure of client </w:t>
      </w:r>
      <w:r>
        <w:rPr>
          <w:rFonts w:eastAsia="Times New Roman" w:cs="Times New Roman"/>
          <w:color w:val="252525"/>
          <w:szCs w:val="24"/>
          <w:shd w:val="clear" w:color="auto" w:fill="FFFFFF"/>
        </w:rPr>
        <w:t>side and server side in details</w:t>
      </w:r>
      <w:r w:rsidR="00472E7E" w:rsidRPr="00472E7E">
        <w:rPr>
          <w:rFonts w:eastAsia="Times New Roman" w:cs="Times New Roman"/>
          <w:color w:val="252525"/>
          <w:szCs w:val="24"/>
          <w:shd w:val="clear" w:color="auto" w:fill="FFFFFF"/>
        </w:rPr>
        <w:t>.</w:t>
      </w:r>
    </w:p>
    <w:p w14:paraId="76D6328C" w14:textId="77777777" w:rsidR="00535A4E" w:rsidRDefault="00535A4E" w:rsidP="00535A4E">
      <w:pPr>
        <w:pStyle w:val="Caption"/>
      </w:pPr>
    </w:p>
    <w:p w14:paraId="125E15A1" w14:textId="77777777" w:rsidR="00535A4E" w:rsidRDefault="00535A4E" w:rsidP="00535A4E"/>
    <w:p w14:paraId="3E708333" w14:textId="77777777" w:rsidR="00535A4E" w:rsidRPr="00535A4E" w:rsidRDefault="00535A4E" w:rsidP="00535A4E">
      <w:pPr>
        <w:pStyle w:val="Caption"/>
      </w:pPr>
    </w:p>
    <w:p w14:paraId="7D6620D4" w14:textId="77777777" w:rsidR="003C7FB5" w:rsidRDefault="00472E7E" w:rsidP="00177A7C">
      <w:pPr>
        <w:pStyle w:val="Heading2"/>
      </w:pPr>
      <w:bookmarkStart w:id="244" w:name="_Toc441070971"/>
      <w:r w:rsidRPr="003C7FB5">
        <w:t>4.3 Communication Mechanism</w:t>
      </w:r>
      <w:bookmarkEnd w:id="244"/>
    </w:p>
    <w:p w14:paraId="52065508" w14:textId="77777777" w:rsidR="00472E7E" w:rsidRPr="00472E7E" w:rsidRDefault="00932497" w:rsidP="00C57EB0">
      <w:pPr>
        <w:spacing w:after="0" w:line="360" w:lineRule="auto"/>
        <w:rPr>
          <w:rFonts w:eastAsia="Times New Roman" w:cs="Times New Roman"/>
          <w:szCs w:val="24"/>
        </w:rPr>
      </w:pPr>
      <w:r w:rsidRPr="00932497">
        <w:rPr>
          <w:rFonts w:eastAsia="Times New Roman" w:cs="Times New Roman"/>
          <w:color w:val="252525"/>
          <w:szCs w:val="24"/>
          <w:shd w:val="clear" w:color="auto" w:fill="FFFFFF"/>
        </w:rPr>
        <w:t>As introduced in the literature review section, the BLE is not a stream based communication technology. Instead, a BLE connection is open and close periodically. Messages only send out in short time frames when connection are available. There are two ways to send a message in BLE: One is to send a message sequentially, which will wait for a signal from a remote device before send the next message. The other is send message none sequentially where messages are sending without wait response from the remote device. In the proposed architecture, we send and receive message sequentially. The following chart shows how BLE client and ser</w:t>
      </w:r>
      <w:r>
        <w:rPr>
          <w:rFonts w:eastAsia="Times New Roman" w:cs="Times New Roman"/>
          <w:color w:val="252525"/>
          <w:szCs w:val="24"/>
          <w:shd w:val="clear" w:color="auto" w:fill="FFFFFF"/>
        </w:rPr>
        <w:t>ver communicate with each other</w:t>
      </w:r>
      <w:r w:rsidR="00472E7E" w:rsidRPr="00472E7E">
        <w:rPr>
          <w:rFonts w:eastAsia="Times New Roman" w:cs="Times New Roman"/>
          <w:color w:val="252525"/>
          <w:szCs w:val="24"/>
          <w:shd w:val="clear" w:color="auto" w:fill="FFFFFF"/>
        </w:rPr>
        <w:t>.</w:t>
      </w:r>
    </w:p>
    <w:p w14:paraId="57F90306" w14:textId="77777777" w:rsidR="00472E7E" w:rsidRDefault="00036358" w:rsidP="009E64C2">
      <w:pPr>
        <w:spacing w:after="0" w:line="360" w:lineRule="auto"/>
        <w:jc w:val="center"/>
        <w:rPr>
          <w:rFonts w:eastAsia="Times New Roman" w:cs="Times New Roman"/>
          <w:szCs w:val="24"/>
        </w:rPr>
      </w:pPr>
      <w:r>
        <w:rPr>
          <w:noProof/>
        </w:rPr>
        <w:lastRenderedPageBreak/>
        <w:drawing>
          <wp:inline distT="0" distB="0" distL="0" distR="0" wp14:anchorId="7EF420A0" wp14:editId="7694935B">
            <wp:extent cx="5591175" cy="3876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175" cy="3876675"/>
                    </a:xfrm>
                    <a:prstGeom prst="rect">
                      <a:avLst/>
                    </a:prstGeom>
                  </pic:spPr>
                </pic:pic>
              </a:graphicData>
            </a:graphic>
          </wp:inline>
        </w:drawing>
      </w:r>
    </w:p>
    <w:p w14:paraId="06F5E555" w14:textId="77777777" w:rsidR="00E734B5" w:rsidRPr="00E734B5" w:rsidRDefault="003821D0" w:rsidP="00E734B5">
      <w:pPr>
        <w:pStyle w:val="Caption"/>
        <w:rPr>
          <w:color w:val="0D0D0D" w:themeColor="text1" w:themeTint="F2"/>
        </w:rPr>
      </w:pPr>
      <w:r w:rsidRPr="00DC396F">
        <w:rPr>
          <w:color w:val="0D0D0D" w:themeColor="text1" w:themeTint="F2"/>
        </w:rPr>
        <w:t xml:space="preserve">Figure </w:t>
      </w:r>
      <w:r>
        <w:rPr>
          <w:color w:val="0D0D0D" w:themeColor="text1" w:themeTint="F2"/>
        </w:rPr>
        <w:t>4.</w:t>
      </w:r>
      <w:r w:rsidR="005F1D73">
        <w:rPr>
          <w:color w:val="0D0D0D" w:themeColor="text1" w:themeTint="F2"/>
        </w:rPr>
        <w:t>4</w:t>
      </w:r>
      <w:r>
        <w:rPr>
          <w:color w:val="0D0D0D" w:themeColor="text1" w:themeTint="F2"/>
        </w:rPr>
        <w:t xml:space="preserve"> Communication mechanism</w:t>
      </w:r>
    </w:p>
    <w:p w14:paraId="226BB3CA" w14:textId="77777777" w:rsidR="00472E7E" w:rsidRPr="00472E7E" w:rsidRDefault="00754FF6" w:rsidP="00C57EB0">
      <w:pPr>
        <w:spacing w:after="0" w:line="360" w:lineRule="auto"/>
        <w:rPr>
          <w:rFonts w:eastAsia="Times New Roman" w:cs="Times New Roman"/>
          <w:szCs w:val="24"/>
        </w:rPr>
      </w:pPr>
      <w:r w:rsidRPr="00754FF6">
        <w:rPr>
          <w:rFonts w:eastAsia="Times New Roman" w:cs="Times New Roman"/>
          <w:color w:val="252525"/>
          <w:szCs w:val="24"/>
          <w:shd w:val="clear" w:color="auto" w:fill="FFFFFF"/>
        </w:rPr>
        <w:t>As shown above, once a connection between devices is created, the client side will send one or more announcement to the server side. Meanwhile, the server side will also send an announcement to the client. Through either announcement, destination device can get app id and user id of the source device, which makes destination device can filter messages. Once announcement information exchanged, client side can write characteristics at server side to send a message. Meanwhile, server side can send a message t</w:t>
      </w:r>
      <w:r>
        <w:rPr>
          <w:rFonts w:eastAsia="Times New Roman" w:cs="Times New Roman"/>
          <w:color w:val="252525"/>
          <w:szCs w:val="24"/>
          <w:shd w:val="clear" w:color="auto" w:fill="FFFFFF"/>
        </w:rPr>
        <w:t>o the client through indication</w:t>
      </w:r>
      <w:r w:rsidR="00472E7E" w:rsidRPr="00472E7E">
        <w:rPr>
          <w:rFonts w:eastAsia="Times New Roman" w:cs="Times New Roman"/>
          <w:color w:val="252525"/>
          <w:szCs w:val="24"/>
          <w:shd w:val="clear" w:color="auto" w:fill="FFFFFF"/>
        </w:rPr>
        <w:t>.</w:t>
      </w:r>
    </w:p>
    <w:p w14:paraId="18DD11EB" w14:textId="77777777" w:rsidR="00472E7E" w:rsidRPr="00472E7E" w:rsidRDefault="00472E7E" w:rsidP="00C57EB0">
      <w:pPr>
        <w:spacing w:after="0" w:line="360" w:lineRule="auto"/>
        <w:rPr>
          <w:rFonts w:eastAsia="Times New Roman" w:cs="Times New Roman"/>
          <w:szCs w:val="24"/>
        </w:rPr>
      </w:pPr>
    </w:p>
    <w:p w14:paraId="74052D6C" w14:textId="77777777" w:rsidR="00472E7E" w:rsidRPr="00472E7E" w:rsidRDefault="008545D8" w:rsidP="00C57EB0">
      <w:pPr>
        <w:spacing w:after="0" w:line="360" w:lineRule="auto"/>
        <w:rPr>
          <w:rFonts w:eastAsia="Times New Roman" w:cs="Times New Roman"/>
          <w:szCs w:val="24"/>
        </w:rPr>
      </w:pPr>
      <w:r w:rsidRPr="008545D8">
        <w:rPr>
          <w:rFonts w:eastAsia="Times New Roman" w:cs="Times New Roman"/>
          <w:color w:val="252525"/>
          <w:szCs w:val="24"/>
          <w:shd w:val="clear" w:color="auto" w:fill="FFFFFF"/>
        </w:rPr>
        <w:t>I introduced announcement as a “shake hands” mechanism before communication. Unlike AppID and UserID in normal messages, AppID and UserID in an announcement are values of the source device. In this way, before sending any information both sides can know roles of the remote device. On the other hand, AppID and UserID in normal messages are values of the target device. Since the architecture uses AppID and UserID fields in two different ways, it can overcome the chaos of message received at the server side as well as act like unique ID to filter mess</w:t>
      </w:r>
      <w:r>
        <w:rPr>
          <w:rFonts w:eastAsia="Times New Roman" w:cs="Times New Roman"/>
          <w:color w:val="252525"/>
          <w:szCs w:val="24"/>
          <w:shd w:val="clear" w:color="auto" w:fill="FFFFFF"/>
        </w:rPr>
        <w:t>ages for different applications</w:t>
      </w:r>
      <w:r w:rsidR="00472E7E" w:rsidRPr="00472E7E">
        <w:rPr>
          <w:rFonts w:eastAsia="Times New Roman" w:cs="Times New Roman"/>
          <w:color w:val="252525"/>
          <w:szCs w:val="24"/>
          <w:shd w:val="clear" w:color="auto" w:fill="FFFFFF"/>
        </w:rPr>
        <w:t>.</w:t>
      </w:r>
    </w:p>
    <w:p w14:paraId="05AC8C43" w14:textId="77777777" w:rsidR="00472E7E" w:rsidRPr="00472E7E" w:rsidRDefault="00472E7E" w:rsidP="00C57EB0">
      <w:pPr>
        <w:spacing w:after="0" w:line="360" w:lineRule="auto"/>
        <w:rPr>
          <w:rFonts w:eastAsia="Times New Roman" w:cs="Times New Roman"/>
          <w:szCs w:val="24"/>
        </w:rPr>
      </w:pPr>
    </w:p>
    <w:p w14:paraId="478D9BEA" w14:textId="77777777" w:rsidR="00472E7E" w:rsidRPr="00472E7E" w:rsidRDefault="008545D8" w:rsidP="00177A7C">
      <w:pPr>
        <w:spacing w:after="0" w:line="360" w:lineRule="auto"/>
        <w:rPr>
          <w:rFonts w:eastAsia="Times New Roman" w:cs="Times New Roman"/>
          <w:szCs w:val="24"/>
        </w:rPr>
      </w:pPr>
      <w:r w:rsidRPr="008545D8">
        <w:rPr>
          <w:rFonts w:eastAsia="Times New Roman" w:cs="Times New Roman"/>
          <w:color w:val="252525"/>
          <w:szCs w:val="24"/>
          <w:shd w:val="clear" w:color="auto" w:fill="FFFFFF"/>
        </w:rPr>
        <w:lastRenderedPageBreak/>
        <w:t>The proposed communication is based on two characteristics’ operations: InCharacteristic and OutCharacteristic.To provide reliable data transfer, every request from one device to another need to wait for a reply before sending the next message packet. As explained above, data communication between two BLE devices is based on data change in characteristic. So the proposed architecture taking advantages of the architecture by using two characters to send and receive messages for a BLE server. One the other hand, the architecture expects messages in the communication channel are sequential by waiting return signals of characteristics write request to make sure sealed CoAP message pieces can be assembled at destina</w:t>
      </w:r>
      <w:r>
        <w:rPr>
          <w:rFonts w:eastAsia="Times New Roman" w:cs="Times New Roman"/>
          <w:color w:val="252525"/>
          <w:szCs w:val="24"/>
          <w:shd w:val="clear" w:color="auto" w:fill="FFFFFF"/>
        </w:rPr>
        <w:t>tion</w:t>
      </w:r>
      <w:r w:rsidR="00472E7E" w:rsidRPr="00472E7E">
        <w:rPr>
          <w:rFonts w:eastAsia="Times New Roman" w:cs="Times New Roman"/>
          <w:color w:val="252525"/>
          <w:szCs w:val="24"/>
          <w:shd w:val="clear" w:color="auto" w:fill="FFFFFF"/>
        </w:rPr>
        <w:t>.</w:t>
      </w:r>
    </w:p>
    <w:p w14:paraId="1EA334FB" w14:textId="77777777" w:rsidR="003C7FB5" w:rsidRDefault="00472E7E" w:rsidP="00177A7C">
      <w:pPr>
        <w:pStyle w:val="Heading2"/>
      </w:pPr>
      <w:bookmarkStart w:id="245" w:name="_Toc441070972"/>
      <w:r w:rsidRPr="003C7FB5">
        <w:t>4.4 Packet Format</w:t>
      </w:r>
      <w:bookmarkEnd w:id="245"/>
    </w:p>
    <w:p w14:paraId="763433E8"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As shown below, in the proposed architecture, we designed a protocol based on the 20-bytes size of a BLE message.  The protocol consists of two parts: 4-bytes header and 16-bytes payload. </w:t>
      </w:r>
    </w:p>
    <w:p w14:paraId="4BB84A5C"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The first 2 bits of a packet indicates the type of it. Currently, there are three types available: announcement, continue packet and end packet. 11 is reserved for future use. Announcement message is a special type of message which only has 4-bytes header. It is used to let another device which user and app are sending the request. 01 indicates a packet is a continued packet, and the service should expect more packet to assemble a CoAP message.</w:t>
      </w:r>
    </w:p>
    <w:p w14:paraId="780987A8"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The following 14 bits are application ID where numbers are used to indicate which app are sending the request. The arrange of the number is from 1 to 16383. </w:t>
      </w:r>
    </w:p>
    <w:p w14:paraId="20A628E0"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After AppID, the UserID is used to indicate w</w:t>
      </w:r>
      <w:r>
        <w:rPr>
          <w:rFonts w:eastAsia="Times New Roman" w:cs="Times New Roman"/>
          <w:color w:val="252525"/>
          <w:szCs w:val="24"/>
          <w:shd w:val="clear" w:color="auto" w:fill="FFFFFF"/>
        </w:rPr>
        <w:t>h</w:t>
      </w:r>
      <w:r w:rsidRPr="007676F3">
        <w:rPr>
          <w:rFonts w:eastAsia="Times New Roman" w:cs="Times New Roman"/>
          <w:color w:val="252525"/>
          <w:szCs w:val="24"/>
          <w:shd w:val="clear" w:color="auto" w:fill="FFFFFF"/>
        </w:rPr>
        <w:t xml:space="preserve">ich user are sending data.  The arrange of it is from 1 to 65535. </w:t>
      </w:r>
    </w:p>
    <w:p w14:paraId="217AE222" w14:textId="77777777" w:rsidR="00472E7E" w:rsidRPr="00472E7E" w:rsidRDefault="007676F3" w:rsidP="007676F3">
      <w:pPr>
        <w:spacing w:after="240" w:line="360" w:lineRule="auto"/>
        <w:rPr>
          <w:rFonts w:eastAsia="Times New Roman" w:cs="Times New Roman"/>
          <w:szCs w:val="24"/>
        </w:rPr>
      </w:pPr>
      <w:r w:rsidRPr="007676F3">
        <w:rPr>
          <w:rFonts w:eastAsia="Times New Roman" w:cs="Times New Roman"/>
          <w:color w:val="252525"/>
          <w:szCs w:val="24"/>
          <w:shd w:val="clear" w:color="auto" w:fill="FFFFFF"/>
        </w:rPr>
        <w:t>So far, we use first 4-bytes of a packet as a header. Therefore, we still have 16 bytes as payload to carry messages. Since CoAP message also has a 4-bytes header, the actual payload of a CoAP message in each packet is 12 bytes.</w:t>
      </w:r>
    </w:p>
    <w:p w14:paraId="0241F425"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CE6065D" wp14:editId="5F8F04CF">
            <wp:extent cx="5280660" cy="1813560"/>
            <wp:effectExtent l="0" t="0" r="0" b="0"/>
            <wp:docPr id="15" name="Picture 15"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14:paraId="373FCEFD" w14:textId="77777777" w:rsidR="00472E7E" w:rsidRPr="00472E7E" w:rsidRDefault="005C4220" w:rsidP="00177A7C">
      <w:pPr>
        <w:spacing w:after="0" w:line="360" w:lineRule="auto"/>
        <w:jc w:val="center"/>
        <w:rPr>
          <w:rFonts w:eastAsia="Times New Roman" w:cs="Times New Roman"/>
          <w:szCs w:val="24"/>
        </w:rPr>
      </w:pPr>
      <w:r>
        <w:rPr>
          <w:rFonts w:eastAsia="Times New Roman" w:cs="Times New Roman"/>
          <w:color w:val="252525"/>
          <w:szCs w:val="24"/>
          <w:shd w:val="clear" w:color="auto" w:fill="FFFFFF"/>
        </w:rPr>
        <w:t>Figure 4.</w:t>
      </w:r>
      <w:r w:rsidR="005F1D73">
        <w:rPr>
          <w:rFonts w:eastAsia="Times New Roman" w:cs="Times New Roman"/>
          <w:color w:val="252525"/>
          <w:szCs w:val="24"/>
          <w:shd w:val="clear" w:color="auto" w:fill="FFFFFF"/>
        </w:rPr>
        <w:t>5</w:t>
      </w:r>
      <w:r w:rsidR="00472E7E" w:rsidRPr="00472E7E">
        <w:rPr>
          <w:rFonts w:eastAsia="Times New Roman" w:cs="Times New Roman"/>
          <w:color w:val="252525"/>
          <w:szCs w:val="24"/>
          <w:shd w:val="clear" w:color="auto" w:fill="FFFFFF"/>
        </w:rPr>
        <w:t>: Packet Structure</w:t>
      </w:r>
    </w:p>
    <w:p w14:paraId="25F48573" w14:textId="77777777" w:rsidR="00472E7E" w:rsidRPr="00472E7E" w:rsidRDefault="00472E7E" w:rsidP="00177A7C">
      <w:pPr>
        <w:pStyle w:val="Heading2"/>
      </w:pPr>
      <w:bookmarkStart w:id="246" w:name="_Toc441070973"/>
      <w:r w:rsidRPr="003C7FB5">
        <w:t>4.5 Virtual Resource</w:t>
      </w:r>
      <w:bookmarkEnd w:id="246"/>
    </w:p>
    <w:p w14:paraId="30B04679" w14:textId="77777777" w:rsidR="007676F3" w:rsidRPr="007676F3" w:rsidRDefault="007676F3" w:rsidP="007676F3">
      <w:pPr>
        <w:spacing w:after="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In standard CoAP protocol, all request and response are based on a resource on a device. In this scenario, resources are binding on one device. However, in many cases, the one mechanism needs to gather same data from different devices for minimum errors of sensors. Moreover, the data collect behavior may have a timeout property to guarantee performance. Since more and more cheap sensors are available in the market, we can safely say this need will increase. </w:t>
      </w:r>
    </w:p>
    <w:p w14:paraId="758C648C" w14:textId="77777777" w:rsidR="00472E7E" w:rsidRPr="00472E7E" w:rsidRDefault="007676F3" w:rsidP="007676F3">
      <w:pPr>
        <w:spacing w:after="0" w:line="360" w:lineRule="auto"/>
        <w:rPr>
          <w:rFonts w:eastAsia="Times New Roman" w:cs="Times New Roman"/>
          <w:szCs w:val="24"/>
        </w:rPr>
      </w:pPr>
      <w:r w:rsidRPr="007676F3">
        <w:rPr>
          <w:rFonts w:eastAsia="Times New Roman" w:cs="Times New Roman"/>
          <w:color w:val="252525"/>
          <w:szCs w:val="24"/>
          <w:shd w:val="clear" w:color="auto" w:fill="FFFFFF"/>
        </w:rPr>
        <w:t xml:space="preserve">In the proposed architecture, we implemented a virtual resource mechanism to </w:t>
      </w:r>
      <w:r>
        <w:rPr>
          <w:rFonts w:eastAsia="Times New Roman" w:cs="Times New Roman"/>
          <w:color w:val="252525"/>
          <w:szCs w:val="24"/>
          <w:shd w:val="clear" w:color="auto" w:fill="FFFFFF"/>
        </w:rPr>
        <w:t>meet the need of multi-sampling</w:t>
      </w:r>
      <w:r w:rsidR="004C6416">
        <w:rPr>
          <w:rFonts w:eastAsia="Times New Roman" w:cs="Times New Roman"/>
          <w:color w:val="252525"/>
          <w:szCs w:val="24"/>
          <w:shd w:val="clear" w:color="auto" w:fill="FFFFFF"/>
        </w:rPr>
        <w:t>.</w:t>
      </w:r>
    </w:p>
    <w:p w14:paraId="25FA51D6" w14:textId="77777777"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14:paraId="0F2245B4" w14:textId="77777777" w:rsidR="00472E7E" w:rsidRPr="00472E7E" w:rsidRDefault="00472E7E" w:rsidP="009E64C2">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lastRenderedPageBreak/>
        <w:drawing>
          <wp:inline distT="0" distB="0" distL="0" distR="0" wp14:anchorId="0CB8700A" wp14:editId="1AAEE642">
            <wp:extent cx="5280660" cy="3688080"/>
            <wp:effectExtent l="0" t="0" r="0" b="7620"/>
            <wp:docPr id="16" name="Picture 16" descr="https://lh5.googleusercontent.com/WIVCmOtLHIA68eAJ5dt8CgukSyYJpJMrm-KCI_bNNhM9i0v5iB0kyoWgkLDdIWdaCJpJOm7aobvP_OsY4Vxw3RdN-A7dY6AaXQndZH84vSvxHsaqZFmzxE5BVUaFlfkUhWjwl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IVCmOtLHIA68eAJ5dt8CgukSyYJpJMrm-KCI_bNNhM9i0v5iB0kyoWgkLDdIWdaCJpJOm7aobvP_OsY4Vxw3RdN-A7dY6AaXQndZH84vSvxHsaqZFmzxE5BVUaFlfkUhWjwlex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3688080"/>
                    </a:xfrm>
                    <a:prstGeom prst="rect">
                      <a:avLst/>
                    </a:prstGeom>
                    <a:noFill/>
                    <a:ln>
                      <a:noFill/>
                    </a:ln>
                  </pic:spPr>
                </pic:pic>
              </a:graphicData>
            </a:graphic>
          </wp:inline>
        </w:drawing>
      </w:r>
    </w:p>
    <w:p w14:paraId="30D8BE64"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4</w:t>
      </w:r>
      <w:r w:rsidR="005C4220">
        <w:rPr>
          <w:rFonts w:eastAsia="Times New Roman" w:cs="Times New Roman"/>
          <w:color w:val="252525"/>
          <w:szCs w:val="24"/>
          <w:shd w:val="clear" w:color="auto" w:fill="FFFFFF"/>
        </w:rPr>
        <w:t>.</w:t>
      </w:r>
      <w:r w:rsidR="005F1D73">
        <w:rPr>
          <w:rFonts w:eastAsia="Times New Roman" w:cs="Times New Roman"/>
          <w:color w:val="252525"/>
          <w:szCs w:val="24"/>
          <w:shd w:val="clear" w:color="auto" w:fill="FFFFFF"/>
        </w:rPr>
        <w:t>6</w:t>
      </w:r>
      <w:r w:rsidRPr="00472E7E">
        <w:rPr>
          <w:rFonts w:eastAsia="Times New Roman" w:cs="Times New Roman"/>
          <w:color w:val="252525"/>
          <w:szCs w:val="24"/>
          <w:shd w:val="clear" w:color="auto" w:fill="FFFFFF"/>
        </w:rPr>
        <w:t>: Virtual Resource Mechanism</w:t>
      </w:r>
    </w:p>
    <w:p w14:paraId="060CDE6B"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page, in the view of resources, all involved devices are resource containers. The device A broadcast a request (request the value of virtual resource 100) to all connected devices. In device </w:t>
      </w:r>
      <w:r w:rsidR="004C6416" w:rsidRPr="00472E7E">
        <w:rPr>
          <w:rFonts w:eastAsia="Times New Roman" w:cs="Times New Roman"/>
          <w:color w:val="252525"/>
          <w:szCs w:val="24"/>
          <w:shd w:val="clear" w:color="auto" w:fill="FFFFFF"/>
        </w:rPr>
        <w:t>B, it</w:t>
      </w:r>
      <w:r w:rsidRPr="00472E7E">
        <w:rPr>
          <w:rFonts w:eastAsia="Times New Roman" w:cs="Times New Roman"/>
          <w:color w:val="252525"/>
          <w:szCs w:val="24"/>
          <w:shd w:val="clear" w:color="auto" w:fill="FFFFFF"/>
        </w:rPr>
        <w:t xml:space="preserve"> </w:t>
      </w:r>
      <w:r w:rsidR="004C6416" w:rsidRPr="00472E7E">
        <w:rPr>
          <w:rFonts w:eastAsia="Times New Roman" w:cs="Times New Roman"/>
          <w:color w:val="252525"/>
          <w:szCs w:val="24"/>
          <w:shd w:val="clear" w:color="auto" w:fill="FFFFFF"/>
        </w:rPr>
        <w:t>does</w:t>
      </w:r>
      <w:r w:rsidRPr="00472E7E">
        <w:rPr>
          <w:rFonts w:eastAsia="Times New Roman" w:cs="Times New Roman"/>
          <w:color w:val="252525"/>
          <w:szCs w:val="24"/>
          <w:shd w:val="clear" w:color="auto" w:fill="FFFFFF"/>
        </w:rPr>
        <w:t xml:space="preserve"> not respond the request because resource </w:t>
      </w:r>
      <w:r w:rsidR="004C6416" w:rsidRPr="00472E7E">
        <w:rPr>
          <w:rFonts w:eastAsia="Times New Roman" w:cs="Times New Roman"/>
          <w:color w:val="252525"/>
          <w:szCs w:val="24"/>
          <w:shd w:val="clear" w:color="auto" w:fill="FFFFFF"/>
        </w:rPr>
        <w:t>100 is</w:t>
      </w:r>
      <w:r w:rsidRPr="00472E7E">
        <w:rPr>
          <w:rFonts w:eastAsia="Times New Roman" w:cs="Times New Roman"/>
          <w:color w:val="252525"/>
          <w:szCs w:val="24"/>
          <w:shd w:val="clear" w:color="auto" w:fill="FFFFFF"/>
        </w:rPr>
        <w:t xml:space="preserve"> not available. The device C successfully return the value of resource 100. The device D have resource 100 but it did not respond in time. Therefore, the device A will receive one return.</w:t>
      </w:r>
    </w:p>
    <w:p w14:paraId="36BD6B6A" w14:textId="77777777" w:rsidR="00472E7E" w:rsidRPr="00472E7E" w:rsidRDefault="00472E7E" w:rsidP="00C57EB0">
      <w:pPr>
        <w:spacing w:after="0" w:line="360" w:lineRule="auto"/>
        <w:rPr>
          <w:rFonts w:eastAsia="Times New Roman" w:cs="Times New Roman"/>
          <w:szCs w:val="24"/>
        </w:rPr>
      </w:pPr>
    </w:p>
    <w:p w14:paraId="1BCE925C" w14:textId="77777777" w:rsidR="00472E7E" w:rsidRPr="00472E7E" w:rsidRDefault="001B362F" w:rsidP="00C57EB0">
      <w:pPr>
        <w:spacing w:after="0" w:line="360" w:lineRule="auto"/>
        <w:rPr>
          <w:rFonts w:eastAsia="Times New Roman" w:cs="Times New Roman"/>
          <w:szCs w:val="24"/>
        </w:rPr>
      </w:pPr>
      <w:r w:rsidRPr="001B362F">
        <w:rPr>
          <w:rFonts w:eastAsia="Times New Roman" w:cs="Times New Roman"/>
          <w:color w:val="252525"/>
          <w:szCs w:val="24"/>
          <w:shd w:val="clear" w:color="auto" w:fill="FFFFFF"/>
        </w:rPr>
        <w:t xml:space="preserve">The virtual resource is achieved by introducing a timer to wait for return values </w:t>
      </w:r>
      <w:r>
        <w:rPr>
          <w:rFonts w:eastAsia="Times New Roman" w:cs="Times New Roman"/>
          <w:color w:val="252525"/>
          <w:szCs w:val="24"/>
          <w:shd w:val="clear" w:color="auto" w:fill="FFFFFF"/>
        </w:rPr>
        <w:t>from connected device</w:t>
      </w:r>
      <w:r w:rsidR="00012C52">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14:paraId="5ED18685" w14:textId="77777777" w:rsidR="00472E7E" w:rsidRPr="00472E7E" w:rsidRDefault="00472E7E" w:rsidP="00177A7C">
      <w:pPr>
        <w:pStyle w:val="Heading2"/>
      </w:pPr>
      <w:bookmarkStart w:id="247" w:name="_Toc441070974"/>
      <w:r w:rsidRPr="00EE7F83">
        <w:t>4.6 Detail Design</w:t>
      </w:r>
      <w:bookmarkEnd w:id="247"/>
    </w:p>
    <w:p w14:paraId="272297E0" w14:textId="77777777" w:rsidR="00472E7E" w:rsidRPr="00472E7E" w:rsidRDefault="00472E7E" w:rsidP="00177A7C">
      <w:pPr>
        <w:pStyle w:val="Heading3"/>
      </w:pPr>
      <w:bookmarkStart w:id="248" w:name="_Toc441070975"/>
      <w:r w:rsidRPr="00EE7F83">
        <w:t>4.6.1 Application Layer</w:t>
      </w:r>
      <w:bookmarkEnd w:id="248"/>
    </w:p>
    <w:p w14:paraId="7529340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in 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of proposed architecture consists of process component and network component. </w:t>
      </w:r>
    </w:p>
    <w:p w14:paraId="48BCFD14" w14:textId="77777777" w:rsidR="00472E7E" w:rsidRPr="00472E7E" w:rsidRDefault="00472E7E" w:rsidP="00C57EB0">
      <w:pPr>
        <w:spacing w:after="0" w:line="360" w:lineRule="auto"/>
        <w:rPr>
          <w:rFonts w:eastAsia="Times New Roman" w:cs="Times New Roman"/>
          <w:szCs w:val="24"/>
        </w:rPr>
      </w:pPr>
    </w:p>
    <w:p w14:paraId="1545C5B4" w14:textId="77777777" w:rsidR="00472E7E" w:rsidRPr="00472E7E" w:rsidRDefault="008924E7" w:rsidP="00C57EB0">
      <w:pPr>
        <w:spacing w:after="0" w:line="360" w:lineRule="auto"/>
        <w:rPr>
          <w:rFonts w:eastAsia="Times New Roman" w:cs="Times New Roman"/>
          <w:szCs w:val="24"/>
        </w:rPr>
      </w:pPr>
      <w:r>
        <w:rPr>
          <w:rFonts w:eastAsia="Times New Roman" w:cs="Times New Roman"/>
          <w:color w:val="252525"/>
          <w:szCs w:val="24"/>
          <w:shd w:val="clear" w:color="auto" w:fill="FFFFFF"/>
        </w:rPr>
        <w:lastRenderedPageBreak/>
        <w:t xml:space="preserve">Me and </w:t>
      </w:r>
      <w:r w:rsidR="00472E7E" w:rsidRPr="00472E7E">
        <w:rPr>
          <w:rFonts w:eastAsia="Times New Roman" w:cs="Times New Roman"/>
          <w:color w:val="252525"/>
          <w:szCs w:val="24"/>
          <w:shd w:val="clear" w:color="auto" w:fill="FFFFFF"/>
        </w:rPr>
        <w:t xml:space="preserve">XiaoDan.Li designed the </w:t>
      </w:r>
      <w:r w:rsidR="004C6416" w:rsidRPr="00472E7E">
        <w:rPr>
          <w:rFonts w:eastAsia="Times New Roman" w:cs="Times New Roman"/>
          <w:color w:val="252525"/>
          <w:szCs w:val="24"/>
          <w:shd w:val="clear" w:color="auto" w:fill="FFFFFF"/>
        </w:rPr>
        <w:t>application</w:t>
      </w:r>
      <w:r w:rsidR="00472E7E" w:rsidRPr="00472E7E">
        <w:rPr>
          <w:rFonts w:eastAsia="Times New Roman" w:cs="Times New Roman"/>
          <w:color w:val="252525"/>
          <w:szCs w:val="24"/>
          <w:shd w:val="clear" w:color="auto" w:fill="FFFFFF"/>
        </w:rPr>
        <w:t xml:space="preserve"> layer and</w:t>
      </w:r>
      <w:r w:rsidR="004C641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implemented </w:t>
      </w:r>
      <w:r w:rsidR="004C6416">
        <w:rPr>
          <w:rFonts w:eastAsia="Times New Roman" w:cs="Times New Roman"/>
          <w:color w:val="252525"/>
          <w:szCs w:val="24"/>
          <w:shd w:val="clear" w:color="auto" w:fill="FFFFFF"/>
        </w:rPr>
        <w:t>its</w:t>
      </w:r>
      <w:r w:rsidR="004C6416" w:rsidRPr="00472E7E">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process component</w:t>
      </w:r>
      <w:r w:rsidR="004C6416">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14:paraId="30BE5146" w14:textId="77777777" w:rsidR="00472E7E" w:rsidRPr="00472E7E" w:rsidRDefault="00472E7E" w:rsidP="00C57EB0">
      <w:pPr>
        <w:spacing w:after="0" w:line="360" w:lineRule="auto"/>
        <w:rPr>
          <w:rFonts w:eastAsia="Times New Roman" w:cs="Times New Roman"/>
          <w:szCs w:val="24"/>
        </w:rPr>
      </w:pPr>
    </w:p>
    <w:p w14:paraId="1040BDD4" w14:textId="77777777" w:rsidR="00472E7E" w:rsidRPr="00472E7E" w:rsidRDefault="008924E7" w:rsidP="00C57EB0">
      <w:pPr>
        <w:spacing w:after="0" w:line="360" w:lineRule="auto"/>
        <w:rPr>
          <w:rFonts w:eastAsia="Times New Roman" w:cs="Times New Roman"/>
          <w:szCs w:val="24"/>
        </w:rPr>
      </w:pPr>
      <w:r w:rsidRPr="008924E7">
        <w:rPr>
          <w:rFonts w:eastAsia="Times New Roman" w:cs="Times New Roman"/>
          <w:color w:val="252525"/>
          <w:szCs w:val="24"/>
          <w:shd w:val="clear" w:color="auto" w:fill="FFFFFF"/>
        </w:rPr>
        <w:t>We will discuss the details design of tho</w:t>
      </w:r>
      <w:r>
        <w:rPr>
          <w:rFonts w:eastAsia="Times New Roman" w:cs="Times New Roman"/>
          <w:color w:val="252525"/>
          <w:szCs w:val="24"/>
          <w:shd w:val="clear" w:color="auto" w:fill="FFFFFF"/>
        </w:rPr>
        <w:t>se two in the following section</w:t>
      </w:r>
      <w:r w:rsidR="00472E7E" w:rsidRPr="00472E7E">
        <w:rPr>
          <w:rFonts w:eastAsia="Times New Roman" w:cs="Times New Roman"/>
          <w:color w:val="252525"/>
          <w:szCs w:val="24"/>
          <w:shd w:val="clear" w:color="auto" w:fill="FFFFFF"/>
        </w:rPr>
        <w:t xml:space="preserve">. </w:t>
      </w:r>
    </w:p>
    <w:p w14:paraId="1EBF27DD" w14:textId="77777777"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4.6.1.1 Process Component</w:t>
      </w:r>
    </w:p>
    <w:p w14:paraId="26690574" w14:textId="77777777" w:rsidR="00472E7E" w:rsidRPr="00472E7E" w:rsidRDefault="00686628" w:rsidP="00C57EB0">
      <w:pPr>
        <w:spacing w:after="0" w:line="360" w:lineRule="auto"/>
        <w:rPr>
          <w:rFonts w:eastAsia="Times New Roman" w:cs="Times New Roman"/>
          <w:szCs w:val="24"/>
        </w:rPr>
      </w:pPr>
      <w:r w:rsidRPr="00686628">
        <w:rPr>
          <w:rFonts w:eastAsia="Times New Roman" w:cs="Times New Roman"/>
          <w:color w:val="252525"/>
          <w:szCs w:val="24"/>
          <w:shd w:val="clear" w:color="auto" w:fill="FFFFFF"/>
        </w:rPr>
        <w:t>The process component defines how the user communicates with underlying architecture. As mentioned above, the application focuses on behaviors’ define and management, which means instead of taking care about how to send out a message or how to prune into an appropriate format. It focuses on loading balance as well as define of actions and target. There are five basic functions</w:t>
      </w:r>
      <w:r>
        <w:rPr>
          <w:rFonts w:eastAsia="Times New Roman" w:cs="Times New Roman"/>
          <w:color w:val="252525"/>
          <w:szCs w:val="24"/>
          <w:shd w:val="clear" w:color="auto" w:fill="FFFFFF"/>
        </w:rPr>
        <w:t>:</w:t>
      </w:r>
    </w:p>
    <w:p w14:paraId="26030783" w14:textId="77777777" w:rsidR="00472E7E" w:rsidRPr="00472E7E" w:rsidRDefault="00472E7E" w:rsidP="00C57EB0">
      <w:pPr>
        <w:spacing w:after="0" w:line="360" w:lineRule="auto"/>
        <w:rPr>
          <w:rFonts w:eastAsia="Times New Roman" w:cs="Times New Roman"/>
          <w:szCs w:val="24"/>
        </w:rPr>
      </w:pPr>
    </w:p>
    <w:p w14:paraId="5D43F44B" w14:textId="77777777" w:rsidR="00472E7E" w:rsidRPr="00472E7E" w:rsidRDefault="00052305" w:rsidP="00686628">
      <w:pPr>
        <w:numPr>
          <w:ilvl w:val="0"/>
          <w:numId w:val="20"/>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I</w:t>
      </w:r>
      <w:r w:rsidR="00472E7E" w:rsidRPr="00472E7E">
        <w:rPr>
          <w:rFonts w:eastAsia="Times New Roman" w:cs="Times New Roman"/>
          <w:color w:val="252525"/>
          <w:szCs w:val="24"/>
          <w:shd w:val="clear" w:color="auto" w:fill="FFFFFF"/>
        </w:rPr>
        <w:t xml:space="preserve">nitReceiver: </w:t>
      </w:r>
      <w:r w:rsidR="00686628" w:rsidRPr="00686628">
        <w:rPr>
          <w:rFonts w:eastAsia="Times New Roman" w:cs="Times New Roman"/>
          <w:color w:val="252525"/>
          <w:szCs w:val="24"/>
          <w:shd w:val="clear" w:color="auto" w:fill="FFFFFF"/>
        </w:rPr>
        <w:t>In this function user defines actions when received messages are delivered into the application layer. If you do not want to customize it, the architecture will send a message to a default data handler</w:t>
      </w:r>
      <w:r w:rsidR="00472E7E" w:rsidRPr="00472E7E">
        <w:rPr>
          <w:rFonts w:eastAsia="Times New Roman" w:cs="Times New Roman"/>
          <w:color w:val="252525"/>
          <w:szCs w:val="24"/>
          <w:shd w:val="clear" w:color="auto" w:fill="FFFFFF"/>
        </w:rPr>
        <w:t>.</w:t>
      </w:r>
    </w:p>
    <w:p w14:paraId="12FFDAEF" w14:textId="77777777" w:rsidR="00472E7E" w:rsidRPr="00472E7E" w:rsidRDefault="00472E7E" w:rsidP="00640B85">
      <w:pPr>
        <w:numPr>
          <w:ilvl w:val="0"/>
          <w:numId w:val="2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InitProcessor: </w:t>
      </w:r>
      <w:r w:rsidR="00640B85" w:rsidRPr="00640B85">
        <w:rPr>
          <w:rFonts w:eastAsia="Times New Roman" w:cs="Times New Roman"/>
          <w:color w:val="252525"/>
          <w:szCs w:val="24"/>
          <w:shd w:val="clear" w:color="auto" w:fill="FFFFFF"/>
        </w:rPr>
        <w:t>By implement this function, a user can create numbers of threads to handle received CoAP request. Those threads will execute predefined actions of a specific resource</w:t>
      </w:r>
      <w:r w:rsidRPr="00472E7E">
        <w:rPr>
          <w:rFonts w:eastAsia="Times New Roman" w:cs="Times New Roman"/>
          <w:color w:val="252525"/>
          <w:szCs w:val="24"/>
          <w:shd w:val="clear" w:color="auto" w:fill="FFFFFF"/>
        </w:rPr>
        <w:t>.</w:t>
      </w:r>
    </w:p>
    <w:p w14:paraId="7C7EB5B2" w14:textId="77777777" w:rsidR="00472E7E" w:rsidRPr="00472E7E" w:rsidRDefault="00472E7E" w:rsidP="00052305">
      <w:pPr>
        <w:numPr>
          <w:ilvl w:val="0"/>
          <w:numId w:val="2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InitSender: </w:t>
      </w:r>
      <w:r w:rsidR="00052305" w:rsidRPr="00052305">
        <w:rPr>
          <w:rFonts w:eastAsia="Times New Roman" w:cs="Times New Roman"/>
          <w:color w:val="252525"/>
          <w:szCs w:val="24"/>
          <w:shd w:val="clear" w:color="auto" w:fill="FFFFFF"/>
        </w:rPr>
        <w:t>Since multiple threads are available to process a request, the architecture also can create one or more thread to send out messages</w:t>
      </w:r>
      <w:r w:rsidRPr="00472E7E">
        <w:rPr>
          <w:rFonts w:eastAsia="Times New Roman" w:cs="Times New Roman"/>
          <w:color w:val="252525"/>
          <w:szCs w:val="24"/>
          <w:shd w:val="clear" w:color="auto" w:fill="FFFFFF"/>
        </w:rPr>
        <w:t>.</w:t>
      </w:r>
    </w:p>
    <w:p w14:paraId="240D7AAE" w14:textId="77777777" w:rsidR="00472E7E" w:rsidRPr="00472E7E" w:rsidRDefault="00472E7E" w:rsidP="00DE2164">
      <w:pPr>
        <w:numPr>
          <w:ilvl w:val="0"/>
          <w:numId w:val="20"/>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SetDefaultResponseHandler: </w:t>
      </w:r>
      <w:r w:rsidR="00DE2164" w:rsidRPr="00DE2164">
        <w:rPr>
          <w:rFonts w:eastAsia="Times New Roman" w:cs="Times New Roman"/>
          <w:color w:val="333333"/>
          <w:szCs w:val="24"/>
        </w:rPr>
        <w:t>To handle requests which do not appear on the map. The user needs to provide a default action for them</w:t>
      </w:r>
      <w:r w:rsidRPr="00472E7E">
        <w:rPr>
          <w:rFonts w:eastAsia="Times New Roman" w:cs="Times New Roman"/>
          <w:color w:val="333333"/>
          <w:szCs w:val="24"/>
        </w:rPr>
        <w:t>.</w:t>
      </w:r>
    </w:p>
    <w:p w14:paraId="3428395B" w14:textId="77777777" w:rsidR="00B11DF6" w:rsidRDefault="00472E7E" w:rsidP="003E5971">
      <w:pPr>
        <w:numPr>
          <w:ilvl w:val="0"/>
          <w:numId w:val="20"/>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Run: </w:t>
      </w:r>
      <w:r w:rsidR="003E5971" w:rsidRPr="003E5971">
        <w:rPr>
          <w:rFonts w:eastAsia="Times New Roman" w:cs="Times New Roman"/>
          <w:color w:val="333333"/>
          <w:szCs w:val="24"/>
        </w:rPr>
        <w:t>After complete all necessary procedures, the user can start the CoAP service with different parameters. Since the “pairing” processor are required by most wireless communication protocols, we defined four different roles to start-up a service</w:t>
      </w:r>
      <w:r w:rsidRPr="00472E7E">
        <w:rPr>
          <w:rFonts w:eastAsia="Times New Roman" w:cs="Times New Roman"/>
          <w:color w:val="333333"/>
          <w:szCs w:val="24"/>
        </w:rPr>
        <w:t>.</w:t>
      </w:r>
    </w:p>
    <w:p w14:paraId="062D313A" w14:textId="77777777" w:rsidR="00B11DF6" w:rsidRDefault="00B11DF6" w:rsidP="00C57EB0">
      <w:pPr>
        <w:spacing w:after="0" w:line="360" w:lineRule="auto"/>
        <w:ind w:left="720"/>
        <w:textAlignment w:val="baseline"/>
        <w:rPr>
          <w:rFonts w:eastAsia="Times New Roman" w:cs="Times New Roman"/>
          <w:color w:val="333333"/>
          <w:szCs w:val="24"/>
        </w:rPr>
      </w:pPr>
      <w:r>
        <w:rPr>
          <w:rFonts w:eastAsia="Times New Roman" w:cs="Times New Roman"/>
          <w:color w:val="333333"/>
          <w:szCs w:val="24"/>
        </w:rPr>
        <w:t xml:space="preserve">1. </w:t>
      </w:r>
      <w:r w:rsidRPr="00472E7E">
        <w:rPr>
          <w:rFonts w:eastAsia="Times New Roman" w:cs="Times New Roman"/>
          <w:color w:val="333333"/>
          <w:szCs w:val="24"/>
        </w:rPr>
        <w:t>BroadCaster</w:t>
      </w:r>
      <w:r w:rsidR="00472E7E" w:rsidRPr="00472E7E">
        <w:rPr>
          <w:rFonts w:eastAsia="Times New Roman" w:cs="Times New Roman"/>
          <w:color w:val="333333"/>
          <w:szCs w:val="24"/>
        </w:rPr>
        <w:t xml:space="preserve">: </w:t>
      </w:r>
      <w:r w:rsidR="00BD7771" w:rsidRPr="00BD7771">
        <w:rPr>
          <w:rFonts w:eastAsia="Times New Roman" w:cs="Times New Roman"/>
          <w:color w:val="333333"/>
          <w:szCs w:val="24"/>
        </w:rPr>
        <w:t>The device will advertise itself to wait for an connect request</w:t>
      </w:r>
      <w:r w:rsidR="00472E7E" w:rsidRPr="00472E7E">
        <w:rPr>
          <w:rFonts w:eastAsia="Times New Roman" w:cs="Times New Roman"/>
          <w:color w:val="333333"/>
          <w:szCs w:val="24"/>
        </w:rPr>
        <w:t xml:space="preserve">. </w:t>
      </w:r>
    </w:p>
    <w:p w14:paraId="0EC63765" w14:textId="77777777"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2.</w:t>
      </w:r>
      <w:r w:rsidR="00B11DF6">
        <w:rPr>
          <w:rFonts w:eastAsia="Times New Roman" w:cs="Times New Roman"/>
          <w:color w:val="333333"/>
          <w:szCs w:val="24"/>
        </w:rPr>
        <w:t xml:space="preserve"> </w:t>
      </w:r>
      <w:r w:rsidRPr="00472E7E">
        <w:rPr>
          <w:rFonts w:eastAsia="Times New Roman" w:cs="Times New Roman"/>
          <w:color w:val="333333"/>
          <w:szCs w:val="24"/>
        </w:rPr>
        <w:t xml:space="preserve">Seeker: </w:t>
      </w:r>
      <w:r w:rsidR="00BD7771" w:rsidRPr="00BD7771">
        <w:rPr>
          <w:rFonts w:eastAsia="Times New Roman" w:cs="Times New Roman"/>
          <w:color w:val="333333"/>
          <w:szCs w:val="24"/>
        </w:rPr>
        <w:t>The device will search nearby broadcasters to create a connection with it</w:t>
      </w:r>
      <w:r w:rsidRPr="00472E7E">
        <w:rPr>
          <w:rFonts w:eastAsia="Times New Roman" w:cs="Times New Roman"/>
          <w:color w:val="333333"/>
          <w:szCs w:val="24"/>
        </w:rPr>
        <w:t xml:space="preserve">. </w:t>
      </w:r>
    </w:p>
    <w:p w14:paraId="6547CF71" w14:textId="77777777"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3.</w:t>
      </w:r>
      <w:r w:rsidR="00B11DF6">
        <w:rPr>
          <w:rFonts w:eastAsia="Times New Roman" w:cs="Times New Roman"/>
          <w:color w:val="333333"/>
          <w:szCs w:val="24"/>
        </w:rPr>
        <w:t xml:space="preserve"> </w:t>
      </w:r>
      <w:r w:rsidRPr="00472E7E">
        <w:rPr>
          <w:rFonts w:eastAsia="Times New Roman" w:cs="Times New Roman"/>
          <w:color w:val="333333"/>
          <w:szCs w:val="24"/>
        </w:rPr>
        <w:t xml:space="preserve">Auto: </w:t>
      </w:r>
      <w:r w:rsidR="00BD7771" w:rsidRPr="00BD7771">
        <w:rPr>
          <w:rFonts w:eastAsia="Times New Roman" w:cs="Times New Roman"/>
          <w:color w:val="333333"/>
          <w:szCs w:val="24"/>
        </w:rPr>
        <w:t>The device will try to find an available broadcaster in limited time. If no broadcaster found in time, it will turn to broadcast mode to broadcast itself</w:t>
      </w:r>
      <w:r w:rsidRPr="00472E7E">
        <w:rPr>
          <w:rFonts w:eastAsia="Times New Roman" w:cs="Times New Roman"/>
          <w:color w:val="333333"/>
          <w:szCs w:val="24"/>
        </w:rPr>
        <w:t xml:space="preserve">. </w:t>
      </w:r>
    </w:p>
    <w:p w14:paraId="0EEE1345" w14:textId="77777777" w:rsidR="00472E7E" w:rsidRPr="00177A7C" w:rsidRDefault="00472E7E" w:rsidP="00177A7C">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4.</w:t>
      </w:r>
      <w:r w:rsidR="00B11DF6">
        <w:rPr>
          <w:rFonts w:eastAsia="Times New Roman" w:cs="Times New Roman"/>
          <w:color w:val="333333"/>
          <w:szCs w:val="24"/>
        </w:rPr>
        <w:t xml:space="preserve"> </w:t>
      </w:r>
      <w:r w:rsidRPr="00472E7E">
        <w:rPr>
          <w:rFonts w:eastAsia="Times New Roman" w:cs="Times New Roman"/>
          <w:color w:val="333333"/>
          <w:szCs w:val="24"/>
        </w:rPr>
        <w:t xml:space="preserve">Mix: </w:t>
      </w:r>
      <w:r w:rsidR="00BD7771" w:rsidRPr="00BD7771">
        <w:rPr>
          <w:rFonts w:eastAsia="Times New Roman" w:cs="Times New Roman"/>
          <w:color w:val="333333"/>
          <w:szCs w:val="24"/>
        </w:rPr>
        <w:t>The service play will broadcast itself as well as available search broadcaster. Due to the performance issue, the current implementation of BLE does not support this role yet</w:t>
      </w:r>
      <w:r w:rsidR="00177A7C">
        <w:rPr>
          <w:rFonts w:eastAsia="Times New Roman" w:cs="Times New Roman"/>
          <w:color w:val="333333"/>
          <w:szCs w:val="24"/>
        </w:rPr>
        <w:t>.</w:t>
      </w:r>
    </w:p>
    <w:p w14:paraId="5E660326" w14:textId="77777777"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4.6.1.2 Communication Component</w:t>
      </w:r>
    </w:p>
    <w:p w14:paraId="0A93B4C8" w14:textId="77777777" w:rsidR="00472E7E" w:rsidRPr="00472E7E" w:rsidRDefault="003520ED" w:rsidP="00C57EB0">
      <w:pPr>
        <w:spacing w:after="0" w:line="360" w:lineRule="auto"/>
        <w:rPr>
          <w:rFonts w:eastAsia="Times New Roman" w:cs="Times New Roman"/>
          <w:szCs w:val="24"/>
        </w:rPr>
      </w:pPr>
      <w:r w:rsidRPr="003520ED">
        <w:rPr>
          <w:rFonts w:eastAsia="Times New Roman" w:cs="Times New Roman"/>
          <w:color w:val="252525"/>
          <w:szCs w:val="24"/>
          <w:shd w:val="clear" w:color="auto" w:fill="FFFFFF"/>
        </w:rPr>
        <w:t>As mentioned above, in the network components of the application layer, we defined three callback functions and six abstract functions. Developers can customize the behavior of those function to support different communication technologies. Regarding callback function. The architecture defined three events: peer found, peer lost, and data receive. Developers can either handle the events at communication level or expose it to process component.  Regarding functions, they defined actions for broadcast, search peers, sniff peers, get nodes, send data and receive data</w:t>
      </w:r>
      <w:r w:rsidR="00472E7E" w:rsidRPr="00472E7E">
        <w:rPr>
          <w:rFonts w:eastAsia="Times New Roman" w:cs="Times New Roman"/>
          <w:color w:val="252525"/>
          <w:szCs w:val="24"/>
          <w:shd w:val="clear" w:color="auto" w:fill="FFFFFF"/>
        </w:rPr>
        <w:t>.</w:t>
      </w:r>
    </w:p>
    <w:p w14:paraId="5F8B0651" w14:textId="77777777" w:rsidR="00472E7E" w:rsidRPr="00472E7E" w:rsidRDefault="00472E7E" w:rsidP="00C57EB0">
      <w:pPr>
        <w:spacing w:after="0" w:line="360" w:lineRule="auto"/>
        <w:rPr>
          <w:rFonts w:eastAsia="Times New Roman" w:cs="Times New Roman"/>
          <w:szCs w:val="24"/>
        </w:rPr>
      </w:pPr>
    </w:p>
    <w:p w14:paraId="737E2AF6" w14:textId="77777777" w:rsidR="00472E7E" w:rsidRPr="00472E7E" w:rsidRDefault="00472E7E" w:rsidP="0036040F">
      <w:pPr>
        <w:numPr>
          <w:ilvl w:val="0"/>
          <w:numId w:val="21"/>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BoradCast:</w:t>
      </w:r>
      <w:r w:rsidRPr="00472E7E">
        <w:rPr>
          <w:rFonts w:eastAsia="Times New Roman" w:cs="Times New Roman"/>
          <w:color w:val="000000"/>
          <w:szCs w:val="24"/>
        </w:rPr>
        <w:t xml:space="preserve"> </w:t>
      </w:r>
      <w:r w:rsidR="0036040F" w:rsidRPr="0036040F">
        <w:rPr>
          <w:rFonts w:eastAsia="Times New Roman" w:cs="Times New Roman"/>
          <w:color w:val="000000"/>
          <w:szCs w:val="24"/>
        </w:rPr>
        <w:t>Initialize a device as a broadcaster and begin to advertise itself</w:t>
      </w:r>
      <w:r w:rsidRPr="00472E7E">
        <w:rPr>
          <w:rFonts w:eastAsia="Times New Roman" w:cs="Times New Roman"/>
          <w:color w:val="000000"/>
          <w:szCs w:val="24"/>
        </w:rPr>
        <w:t>.</w:t>
      </w:r>
    </w:p>
    <w:p w14:paraId="4A4321E4" w14:textId="77777777" w:rsidR="00472E7E" w:rsidRPr="00472E7E" w:rsidRDefault="00472E7E" w:rsidP="00604905">
      <w:pPr>
        <w:numPr>
          <w:ilvl w:val="0"/>
          <w:numId w:val="21"/>
        </w:numPr>
        <w:spacing w:after="0" w:line="360" w:lineRule="auto"/>
        <w:textAlignment w:val="baseline"/>
        <w:rPr>
          <w:rFonts w:eastAsia="Times New Roman" w:cs="Times New Roman"/>
          <w:color w:val="000000"/>
          <w:szCs w:val="24"/>
        </w:rPr>
      </w:pPr>
      <w:r w:rsidRPr="00472E7E">
        <w:rPr>
          <w:rFonts w:eastAsia="Times New Roman" w:cs="Times New Roman"/>
          <w:color w:val="000000"/>
          <w:szCs w:val="24"/>
        </w:rPr>
        <w:t xml:space="preserve">SearchPeers: Initialize a device as peer seeker. Since searching peers is </w:t>
      </w:r>
      <w:r w:rsidR="00604905" w:rsidRPr="00604905">
        <w:rPr>
          <w:rFonts w:eastAsia="Times New Roman" w:cs="Times New Roman"/>
          <w:color w:val="000000"/>
          <w:szCs w:val="24"/>
        </w:rPr>
        <w:t xml:space="preserve">a battery-intensive </w:t>
      </w:r>
      <w:r w:rsidRPr="00472E7E">
        <w:rPr>
          <w:rFonts w:eastAsia="Times New Roman" w:cs="Times New Roman"/>
          <w:color w:val="000000"/>
          <w:szCs w:val="24"/>
        </w:rPr>
        <w:t>activity, the search will stop if no broadcaster is found in certain time.</w:t>
      </w:r>
    </w:p>
    <w:p w14:paraId="0C7811DB" w14:textId="77777777"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r w:rsidRPr="00472E7E">
        <w:rPr>
          <w:rFonts w:eastAsia="Times New Roman" w:cs="Times New Roman"/>
          <w:color w:val="000000"/>
          <w:szCs w:val="24"/>
        </w:rPr>
        <w:t xml:space="preserve">SniffPeers: Initialize a device as a peer seeker. If no device is found in certain </w:t>
      </w:r>
      <w:r w:rsidR="00B11DF6" w:rsidRPr="00472E7E">
        <w:rPr>
          <w:rFonts w:eastAsia="Times New Roman" w:cs="Times New Roman"/>
          <w:color w:val="000000"/>
          <w:szCs w:val="24"/>
        </w:rPr>
        <w:t>period,</w:t>
      </w:r>
      <w:r w:rsidRPr="00472E7E">
        <w:rPr>
          <w:rFonts w:eastAsia="Times New Roman" w:cs="Times New Roman"/>
          <w:color w:val="000000"/>
          <w:szCs w:val="24"/>
        </w:rPr>
        <w:t xml:space="preserve"> it will shift role to a broadcaster.</w:t>
      </w:r>
    </w:p>
    <w:p w14:paraId="7551B2DB" w14:textId="77777777" w:rsidR="00472E7E" w:rsidRPr="00472E7E" w:rsidRDefault="00472E7E" w:rsidP="007B34E7">
      <w:pPr>
        <w:numPr>
          <w:ilvl w:val="0"/>
          <w:numId w:val="21"/>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GetNodes: Return all connected devices. It is used to help </w:t>
      </w:r>
      <w:r w:rsidR="007B34E7" w:rsidRPr="007B34E7">
        <w:rPr>
          <w:rFonts w:eastAsia="Times New Roman" w:cs="Times New Roman"/>
          <w:color w:val="333333"/>
          <w:szCs w:val="24"/>
        </w:rPr>
        <w:t>user</w:t>
      </w:r>
      <w:r w:rsidR="002E2D5A">
        <w:rPr>
          <w:rFonts w:eastAsia="Times New Roman" w:cs="Times New Roman"/>
          <w:color w:val="333333"/>
          <w:szCs w:val="24"/>
        </w:rPr>
        <w:t xml:space="preserve"> to determined</w:t>
      </w:r>
      <w:r w:rsidR="007B34E7" w:rsidRPr="007B34E7">
        <w:rPr>
          <w:rFonts w:eastAsia="Times New Roman" w:cs="Times New Roman"/>
          <w:color w:val="333333"/>
          <w:szCs w:val="24"/>
        </w:rPr>
        <w:t xml:space="preserve"> </w:t>
      </w:r>
      <w:r w:rsidRPr="00472E7E">
        <w:rPr>
          <w:rFonts w:eastAsia="Times New Roman" w:cs="Times New Roman"/>
          <w:color w:val="333333"/>
          <w:szCs w:val="24"/>
        </w:rPr>
        <w:t>data destinatio</w:t>
      </w:r>
      <w:r w:rsidR="002E2D5A">
        <w:rPr>
          <w:rFonts w:eastAsia="Times New Roman" w:cs="Times New Roman"/>
          <w:color w:val="333333"/>
          <w:szCs w:val="24"/>
        </w:rPr>
        <w:t>n and network status</w:t>
      </w:r>
      <w:r w:rsidRPr="00472E7E">
        <w:rPr>
          <w:rFonts w:eastAsia="Times New Roman" w:cs="Times New Roman"/>
          <w:color w:val="333333"/>
          <w:szCs w:val="24"/>
        </w:rPr>
        <w:t>.</w:t>
      </w:r>
    </w:p>
    <w:p w14:paraId="5A477384" w14:textId="77777777"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SendData: Send data to one or more destination.</w:t>
      </w:r>
    </w:p>
    <w:p w14:paraId="022787D1" w14:textId="77777777" w:rsidR="00472E7E" w:rsidRPr="00177A7C" w:rsidRDefault="00472E7E" w:rsidP="00C57EB0">
      <w:pPr>
        <w:numPr>
          <w:ilvl w:val="0"/>
          <w:numId w:val="21"/>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SetRecveDataFunc: Catch event of data received.</w:t>
      </w:r>
    </w:p>
    <w:p w14:paraId="41920FE1" w14:textId="77777777" w:rsidR="00472E7E" w:rsidRPr="00472E7E" w:rsidRDefault="00472E7E" w:rsidP="00177A7C">
      <w:pPr>
        <w:pStyle w:val="Heading3"/>
      </w:pPr>
      <w:bookmarkStart w:id="249" w:name="_Toc441070976"/>
      <w:r w:rsidRPr="00EE7F83">
        <w:t>4.6.2 Network Layer</w:t>
      </w:r>
      <w:bookmarkEnd w:id="249"/>
    </w:p>
    <w:p w14:paraId="1B77F200" w14:textId="77777777" w:rsidR="00472E7E" w:rsidRPr="00472E7E" w:rsidRDefault="002E2D5A" w:rsidP="00C57EB0">
      <w:pPr>
        <w:spacing w:after="0" w:line="360" w:lineRule="auto"/>
        <w:rPr>
          <w:rFonts w:eastAsia="Times New Roman" w:cs="Times New Roman"/>
          <w:szCs w:val="24"/>
        </w:rPr>
      </w:pPr>
      <w:r w:rsidRPr="002E2D5A">
        <w:rPr>
          <w:rFonts w:eastAsia="Times New Roman" w:cs="Times New Roman"/>
          <w:color w:val="252525"/>
          <w:szCs w:val="24"/>
          <w:shd w:val="clear" w:color="auto" w:fill="FFFFFF"/>
        </w:rPr>
        <w:t>As mentioned above, in the proposed architecture, a device can either play as a client or a server. A client or a server seal its communication mechanism in a service. In this paper, service means an independently running component which can provide data to the body of a system. The independence of a service makes it possible to support one o</w:t>
      </w:r>
      <w:r>
        <w:rPr>
          <w:rFonts w:eastAsia="Times New Roman" w:cs="Times New Roman"/>
          <w:color w:val="252525"/>
          <w:szCs w:val="24"/>
          <w:shd w:val="clear" w:color="auto" w:fill="FFFFFF"/>
        </w:rPr>
        <w:t>r more program at the same time</w:t>
      </w:r>
      <w:r w:rsidR="00472E7E" w:rsidRPr="00472E7E">
        <w:rPr>
          <w:rFonts w:eastAsia="Times New Roman" w:cs="Times New Roman"/>
          <w:color w:val="252525"/>
          <w:szCs w:val="24"/>
          <w:shd w:val="clear" w:color="auto" w:fill="FFFFFF"/>
        </w:rPr>
        <w:t xml:space="preserve">. </w:t>
      </w:r>
    </w:p>
    <w:p w14:paraId="638BAA83" w14:textId="77777777" w:rsidR="00472E7E" w:rsidRPr="00472E7E" w:rsidRDefault="00472E7E" w:rsidP="00C57EB0">
      <w:pPr>
        <w:spacing w:after="0" w:line="360" w:lineRule="auto"/>
        <w:rPr>
          <w:rFonts w:eastAsia="Times New Roman" w:cs="Times New Roman"/>
          <w:szCs w:val="24"/>
        </w:rPr>
      </w:pPr>
    </w:p>
    <w:p w14:paraId="00194C7E"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we will discuss the detail design of client and server separately. </w:t>
      </w:r>
    </w:p>
    <w:p w14:paraId="65983CA3" w14:textId="77777777"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 xml:space="preserve">4.6.2.1 Client Side </w:t>
      </w:r>
    </w:p>
    <w:p w14:paraId="1C5B224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As mentioned above, the client side runs indepen</w:t>
      </w:r>
      <w:r w:rsidR="0006373F">
        <w:rPr>
          <w:rFonts w:eastAsia="Times New Roman" w:cs="Times New Roman"/>
          <w:color w:val="252525"/>
          <w:szCs w:val="24"/>
          <w:shd w:val="clear" w:color="auto" w:fill="FFFFFF"/>
        </w:rPr>
        <w:t xml:space="preserve">dently as a background service. It </w:t>
      </w:r>
      <w:r w:rsidRPr="00472E7E">
        <w:rPr>
          <w:rFonts w:eastAsia="Times New Roman" w:cs="Times New Roman"/>
          <w:color w:val="252525"/>
          <w:szCs w:val="24"/>
          <w:shd w:val="clear" w:color="auto" w:fill="FFFFFF"/>
        </w:rPr>
        <w:t xml:space="preserve">serves one or more app through message broadcast. The service can automatically search nearby available servers and connect with it. </w:t>
      </w:r>
      <w:r w:rsidR="00C15C9A" w:rsidRPr="00C15C9A">
        <w:rPr>
          <w:rFonts w:eastAsia="Times New Roman" w:cs="Times New Roman"/>
          <w:color w:val="252525"/>
          <w:szCs w:val="24"/>
          <w:shd w:val="clear" w:color="auto" w:fill="FFFFFF"/>
        </w:rPr>
        <w:t xml:space="preserve">Whenever a client service gets an available server through </w:t>
      </w:r>
      <w:r w:rsidR="00C15C9A" w:rsidRPr="00C15C9A">
        <w:rPr>
          <w:rFonts w:eastAsia="Times New Roman" w:cs="Times New Roman"/>
          <w:color w:val="252525"/>
          <w:szCs w:val="24"/>
          <w:shd w:val="clear" w:color="auto" w:fill="FFFFFF"/>
        </w:rPr>
        <w:lastRenderedPageBreak/>
        <w:t>search, it will create a new thread to communicate with remote side. The client service will maintain each communication thread in a list of threads. A communication thread in a client will not only listen to events from the remote side but also maintain a message queue to send (throug</w:t>
      </w:r>
      <w:r w:rsidR="00C15C9A">
        <w:rPr>
          <w:rFonts w:eastAsia="Times New Roman" w:cs="Times New Roman"/>
          <w:color w:val="252525"/>
          <w:szCs w:val="24"/>
          <w:shd w:val="clear" w:color="auto" w:fill="FFFFFF"/>
        </w:rPr>
        <w:t>h a send thread) in its channel</w:t>
      </w:r>
      <w:r w:rsidRPr="00472E7E">
        <w:rPr>
          <w:rFonts w:eastAsia="Times New Roman" w:cs="Times New Roman"/>
          <w:color w:val="252525"/>
          <w:szCs w:val="24"/>
          <w:shd w:val="clear" w:color="auto" w:fill="FFFFFF"/>
        </w:rPr>
        <w:t xml:space="preserve">. </w:t>
      </w:r>
    </w:p>
    <w:p w14:paraId="6F3E6524" w14:textId="77777777" w:rsidR="00472E7E" w:rsidRPr="00472E7E" w:rsidRDefault="00472E7E" w:rsidP="00C57EB0">
      <w:pPr>
        <w:spacing w:after="0" w:line="360" w:lineRule="auto"/>
        <w:rPr>
          <w:rFonts w:eastAsia="Times New Roman" w:cs="Times New Roman"/>
          <w:szCs w:val="24"/>
        </w:rPr>
      </w:pPr>
    </w:p>
    <w:p w14:paraId="47BAF922"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w:t>
      </w:r>
      <w:r w:rsidR="00857CB3" w:rsidRPr="00857CB3">
        <w:rPr>
          <w:rFonts w:eastAsia="Times New Roman" w:cs="Times New Roman"/>
          <w:color w:val="252525"/>
          <w:szCs w:val="24"/>
          <w:shd w:val="clear" w:color="auto" w:fill="FFFFFF"/>
        </w:rPr>
        <w:t>As shown below, a client service will listen to two kinds of messages from the upper layer: announcement and data. Those two kinds of messages will be assembled into different data formats for communicating in BLE channel. Since the size of a CoAP message can change easily over 20 bytes, the system may need to cut messages into multiple packets which will be transferred to the communication channel and assembled at destination. After receiving any send request, it will pack information into target format and put it into sending message queue. On the other hand, the client service will open Bluetooth adapter to scan available server. When a server is found, it will create a thread to connect with i</w:t>
      </w:r>
      <w:r w:rsidR="00857CB3">
        <w:rPr>
          <w:rFonts w:eastAsia="Times New Roman" w:cs="Times New Roman"/>
          <w:color w:val="252525"/>
          <w:szCs w:val="24"/>
          <w:shd w:val="clear" w:color="auto" w:fill="FFFFFF"/>
        </w:rPr>
        <w:t>t and create three handlers</w:t>
      </w:r>
      <w:r w:rsidRPr="00472E7E">
        <w:rPr>
          <w:rFonts w:eastAsia="Times New Roman" w:cs="Times New Roman"/>
          <w:color w:val="252525"/>
          <w:szCs w:val="24"/>
          <w:shd w:val="clear" w:color="auto" w:fill="FFFFFF"/>
        </w:rPr>
        <w:t xml:space="preserve">: OnMessageReady, OnReceiveAnnouncement and OnLostConnection. The OnMessageReady will be triggered when a complete CoAP is received. The OnReceiveAnncouncement will be triggered when an announcement is received. (announcement is a special type of message, which is designed for information exchange when a connection is initialized). Since we force client and server to exchange announcement whenever they establish a connection, </w:t>
      </w:r>
      <w:r w:rsidR="00AB24BE">
        <w:rPr>
          <w:rFonts w:eastAsia="Times New Roman" w:cs="Times New Roman"/>
          <w:color w:val="252525"/>
          <w:szCs w:val="24"/>
          <w:shd w:val="clear" w:color="auto" w:fill="FFFFFF"/>
        </w:rPr>
        <w:t>the architecture</w:t>
      </w:r>
      <w:r w:rsidRPr="00472E7E">
        <w:rPr>
          <w:rFonts w:eastAsia="Times New Roman" w:cs="Times New Roman"/>
          <w:color w:val="252525"/>
          <w:szCs w:val="24"/>
          <w:shd w:val="clear" w:color="auto" w:fill="FFFFFF"/>
        </w:rPr>
        <w:t xml:space="preserve"> also </w:t>
      </w:r>
      <w:r w:rsidR="00CB5B34" w:rsidRPr="00CB5B34">
        <w:rPr>
          <w:rFonts w:eastAsia="Times New Roman" w:cs="Times New Roman"/>
          <w:color w:val="252525"/>
          <w:szCs w:val="24"/>
          <w:shd w:val="clear" w:color="auto" w:fill="FFFFFF"/>
        </w:rPr>
        <w:t xml:space="preserve">regards </w:t>
      </w:r>
      <w:r w:rsidRPr="00472E7E">
        <w:rPr>
          <w:rFonts w:eastAsia="Times New Roman" w:cs="Times New Roman"/>
          <w:color w:val="252525"/>
          <w:szCs w:val="24"/>
          <w:shd w:val="clear" w:color="auto" w:fill="FFFFFF"/>
        </w:rPr>
        <w:t xml:space="preserve">it as </w:t>
      </w:r>
      <w:r w:rsidR="00AB24B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signal of connection created. The OnLostConnection is triggered when a connection is lost.  Those three handlers handled connection ready, connection lost and message available three basic messages of a communication channel. If any of them </w:t>
      </w:r>
      <w:r w:rsidR="00AB24BE" w:rsidRPr="00AB24BE">
        <w:rPr>
          <w:rFonts w:eastAsia="Times New Roman" w:cs="Times New Roman"/>
          <w:color w:val="252525"/>
          <w:szCs w:val="24"/>
          <w:shd w:val="clear" w:color="auto" w:fill="FFFFFF"/>
        </w:rPr>
        <w:t xml:space="preserve">is </w:t>
      </w:r>
      <w:r w:rsidRPr="00472E7E">
        <w:rPr>
          <w:rFonts w:eastAsia="Times New Roman" w:cs="Times New Roman"/>
          <w:color w:val="252525"/>
          <w:szCs w:val="24"/>
          <w:shd w:val="clear" w:color="auto" w:fill="FFFFFF"/>
        </w:rPr>
        <w:t xml:space="preserve">triggered, the client server will broadcast message to </w:t>
      </w:r>
      <w:r w:rsidR="00643F27" w:rsidRPr="00643F27">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 xml:space="preserve">upper class. </w:t>
      </w:r>
    </w:p>
    <w:p w14:paraId="6AF46C49" w14:textId="77777777" w:rsidR="00472E7E" w:rsidRPr="00472E7E" w:rsidRDefault="00472E7E" w:rsidP="00C57EB0">
      <w:pPr>
        <w:spacing w:after="0" w:line="360" w:lineRule="auto"/>
        <w:rPr>
          <w:rFonts w:eastAsia="Times New Roman" w:cs="Times New Roman"/>
          <w:szCs w:val="24"/>
        </w:rPr>
      </w:pPr>
    </w:p>
    <w:p w14:paraId="3DEB0BAE" w14:textId="77777777" w:rsidR="00472E7E" w:rsidRPr="00472E7E" w:rsidRDefault="00390CB4" w:rsidP="00C57EB0">
      <w:pPr>
        <w:spacing w:after="0" w:line="360" w:lineRule="auto"/>
        <w:rPr>
          <w:rFonts w:eastAsia="Times New Roman" w:cs="Times New Roman"/>
          <w:szCs w:val="24"/>
        </w:rPr>
      </w:pPr>
      <w:r w:rsidRPr="00390CB4">
        <w:rPr>
          <w:rFonts w:eastAsia="Times New Roman" w:cs="Times New Roman"/>
          <w:color w:val="252525"/>
          <w:szCs w:val="24"/>
          <w:shd w:val="clear" w:color="auto" w:fill="FFFFFF"/>
        </w:rPr>
        <w:t xml:space="preserve">Regarding </w:t>
      </w:r>
      <w:r w:rsidR="007B119C">
        <w:rPr>
          <w:rFonts w:eastAsia="Times New Roman" w:cs="Times New Roman"/>
          <w:color w:val="252525"/>
          <w:szCs w:val="24"/>
          <w:shd w:val="clear" w:color="auto" w:fill="FFFFFF"/>
        </w:rPr>
        <w:t>sending and receiving messages</w:t>
      </w:r>
      <w:r w:rsidRPr="00390CB4">
        <w:rPr>
          <w:rFonts w:eastAsia="Times New Roman" w:cs="Times New Roman"/>
          <w:color w:val="252525"/>
          <w:szCs w:val="24"/>
          <w:shd w:val="clear" w:color="auto" w:fill="FFFFFF"/>
        </w:rPr>
        <w:t>, when messages need to be delivered, the client side will</w:t>
      </w:r>
      <w:r>
        <w:rPr>
          <w:rFonts w:eastAsia="Times New Roman" w:cs="Times New Roman"/>
          <w:color w:val="252525"/>
          <w:szCs w:val="24"/>
          <w:shd w:val="clear" w:color="auto" w:fill="FFFFFF"/>
        </w:rPr>
        <w:t xml:space="preserve"> write data to </w:t>
      </w:r>
      <w:r w:rsidR="00E45F40">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InCharacteristic</w:t>
      </w:r>
      <w:r w:rsidR="00472E7E" w:rsidRPr="00472E7E">
        <w:rPr>
          <w:rFonts w:eastAsia="Times New Roman" w:cs="Times New Roman"/>
          <w:color w:val="252525"/>
          <w:szCs w:val="24"/>
          <w:shd w:val="clear" w:color="auto" w:fill="FFFFFF"/>
        </w:rPr>
        <w:t xml:space="preserve">. </w:t>
      </w:r>
      <w:r w:rsidR="00E45F40">
        <w:rPr>
          <w:rFonts w:eastAsia="Times New Roman" w:cs="Times New Roman"/>
          <w:color w:val="252525"/>
          <w:szCs w:val="24"/>
          <w:shd w:val="clear" w:color="auto" w:fill="FFFFFF"/>
        </w:rPr>
        <w:t>It will listen the OutCharacteristic to receive data from server side.</w:t>
      </w:r>
    </w:p>
    <w:p w14:paraId="7D2BE00F" w14:textId="77777777" w:rsidR="00472E7E" w:rsidRPr="00472E7E" w:rsidRDefault="00472E7E" w:rsidP="00C57EB0">
      <w:pPr>
        <w:spacing w:after="0" w:line="360" w:lineRule="auto"/>
        <w:rPr>
          <w:rFonts w:eastAsia="Times New Roman" w:cs="Times New Roman"/>
          <w:szCs w:val="24"/>
        </w:rPr>
      </w:pPr>
    </w:p>
    <w:p w14:paraId="173F9517" w14:textId="77777777"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message type, </w:t>
      </w:r>
      <w:r w:rsidR="00F8684D" w:rsidRPr="00F8684D">
        <w:rPr>
          <w:rFonts w:eastAsia="Times New Roman" w:cs="Times New Roman"/>
          <w:color w:val="252525"/>
          <w:szCs w:val="24"/>
          <w:shd w:val="clear" w:color="auto" w:fill="FFFFFF"/>
        </w:rPr>
        <w:t xml:space="preserve">the first two bytes of the proposed protocol indicate the type of a message. As mentioned above, there are three types of messages. As soon as get a message from the remote side, the receiver will retrieve its type. If the message type is 0 (an announcement), the receiver will construct an object with information of remote UserID, remote AppID, and </w:t>
      </w:r>
      <w:r w:rsidR="00F8684D">
        <w:rPr>
          <w:rFonts w:eastAsia="Times New Roman" w:cs="Times New Roman"/>
          <w:color w:val="252525"/>
          <w:szCs w:val="24"/>
          <w:shd w:val="clear" w:color="auto" w:fill="FFFFFF"/>
        </w:rPr>
        <w:lastRenderedPageBreak/>
        <w:t>remote mac address</w:t>
      </w:r>
      <w:r w:rsidRPr="00472E7E">
        <w:rPr>
          <w:rFonts w:eastAsia="Times New Roman" w:cs="Times New Roman"/>
          <w:color w:val="252525"/>
          <w:szCs w:val="24"/>
          <w:shd w:val="clear" w:color="auto" w:fill="FFFFFF"/>
        </w:rPr>
        <w:t xml:space="preserve">. </w:t>
      </w:r>
      <w:r w:rsidR="00426FD0" w:rsidRPr="00426FD0">
        <w:rPr>
          <w:rFonts w:eastAsia="Times New Roman" w:cs="Times New Roman"/>
          <w:color w:val="252525"/>
          <w:szCs w:val="24"/>
          <w:shd w:val="clear" w:color="auto" w:fill="FFFFFF"/>
        </w:rPr>
        <w:t xml:space="preserve">Further, the receiver will trigger announcement received event where constructed object is the parameter. If a message type is 1 (a continue packet), the receiver will add received the message to a hashmap where the combined string of UserID and AppID is the key. The hashmap maintains messages received from </w:t>
      </w:r>
      <w:r w:rsidR="00703A66">
        <w:rPr>
          <w:rFonts w:eastAsia="Times New Roman" w:cs="Times New Roman"/>
          <w:color w:val="252525"/>
          <w:szCs w:val="24"/>
          <w:shd w:val="clear" w:color="auto" w:fill="FFFFFF"/>
        </w:rPr>
        <w:t>the connected device</w:t>
      </w:r>
      <w:r w:rsidR="00426FD0" w:rsidRPr="00426FD0">
        <w:rPr>
          <w:rFonts w:eastAsia="Times New Roman" w:cs="Times New Roman"/>
          <w:color w:val="252525"/>
          <w:szCs w:val="24"/>
          <w:shd w:val="clear" w:color="auto" w:fill="FFFFFF"/>
        </w:rPr>
        <w:t>. If the message type is 2 (the end packet of a CoAP message), the receiver will add the message to the hashmap, combine existing message pieces into an object an</w:t>
      </w:r>
      <w:r w:rsidR="00426FD0">
        <w:rPr>
          <w:rFonts w:eastAsia="Times New Roman" w:cs="Times New Roman"/>
          <w:color w:val="252525"/>
          <w:szCs w:val="24"/>
          <w:shd w:val="clear" w:color="auto" w:fill="FFFFFF"/>
        </w:rPr>
        <w:t xml:space="preserve">d trigger </w:t>
      </w:r>
      <w:r w:rsidR="00583E06">
        <w:rPr>
          <w:rFonts w:eastAsia="Times New Roman" w:cs="Times New Roman"/>
          <w:color w:val="252525"/>
          <w:szCs w:val="24"/>
          <w:shd w:val="clear" w:color="auto" w:fill="FFFFFF"/>
        </w:rPr>
        <w:t xml:space="preserve">a </w:t>
      </w:r>
      <w:r w:rsidR="00426FD0">
        <w:rPr>
          <w:rFonts w:eastAsia="Times New Roman" w:cs="Times New Roman"/>
          <w:color w:val="252525"/>
          <w:szCs w:val="24"/>
          <w:shd w:val="clear" w:color="auto" w:fill="FFFFFF"/>
        </w:rPr>
        <w:t>message receive event</w:t>
      </w:r>
      <w:r w:rsidRPr="00472E7E">
        <w:rPr>
          <w:rFonts w:eastAsia="Times New Roman" w:cs="Times New Roman"/>
          <w:color w:val="252525"/>
          <w:szCs w:val="24"/>
          <w:shd w:val="clear" w:color="auto" w:fill="FFFFFF"/>
        </w:rPr>
        <w:t xml:space="preserve">. </w:t>
      </w:r>
    </w:p>
    <w:p w14:paraId="7D474DB9" w14:textId="77777777"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4.6.2.2 Server Side</w:t>
      </w:r>
      <w:r w:rsidRPr="00472E7E">
        <w:rPr>
          <w:rFonts w:ascii="Times New Roman" w:eastAsia="Times New Roman" w:hAnsi="Times New Roman" w:cs="Times New Roman"/>
          <w:color w:val="252525"/>
          <w:szCs w:val="24"/>
          <w:shd w:val="clear" w:color="auto" w:fill="FFFFFF"/>
        </w:rPr>
        <w:t xml:space="preserve"> </w:t>
      </w:r>
    </w:p>
    <w:p w14:paraId="337D9F2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w:t>
      </w:r>
      <w:r w:rsidR="009F58C9" w:rsidRPr="009F58C9">
        <w:rPr>
          <w:rFonts w:eastAsia="Times New Roman" w:cs="Times New Roman"/>
          <w:color w:val="252525"/>
          <w:szCs w:val="24"/>
          <w:shd w:val="clear" w:color="auto" w:fill="FFFFFF"/>
        </w:rPr>
        <w:t>As mentioned above, the server side runs independently as a background service. It serves one or more app through message broadcast. A server will automatically broadcast itself. Remote clients and discover it and try to connect with it. Once a connection created, connected devices can read and write a value to the server. Unlike client service, a server service only has one thread for send message because all messages from clients go to one function call, which is restricted by the implementation BLE. Therefore, the system will only create one send thread for data notification from server to client</w:t>
      </w:r>
      <w:r w:rsidRPr="00472E7E">
        <w:rPr>
          <w:rFonts w:eastAsia="Times New Roman" w:cs="Times New Roman"/>
          <w:color w:val="252525"/>
          <w:szCs w:val="24"/>
          <w:shd w:val="clear" w:color="auto" w:fill="FFFFFF"/>
        </w:rPr>
        <w:t xml:space="preserve">. </w:t>
      </w:r>
    </w:p>
    <w:p w14:paraId="754F7933" w14:textId="77777777" w:rsidR="00472E7E" w:rsidRPr="00472E7E" w:rsidRDefault="00472E7E" w:rsidP="00C57EB0">
      <w:pPr>
        <w:spacing w:after="0" w:line="360" w:lineRule="auto"/>
        <w:rPr>
          <w:rFonts w:eastAsia="Times New Roman" w:cs="Times New Roman"/>
          <w:szCs w:val="24"/>
        </w:rPr>
      </w:pPr>
    </w:p>
    <w:p w14:paraId="04E99829" w14:textId="77777777" w:rsidR="00C95CAA" w:rsidRDefault="00472E7E" w:rsidP="00C95CAA">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w:t>
      </w:r>
      <w:r w:rsidR="007B119C" w:rsidRPr="007B119C">
        <w:rPr>
          <w:rFonts w:eastAsia="Times New Roman" w:cs="Times New Roman"/>
          <w:color w:val="252525"/>
          <w:szCs w:val="24"/>
          <w:shd w:val="clear" w:color="auto" w:fill="FFFFFF"/>
        </w:rPr>
        <w:t>Similarly, the server-side listens send an announcement and send message requests from an upper layer. When new request received by the service. It will process the data and push data packets to a queue. A send thread manages the queue and constantly send notifications</w:t>
      </w:r>
      <w:r w:rsidRPr="00472E7E">
        <w:rPr>
          <w:rFonts w:eastAsia="Times New Roman" w:cs="Times New Roman"/>
          <w:color w:val="252525"/>
          <w:szCs w:val="24"/>
          <w:shd w:val="clear" w:color="auto" w:fill="FFFFFF"/>
        </w:rPr>
        <w:t xml:space="preserve">. </w:t>
      </w:r>
    </w:p>
    <w:p w14:paraId="107F0F79" w14:textId="77777777" w:rsidR="00A134E2" w:rsidRPr="00A134E2" w:rsidRDefault="00A134E2" w:rsidP="00A134E2">
      <w:pPr>
        <w:pStyle w:val="Caption"/>
      </w:pPr>
    </w:p>
    <w:p w14:paraId="75815FBC" w14:textId="77777777" w:rsidR="00472E7E" w:rsidRPr="00472E7E" w:rsidRDefault="00C95CAA" w:rsidP="00C95CAA">
      <w:pPr>
        <w:spacing w:after="0" w:line="360" w:lineRule="auto"/>
        <w:rPr>
          <w:rFonts w:eastAsia="Times New Roman" w:cs="Times New Roman"/>
          <w:szCs w:val="24"/>
        </w:rPr>
      </w:pPr>
      <w:r w:rsidRPr="00C95CAA">
        <w:rPr>
          <w:rFonts w:eastAsia="Times New Roman" w:cs="Times New Roman"/>
          <w:color w:val="252525"/>
          <w:szCs w:val="24"/>
          <w:shd w:val="clear" w:color="auto" w:fill="FFFFFF"/>
        </w:rPr>
        <w:t xml:space="preserve">Regarding sending and receiving messages, the server service listens to data changes in InCharacteristic as a data receiver. Meanwhile, when data need to be send, it will change the value of OutCharacteristic and send a </w:t>
      </w:r>
      <w:r>
        <w:rPr>
          <w:rFonts w:eastAsia="Times New Roman" w:cs="Times New Roman"/>
          <w:color w:val="252525"/>
          <w:szCs w:val="24"/>
          <w:shd w:val="clear" w:color="auto" w:fill="FFFFFF"/>
        </w:rPr>
        <w:t>notification to the client side</w:t>
      </w:r>
      <w:r w:rsidR="00472E7E" w:rsidRPr="00472E7E">
        <w:rPr>
          <w:rFonts w:eastAsia="Times New Roman" w:cs="Times New Roman"/>
          <w:color w:val="252525"/>
          <w:szCs w:val="24"/>
          <w:shd w:val="clear" w:color="auto" w:fill="FFFFFF"/>
        </w:rPr>
        <w:t xml:space="preserve">. </w:t>
      </w:r>
    </w:p>
    <w:p w14:paraId="7F4293C6" w14:textId="77777777" w:rsidR="004E7E7B" w:rsidRPr="004E7E7B" w:rsidRDefault="004E7E7B" w:rsidP="004E7E7B">
      <w:pPr>
        <w:spacing w:after="0" w:line="360" w:lineRule="auto"/>
        <w:rPr>
          <w:rFonts w:eastAsia="Times New Roman" w:cs="Times New Roman"/>
          <w:color w:val="252525"/>
          <w:szCs w:val="24"/>
          <w:shd w:val="clear" w:color="auto" w:fill="FFFFFF"/>
        </w:rPr>
      </w:pPr>
    </w:p>
    <w:p w14:paraId="382C0319" w14:textId="77777777" w:rsidR="00472E7E" w:rsidRPr="00472E7E" w:rsidRDefault="004E7E7B" w:rsidP="004E7E7B">
      <w:pPr>
        <w:spacing w:after="0" w:line="360" w:lineRule="auto"/>
        <w:rPr>
          <w:rFonts w:eastAsia="Times New Roman" w:cs="Times New Roman"/>
          <w:szCs w:val="24"/>
        </w:rPr>
      </w:pPr>
      <w:r w:rsidRPr="004E7E7B">
        <w:rPr>
          <w:rFonts w:eastAsia="Times New Roman" w:cs="Times New Roman"/>
          <w:color w:val="252525"/>
          <w:szCs w:val="24"/>
          <w:shd w:val="clear" w:color="auto" w:fill="FFFFFF"/>
        </w:rPr>
        <w:t>Regarding message type. The server side also supports three types of message which has been described earlier. Once message received, the server-side need to parse it into an object and tr</w:t>
      </w:r>
      <w:r>
        <w:rPr>
          <w:rFonts w:eastAsia="Times New Roman" w:cs="Times New Roman"/>
          <w:color w:val="252525"/>
          <w:szCs w:val="24"/>
          <w:shd w:val="clear" w:color="auto" w:fill="FFFFFF"/>
        </w:rPr>
        <w:t xml:space="preserve">igger </w:t>
      </w:r>
      <w:r w:rsidR="00583E06">
        <w:rPr>
          <w:rFonts w:eastAsia="Times New Roman" w:cs="Times New Roman"/>
          <w:color w:val="252525"/>
          <w:szCs w:val="24"/>
          <w:shd w:val="clear" w:color="auto" w:fill="FFFFFF"/>
        </w:rPr>
        <w:t xml:space="preserve">a </w:t>
      </w:r>
      <w:r>
        <w:rPr>
          <w:rFonts w:eastAsia="Times New Roman" w:cs="Times New Roman"/>
          <w:color w:val="252525"/>
          <w:szCs w:val="24"/>
          <w:shd w:val="clear" w:color="auto" w:fill="FFFFFF"/>
        </w:rPr>
        <w:t>message receive event</w:t>
      </w:r>
      <w:r w:rsidR="00472E7E" w:rsidRPr="00472E7E">
        <w:rPr>
          <w:rFonts w:eastAsia="Times New Roman" w:cs="Times New Roman"/>
          <w:color w:val="252525"/>
          <w:szCs w:val="24"/>
          <w:shd w:val="clear" w:color="auto" w:fill="FFFFFF"/>
        </w:rPr>
        <w:t>.</w:t>
      </w:r>
    </w:p>
    <w:p w14:paraId="0B7FACC7" w14:textId="77777777"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 xml:space="preserve">4.6.2.3 </w:t>
      </w:r>
      <w:r w:rsidR="00EE7F83" w:rsidRPr="00472E7E">
        <w:rPr>
          <w:rFonts w:ascii="Times New Roman" w:eastAsia="Times New Roman" w:hAnsi="Times New Roman" w:cs="Times New Roman"/>
          <w:b/>
          <w:bCs/>
          <w:color w:val="252525"/>
          <w:szCs w:val="24"/>
          <w:shd w:val="clear" w:color="auto" w:fill="FFFFFF"/>
        </w:rPr>
        <w:t>Flowchart</w:t>
      </w:r>
    </w:p>
    <w:p w14:paraId="3C1407D7" w14:textId="77777777" w:rsidR="00472E7E" w:rsidRPr="00472E7E" w:rsidRDefault="00472E7E" w:rsidP="005C422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42C4356A" wp14:editId="7C41E943">
            <wp:extent cx="4137660" cy="4450080"/>
            <wp:effectExtent l="0" t="0" r="0" b="7620"/>
            <wp:docPr id="17" name="Picture 17"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14:paraId="677D89C3" w14:textId="77777777" w:rsidR="00472E7E" w:rsidRDefault="005C4220" w:rsidP="00C57EB0">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t>Figure 4.</w:t>
      </w:r>
      <w:r w:rsidR="005F1D73">
        <w:rPr>
          <w:rFonts w:eastAsia="Times New Roman" w:cs="Times New Roman"/>
          <w:color w:val="252525"/>
          <w:szCs w:val="24"/>
          <w:shd w:val="clear" w:color="auto" w:fill="FFFFFF"/>
        </w:rPr>
        <w:t>7</w:t>
      </w:r>
      <w:r w:rsidR="00472E7E" w:rsidRPr="00472E7E">
        <w:rPr>
          <w:rFonts w:eastAsia="Times New Roman" w:cs="Times New Roman"/>
          <w:color w:val="252525"/>
          <w:szCs w:val="24"/>
          <w:shd w:val="clear" w:color="auto" w:fill="FFFFFF"/>
        </w:rPr>
        <w:t>: Life cycle of network service</w:t>
      </w:r>
    </w:p>
    <w:p w14:paraId="561AE2B1" w14:textId="77777777" w:rsidR="005C4220" w:rsidRPr="005C4220" w:rsidRDefault="005C4220" w:rsidP="005C4220">
      <w:pPr>
        <w:pStyle w:val="Caption"/>
      </w:pPr>
    </w:p>
    <w:p w14:paraId="60778CDF" w14:textId="77777777" w:rsidR="00472E7E" w:rsidRPr="00472E7E" w:rsidRDefault="0038163E" w:rsidP="00C57EB0">
      <w:pPr>
        <w:spacing w:after="0" w:line="360" w:lineRule="auto"/>
        <w:rPr>
          <w:rFonts w:eastAsia="Times New Roman" w:cs="Times New Roman"/>
          <w:szCs w:val="24"/>
        </w:rPr>
      </w:pPr>
      <w:r w:rsidRPr="0038163E">
        <w:rPr>
          <w:rFonts w:eastAsia="Times New Roman" w:cs="Times New Roman"/>
          <w:color w:val="252525"/>
          <w:szCs w:val="24"/>
          <w:shd w:val="clear" w:color="auto" w:fill="FFFFFF"/>
        </w:rPr>
        <w:t xml:space="preserve">The flowchart above shows lifecycle of a service. As shown above, whenever user need create a CoAPNonIP service, he or she needs to create an instance of an object called App. When initializing the App, logics at application layer need to be specified. After calling several functions to set the application layer (e.g. receiver thread, processor thread, and default receiver), users need to call </w:t>
      </w:r>
      <w:r w:rsidR="007F1F03">
        <w:rPr>
          <w:rFonts w:eastAsia="Times New Roman" w:cs="Times New Roman"/>
          <w:color w:val="252525"/>
          <w:szCs w:val="24"/>
          <w:shd w:val="clear" w:color="auto" w:fill="FFFFFF"/>
        </w:rPr>
        <w:t xml:space="preserve">the </w:t>
      </w:r>
      <w:r w:rsidRPr="0038163E">
        <w:rPr>
          <w:rFonts w:eastAsia="Times New Roman" w:cs="Times New Roman"/>
          <w:color w:val="252525"/>
          <w:szCs w:val="24"/>
          <w:shd w:val="clear" w:color="auto" w:fill="FFFFFF"/>
        </w:rPr>
        <w:t xml:space="preserve">run function to check if a network layer service exists or not. If no service </w:t>
      </w:r>
      <w:r w:rsidR="007F1F03">
        <w:rPr>
          <w:rFonts w:eastAsia="Times New Roman" w:cs="Times New Roman"/>
          <w:color w:val="252525"/>
          <w:szCs w:val="24"/>
          <w:shd w:val="clear" w:color="auto" w:fill="FFFFFF"/>
        </w:rPr>
        <w:t>is</w:t>
      </w:r>
      <w:r w:rsidRPr="0038163E">
        <w:rPr>
          <w:rFonts w:eastAsia="Times New Roman" w:cs="Times New Roman"/>
          <w:color w:val="252525"/>
          <w:szCs w:val="24"/>
          <w:shd w:val="clear" w:color="auto" w:fill="FFFFFF"/>
        </w:rPr>
        <w:t xml:space="preserve"> running at background, a service would manage the lifecycle of a connection. The service will keep runni</w:t>
      </w:r>
      <w:r>
        <w:rPr>
          <w:rFonts w:eastAsia="Times New Roman" w:cs="Times New Roman"/>
          <w:color w:val="252525"/>
          <w:szCs w:val="24"/>
          <w:shd w:val="clear" w:color="auto" w:fill="FFFFFF"/>
        </w:rPr>
        <w:t>ng unless user force to stop it</w:t>
      </w:r>
      <w:r w:rsidR="00472E7E" w:rsidRPr="00472E7E">
        <w:rPr>
          <w:rFonts w:eastAsia="Times New Roman" w:cs="Times New Roman"/>
          <w:color w:val="252525"/>
          <w:szCs w:val="24"/>
          <w:shd w:val="clear" w:color="auto" w:fill="FFFFFF"/>
        </w:rPr>
        <w:t>.</w:t>
      </w:r>
    </w:p>
    <w:p w14:paraId="6564286B" w14:textId="77777777" w:rsidR="00472E7E" w:rsidRPr="00472E7E" w:rsidRDefault="00472E7E" w:rsidP="005C422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079EB3AB" wp14:editId="6E5F5234">
            <wp:extent cx="4389120" cy="4556760"/>
            <wp:effectExtent l="0" t="0" r="0" b="0"/>
            <wp:docPr id="18" name="Picture 18"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14:paraId="4E6F6FCE" w14:textId="77777777" w:rsidR="00472E7E" w:rsidRDefault="005C4220" w:rsidP="00C57EB0">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t>Figure 4.</w:t>
      </w:r>
      <w:r w:rsidR="005F1D73">
        <w:rPr>
          <w:rFonts w:eastAsia="Times New Roman" w:cs="Times New Roman"/>
          <w:color w:val="252525"/>
          <w:szCs w:val="24"/>
          <w:shd w:val="clear" w:color="auto" w:fill="FFFFFF"/>
        </w:rPr>
        <w:t>8</w:t>
      </w:r>
      <w:r w:rsidR="00472E7E" w:rsidRPr="00472E7E">
        <w:rPr>
          <w:rFonts w:eastAsia="Times New Roman" w:cs="Times New Roman"/>
          <w:color w:val="252525"/>
          <w:szCs w:val="24"/>
          <w:shd w:val="clear" w:color="auto" w:fill="FFFFFF"/>
        </w:rPr>
        <w:t>: Life cycle of CoAP communication in proposed architecture</w:t>
      </w:r>
    </w:p>
    <w:p w14:paraId="242110FF" w14:textId="77777777" w:rsidR="005C4220" w:rsidRPr="005C4220" w:rsidRDefault="005C4220" w:rsidP="005C4220">
      <w:pPr>
        <w:pStyle w:val="Caption"/>
      </w:pPr>
    </w:p>
    <w:p w14:paraId="2395D457" w14:textId="77777777" w:rsidR="00472E7E" w:rsidRPr="00472E7E" w:rsidRDefault="006D571B" w:rsidP="00C57EB0">
      <w:pPr>
        <w:spacing w:after="0" w:line="360" w:lineRule="auto"/>
        <w:rPr>
          <w:rFonts w:eastAsia="Times New Roman" w:cs="Times New Roman"/>
          <w:szCs w:val="24"/>
        </w:rPr>
      </w:pPr>
      <w:r w:rsidRPr="006D571B">
        <w:rPr>
          <w:rFonts w:eastAsia="Times New Roman" w:cs="Times New Roman"/>
          <w:color w:val="252525"/>
          <w:szCs w:val="24"/>
          <w:shd w:val="clear" w:color="auto" w:fill="FFFFFF"/>
        </w:rPr>
        <w:t>The flowchart shows the life cycle of communication. Since the architecture is resource driven, a request needs to specify resource URL and targets. After creating a request, users need to send it to the sender queue and register a handler for response in request hashmap. When a sender thread is processing the request, it will send it to network layer service. In the service, the program will judge if a connection with the target device is available and send the message to the target.  When a request is received, the network layer of remote device will throw it to the upper layer. In the application layer, it will be pushed into processor queue. When a processor thread retrieves it from the queue, it will judge whether target resource is available. If the resource is available, it will generate a CoAP response and send it back. Finally, in the application layer of request sponsor, the program will try to find a handler in the hashmap (key value pair of message id and handler)</w:t>
      </w:r>
      <w:r>
        <w:rPr>
          <w:rFonts w:eastAsia="Times New Roman" w:cs="Times New Roman"/>
          <w:color w:val="252525"/>
          <w:szCs w:val="24"/>
          <w:shd w:val="clear" w:color="auto" w:fill="FFFFFF"/>
        </w:rPr>
        <w:t xml:space="preserve"> to handle the response</w:t>
      </w:r>
      <w:r w:rsidR="00472E7E" w:rsidRPr="00472E7E">
        <w:rPr>
          <w:rFonts w:eastAsia="Times New Roman" w:cs="Times New Roman"/>
          <w:color w:val="252525"/>
          <w:szCs w:val="24"/>
          <w:shd w:val="clear" w:color="auto" w:fill="FFFFFF"/>
        </w:rPr>
        <w:t>.</w:t>
      </w:r>
    </w:p>
    <w:p w14:paraId="45FFCEF1" w14:textId="77777777" w:rsidR="00472E7E" w:rsidRPr="00472E7E" w:rsidRDefault="00472E7E" w:rsidP="00C57EB0">
      <w:pPr>
        <w:spacing w:after="0" w:line="360" w:lineRule="auto"/>
        <w:rPr>
          <w:rFonts w:eastAsia="Times New Roman" w:cs="Times New Roman"/>
          <w:szCs w:val="24"/>
        </w:rPr>
      </w:pPr>
    </w:p>
    <w:p w14:paraId="01B2DC61" w14:textId="77777777" w:rsidR="00472E7E" w:rsidRPr="00472E7E" w:rsidRDefault="005A6B61" w:rsidP="00C57EB0">
      <w:pPr>
        <w:spacing w:after="0" w:line="360" w:lineRule="auto"/>
        <w:rPr>
          <w:rFonts w:eastAsia="Times New Roman" w:cs="Times New Roman"/>
          <w:szCs w:val="24"/>
        </w:rPr>
      </w:pPr>
      <w:r w:rsidRPr="005A6B61">
        <w:rPr>
          <w:rFonts w:eastAsia="Times New Roman" w:cs="Times New Roman"/>
          <w:color w:val="252525"/>
          <w:szCs w:val="24"/>
          <w:shd w:val="clear" w:color="auto" w:fill="FFFFFF"/>
        </w:rPr>
        <w:t>As explained earlier, the network layer of BLE defines how two devices can communicate in the proposed architecture. Both the design of communication mechanism and packet format involves two factors. One is to find a way to overcome the limitation of BLE. The other is to support multiple roles’ communication. Since the BLE network is fragile, the design of communication mechanism and data format aims to support sequential communication. Because of sequential communication, it is easier to manage data packets under the c</w:t>
      </w:r>
      <w:r>
        <w:rPr>
          <w:rFonts w:eastAsia="Times New Roman" w:cs="Times New Roman"/>
          <w:color w:val="252525"/>
          <w:szCs w:val="24"/>
          <w:shd w:val="clear" w:color="auto" w:fill="FFFFFF"/>
        </w:rPr>
        <w:t>ontext of detached CoAP message</w:t>
      </w:r>
      <w:r w:rsidR="00472E7E" w:rsidRPr="00472E7E">
        <w:rPr>
          <w:rFonts w:eastAsia="Times New Roman" w:cs="Times New Roman"/>
          <w:color w:val="252525"/>
          <w:szCs w:val="24"/>
          <w:shd w:val="clear" w:color="auto" w:fill="FFFFFF"/>
        </w:rPr>
        <w:t xml:space="preserve">. </w:t>
      </w:r>
    </w:p>
    <w:p w14:paraId="45BD2D23" w14:textId="77777777" w:rsidR="00472E7E" w:rsidRPr="00472E7E" w:rsidRDefault="00472E7E" w:rsidP="00177A7C">
      <w:pPr>
        <w:pStyle w:val="Heading2"/>
      </w:pPr>
      <w:bookmarkStart w:id="250" w:name="_Toc441070977"/>
      <w:r w:rsidRPr="00B11DF6">
        <w:t>4.7 Solutions for proposed problems</w:t>
      </w:r>
      <w:bookmarkEnd w:id="250"/>
    </w:p>
    <w:p w14:paraId="05795E8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4.7.1 Merge Non-IP based device into IoT</w:t>
      </w:r>
    </w:p>
    <w:p w14:paraId="1C2C1E1D" w14:textId="77777777" w:rsidR="00472E7E" w:rsidRPr="00472E7E" w:rsidRDefault="000C4477" w:rsidP="00C57EB0">
      <w:pPr>
        <w:spacing w:after="0" w:line="360" w:lineRule="auto"/>
        <w:rPr>
          <w:rFonts w:eastAsia="Times New Roman" w:cs="Times New Roman"/>
          <w:szCs w:val="24"/>
        </w:rPr>
      </w:pPr>
      <w:r w:rsidRPr="000C4477">
        <w:rPr>
          <w:rFonts w:eastAsia="Times New Roman" w:cs="Times New Roman"/>
          <w:color w:val="252525"/>
          <w:szCs w:val="24"/>
          <w:shd w:val="clear" w:color="auto" w:fill="FFFFFF"/>
        </w:rPr>
        <w:t>The proposed architecture adopted the concept of AppID and UserID. As mentioned above, an application can get a unique identifier by combining those two numbers together. In this way, we make the identifier become a concept beyond a physical device. In the physical layer, there may have either MAC address, IP address or another way to identify a device but they all need to use AppID and UserID to identify itself in the proposed architecture. One advantage of the design is the system can easily change devices with less effect on communication because the architecture does not bind a physical address to a device. Moreover, the adoption of AppID and UserID grants flexibility to the architecture if multiple communication technologies need to be supported at the same time</w:t>
      </w:r>
      <w:r w:rsidR="00472E7E" w:rsidRPr="00472E7E">
        <w:rPr>
          <w:rFonts w:eastAsia="Times New Roman" w:cs="Times New Roman"/>
          <w:color w:val="252525"/>
          <w:szCs w:val="24"/>
          <w:shd w:val="clear" w:color="auto" w:fill="FFFFFF"/>
        </w:rPr>
        <w:t>.  </w:t>
      </w:r>
    </w:p>
    <w:p w14:paraId="638BF36F" w14:textId="77777777" w:rsidR="00472E7E" w:rsidRPr="00472E7E" w:rsidRDefault="00472E7E" w:rsidP="00C57EB0">
      <w:pPr>
        <w:spacing w:before="260" w:after="260" w:line="360" w:lineRule="auto"/>
        <w:jc w:val="both"/>
        <w:outlineLvl w:val="2"/>
        <w:rPr>
          <w:rFonts w:eastAsia="Times New Roman" w:cs="Times New Roman"/>
          <w:b/>
          <w:bCs/>
          <w:sz w:val="27"/>
          <w:szCs w:val="27"/>
        </w:rPr>
      </w:pPr>
      <w:bookmarkStart w:id="251" w:name="_Toc441070978"/>
      <w:r w:rsidRPr="00472E7E">
        <w:rPr>
          <w:rFonts w:eastAsia="Times New Roman" w:cs="Times New Roman"/>
          <w:b/>
          <w:bCs/>
          <w:color w:val="252525"/>
          <w:szCs w:val="24"/>
          <w:shd w:val="clear" w:color="auto" w:fill="FFFFFF"/>
        </w:rPr>
        <w:t>4.7.2 Size limitation of a BLE request</w:t>
      </w:r>
      <w:bookmarkEnd w:id="251"/>
      <w:r w:rsidRPr="00472E7E">
        <w:rPr>
          <w:rFonts w:eastAsia="Times New Roman" w:cs="Times New Roman"/>
          <w:b/>
          <w:bCs/>
          <w:color w:val="252525"/>
          <w:szCs w:val="24"/>
          <w:shd w:val="clear" w:color="auto" w:fill="FFFFFF"/>
        </w:rPr>
        <w:t xml:space="preserve"> </w:t>
      </w:r>
    </w:p>
    <w:p w14:paraId="0B06CC4F" w14:textId="77777777" w:rsidR="00472E7E" w:rsidRPr="00472E7E" w:rsidRDefault="00AF3613" w:rsidP="00C57EB0">
      <w:pPr>
        <w:spacing w:after="0" w:line="360" w:lineRule="auto"/>
        <w:rPr>
          <w:rFonts w:eastAsia="Times New Roman" w:cs="Times New Roman"/>
          <w:szCs w:val="24"/>
        </w:rPr>
      </w:pPr>
      <w:r w:rsidRPr="00AF3613">
        <w:rPr>
          <w:rFonts w:eastAsia="Times New Roman" w:cs="Times New Roman"/>
          <w:color w:val="252525"/>
          <w:szCs w:val="24"/>
          <w:shd w:val="clear" w:color="auto" w:fill="FFFFFF"/>
        </w:rPr>
        <w:t xml:space="preserve">I proposed an automatic packet cut and assembly mechanism. In our solution, all CoAP messages will be arranged into one or more 20-byte package (The proposed format has been described above). In this way, the size limitation of BLE </w:t>
      </w:r>
      <w:r>
        <w:rPr>
          <w:rFonts w:eastAsia="Times New Roman" w:cs="Times New Roman"/>
          <w:color w:val="252525"/>
          <w:szCs w:val="24"/>
          <w:shd w:val="clear" w:color="auto" w:fill="FFFFFF"/>
        </w:rPr>
        <w:t>is solved at the software level</w:t>
      </w:r>
      <w:r w:rsidR="00472E7E" w:rsidRPr="00472E7E">
        <w:rPr>
          <w:rFonts w:eastAsia="Times New Roman" w:cs="Times New Roman"/>
          <w:color w:val="252525"/>
          <w:szCs w:val="24"/>
          <w:shd w:val="clear" w:color="auto" w:fill="FFFFFF"/>
        </w:rPr>
        <w:t>.</w:t>
      </w:r>
    </w:p>
    <w:p w14:paraId="1ED8A427" w14:textId="77777777" w:rsidR="00472E7E" w:rsidRPr="00472E7E" w:rsidRDefault="00472E7E" w:rsidP="00C57EB0">
      <w:pPr>
        <w:spacing w:after="0" w:line="360" w:lineRule="auto"/>
        <w:rPr>
          <w:rFonts w:eastAsia="Times New Roman" w:cs="Times New Roman"/>
          <w:szCs w:val="24"/>
        </w:rPr>
      </w:pPr>
    </w:p>
    <w:p w14:paraId="781E4182" w14:textId="77777777" w:rsidR="00472E7E" w:rsidRPr="00472E7E" w:rsidRDefault="00472E7E" w:rsidP="00C57EB0">
      <w:pPr>
        <w:spacing w:before="260" w:after="260" w:line="360" w:lineRule="auto"/>
        <w:jc w:val="both"/>
        <w:outlineLvl w:val="2"/>
        <w:rPr>
          <w:rFonts w:eastAsia="Times New Roman" w:cs="Times New Roman"/>
          <w:b/>
          <w:bCs/>
          <w:sz w:val="27"/>
          <w:szCs w:val="27"/>
        </w:rPr>
      </w:pPr>
      <w:bookmarkStart w:id="252" w:name="_Toc441070979"/>
      <w:r w:rsidRPr="00472E7E">
        <w:rPr>
          <w:rFonts w:eastAsia="Times New Roman" w:cs="Times New Roman"/>
          <w:b/>
          <w:bCs/>
          <w:color w:val="252525"/>
          <w:szCs w:val="24"/>
          <w:shd w:val="clear" w:color="auto" w:fill="FFFFFF"/>
        </w:rPr>
        <w:t>4.7.3 Chaos server-side callback</w:t>
      </w:r>
      <w:bookmarkEnd w:id="252"/>
      <w:r w:rsidRPr="00472E7E">
        <w:rPr>
          <w:rFonts w:eastAsia="Times New Roman" w:cs="Times New Roman"/>
          <w:b/>
          <w:bCs/>
          <w:color w:val="252525"/>
          <w:szCs w:val="24"/>
          <w:shd w:val="clear" w:color="auto" w:fill="FFFFFF"/>
        </w:rPr>
        <w:t xml:space="preserve">  </w:t>
      </w:r>
    </w:p>
    <w:p w14:paraId="3BC41429" w14:textId="77777777" w:rsidR="00472E7E" w:rsidRPr="00472E7E" w:rsidRDefault="00C04E33" w:rsidP="00C57EB0">
      <w:pPr>
        <w:spacing w:after="0" w:line="360" w:lineRule="auto"/>
        <w:rPr>
          <w:rFonts w:eastAsia="Times New Roman" w:cs="Times New Roman"/>
          <w:szCs w:val="24"/>
        </w:rPr>
      </w:pPr>
      <w:r w:rsidRPr="00C04E33">
        <w:rPr>
          <w:rFonts w:eastAsia="Times New Roman" w:cs="Times New Roman"/>
          <w:color w:val="252525"/>
          <w:szCs w:val="24"/>
          <w:shd w:val="clear" w:color="auto" w:fill="FFFFFF"/>
        </w:rPr>
        <w:t xml:space="preserve">As mentioned above, the server side of BLE is chaos. A BLE server will receive different messages from different clients in one channel. Therefore, we use AppID, UserID and as the identifier to build a hashmap for each connected device. As mentioned in the design of packet. </w:t>
      </w:r>
      <w:r w:rsidRPr="00C04E33">
        <w:rPr>
          <w:rFonts w:eastAsia="Times New Roman" w:cs="Times New Roman"/>
          <w:color w:val="252525"/>
          <w:szCs w:val="24"/>
          <w:shd w:val="clear" w:color="auto" w:fill="FFFFFF"/>
        </w:rPr>
        <w:lastRenderedPageBreak/>
        <w:t>The AppID and UserID information are contained in each packet. Therefore. The server side can always know where a message come from</w:t>
      </w:r>
      <w:r w:rsidR="00472E7E" w:rsidRPr="00472E7E">
        <w:rPr>
          <w:rFonts w:eastAsia="Times New Roman" w:cs="Times New Roman"/>
          <w:color w:val="252525"/>
          <w:szCs w:val="24"/>
          <w:shd w:val="clear" w:color="auto" w:fill="FFFFFF"/>
        </w:rPr>
        <w:t>.</w:t>
      </w:r>
    </w:p>
    <w:p w14:paraId="6C462D27" w14:textId="77777777" w:rsidR="00472E7E" w:rsidRPr="00472E7E" w:rsidRDefault="00472E7E" w:rsidP="00C57EB0">
      <w:pPr>
        <w:spacing w:before="260" w:after="260" w:line="360" w:lineRule="auto"/>
        <w:jc w:val="both"/>
        <w:outlineLvl w:val="2"/>
        <w:rPr>
          <w:rFonts w:eastAsia="Times New Roman" w:cs="Times New Roman"/>
          <w:b/>
          <w:bCs/>
          <w:sz w:val="27"/>
          <w:szCs w:val="27"/>
        </w:rPr>
      </w:pPr>
      <w:bookmarkStart w:id="253" w:name="_Toc441070980"/>
      <w:r w:rsidRPr="00472E7E">
        <w:rPr>
          <w:rFonts w:eastAsia="Times New Roman" w:cs="Times New Roman"/>
          <w:b/>
          <w:bCs/>
          <w:color w:val="252525"/>
          <w:szCs w:val="24"/>
          <w:shd w:val="clear" w:color="auto" w:fill="FFFFFF"/>
        </w:rPr>
        <w:t>4.7.4 Serve multiple applications</w:t>
      </w:r>
      <w:bookmarkEnd w:id="253"/>
    </w:p>
    <w:p w14:paraId="5B3F1D37" w14:textId="77777777" w:rsidR="00472E7E" w:rsidRPr="00472E7E" w:rsidRDefault="00AE55C2" w:rsidP="00C57EB0">
      <w:pPr>
        <w:spacing w:after="0" w:line="360" w:lineRule="auto"/>
        <w:rPr>
          <w:rFonts w:eastAsia="Times New Roman" w:cs="Times New Roman"/>
          <w:szCs w:val="24"/>
        </w:rPr>
      </w:pPr>
      <w:r w:rsidRPr="00AE55C2">
        <w:rPr>
          <w:rFonts w:eastAsia="Times New Roman" w:cs="Times New Roman"/>
          <w:color w:val="252525"/>
          <w:szCs w:val="24"/>
          <w:shd w:val="clear" w:color="auto" w:fill="FFFFFF"/>
        </w:rPr>
        <w:t>With the development of tiny sensors. Engineers can set up more and more sensors in one device. This trend has been provided by smartphones and smartwatches. In this architecture, the user can declare role in applications. When a new message come, the network layer will simply broadcast message to the upper level with information of remote devices’ AppID and UserID. The developer can select interested messages from a specific data provider. This design makes the architecture can serve one or more applications at the same time</w:t>
      </w:r>
      <w:r w:rsidR="00472E7E" w:rsidRPr="00472E7E">
        <w:rPr>
          <w:rFonts w:eastAsia="Times New Roman" w:cs="Times New Roman"/>
          <w:color w:val="252525"/>
          <w:szCs w:val="24"/>
          <w:shd w:val="clear" w:color="auto" w:fill="FFFFFF"/>
        </w:rPr>
        <w:t xml:space="preserve">. </w:t>
      </w:r>
    </w:p>
    <w:p w14:paraId="1F509E20" w14:textId="77777777" w:rsidR="00472E7E" w:rsidRPr="00EE7F83" w:rsidRDefault="00472E7E" w:rsidP="00177A7C">
      <w:pPr>
        <w:pStyle w:val="Heading3"/>
        <w:rPr>
          <w:sz w:val="36"/>
          <w:szCs w:val="36"/>
        </w:rPr>
      </w:pPr>
      <w:bookmarkStart w:id="254" w:name="_Toc441070981"/>
      <w:r w:rsidRPr="00EE7F83">
        <w:t>4.7.5 Provide common interface to support wireless communication protocols</w:t>
      </w:r>
      <w:bookmarkEnd w:id="254"/>
    </w:p>
    <w:p w14:paraId="72CEEE9D" w14:textId="77777777" w:rsidR="00472E7E" w:rsidRDefault="003E6761" w:rsidP="00C57EB0">
      <w:pPr>
        <w:spacing w:after="0" w:line="360" w:lineRule="auto"/>
        <w:rPr>
          <w:rFonts w:eastAsia="Times New Roman" w:cs="Times New Roman"/>
          <w:color w:val="252525"/>
          <w:szCs w:val="24"/>
          <w:shd w:val="clear" w:color="auto" w:fill="FFFFFF"/>
        </w:rPr>
      </w:pPr>
      <w:r w:rsidRPr="003E6761">
        <w:rPr>
          <w:rFonts w:eastAsia="Times New Roman" w:cs="Times New Roman"/>
          <w:color w:val="252525"/>
          <w:szCs w:val="24"/>
          <w:shd w:val="clear" w:color="auto" w:fill="FFFFFF"/>
        </w:rPr>
        <w:t xml:space="preserve">As mentioned above, the proposed architecture consists of the application layer and the network layer, which separate the controller and the network behaviors. A developer can make the architecture support different communication technologies by overwriting communication component of the application layer and network layer. Meanwhile, since the front end functions are highly abstracted, application developer do not need to </w:t>
      </w:r>
      <w:r w:rsidR="00F0503D">
        <w:rPr>
          <w:rFonts w:eastAsia="Times New Roman" w:cs="Times New Roman"/>
          <w:color w:val="252525"/>
          <w:szCs w:val="24"/>
          <w:shd w:val="clear" w:color="auto" w:fill="FFFFFF"/>
        </w:rPr>
        <w:t>rewrite</w:t>
      </w:r>
      <w:r w:rsidRPr="003E6761">
        <w:rPr>
          <w:rFonts w:eastAsia="Times New Roman" w:cs="Times New Roman"/>
          <w:color w:val="252525"/>
          <w:szCs w:val="24"/>
          <w:shd w:val="clear" w:color="auto" w:fill="FFFFFF"/>
        </w:rPr>
        <w:t xml:space="preserve"> data mana</w:t>
      </w:r>
      <w:r>
        <w:rPr>
          <w:rFonts w:eastAsia="Times New Roman" w:cs="Times New Roman"/>
          <w:color w:val="252525"/>
          <w:szCs w:val="24"/>
          <w:shd w:val="clear" w:color="auto" w:fill="FFFFFF"/>
        </w:rPr>
        <w:t xml:space="preserve">gement </w:t>
      </w:r>
      <w:r w:rsidR="00F0503D">
        <w:rPr>
          <w:rFonts w:eastAsia="Times New Roman" w:cs="Times New Roman"/>
          <w:color w:val="252525"/>
          <w:szCs w:val="24"/>
          <w:shd w:val="clear" w:color="auto" w:fill="FFFFFF"/>
        </w:rPr>
        <w:t>at</w:t>
      </w:r>
      <w:r>
        <w:rPr>
          <w:rFonts w:eastAsia="Times New Roman" w:cs="Times New Roman"/>
          <w:color w:val="252525"/>
          <w:szCs w:val="24"/>
          <w:shd w:val="clear" w:color="auto" w:fill="FFFFFF"/>
        </w:rPr>
        <w:t xml:space="preserve"> the application layer</w:t>
      </w:r>
      <w:r w:rsidR="00472E7E" w:rsidRPr="00472E7E">
        <w:rPr>
          <w:rFonts w:eastAsia="Times New Roman" w:cs="Times New Roman"/>
          <w:color w:val="252525"/>
          <w:szCs w:val="24"/>
          <w:shd w:val="clear" w:color="auto" w:fill="FFFFFF"/>
        </w:rPr>
        <w:t xml:space="preserve">. </w:t>
      </w:r>
    </w:p>
    <w:p w14:paraId="07A4F7B2" w14:textId="77777777" w:rsidR="002A5FF2" w:rsidRDefault="002A5FF2" w:rsidP="00C57EB0">
      <w:pPr>
        <w:spacing w:after="0" w:line="360" w:lineRule="auto"/>
        <w:rPr>
          <w:rFonts w:eastAsia="Times New Roman" w:cs="Times New Roman"/>
          <w:color w:val="252525"/>
          <w:szCs w:val="24"/>
          <w:shd w:val="clear" w:color="auto" w:fill="FFFFFF"/>
        </w:rPr>
      </w:pPr>
    </w:p>
    <w:p w14:paraId="5EBF287A" w14:textId="77777777" w:rsidR="002A5FF2" w:rsidRDefault="002A5FF2" w:rsidP="00C57EB0">
      <w:pPr>
        <w:spacing w:after="0" w:line="360" w:lineRule="auto"/>
        <w:rPr>
          <w:rFonts w:eastAsia="Times New Roman" w:cs="Times New Roman"/>
          <w:color w:val="252525"/>
          <w:szCs w:val="24"/>
          <w:shd w:val="clear" w:color="auto" w:fill="FFFFFF"/>
        </w:rPr>
      </w:pPr>
    </w:p>
    <w:p w14:paraId="6680AEBA" w14:textId="77777777" w:rsidR="002A5FF2" w:rsidRDefault="002A5FF2" w:rsidP="00C57EB0">
      <w:pPr>
        <w:spacing w:after="0" w:line="360" w:lineRule="auto"/>
        <w:rPr>
          <w:rFonts w:eastAsia="Times New Roman" w:cs="Times New Roman"/>
          <w:color w:val="252525"/>
          <w:szCs w:val="24"/>
          <w:shd w:val="clear" w:color="auto" w:fill="FFFFFF"/>
        </w:rPr>
      </w:pPr>
    </w:p>
    <w:p w14:paraId="71BC10AD" w14:textId="77777777" w:rsidR="002A5FF2" w:rsidRDefault="002A5FF2" w:rsidP="00C57EB0">
      <w:pPr>
        <w:spacing w:after="0" w:line="360" w:lineRule="auto"/>
        <w:rPr>
          <w:rFonts w:eastAsia="Times New Roman" w:cs="Times New Roman"/>
          <w:color w:val="252525"/>
          <w:szCs w:val="24"/>
          <w:shd w:val="clear" w:color="auto" w:fill="FFFFFF"/>
        </w:rPr>
      </w:pPr>
    </w:p>
    <w:p w14:paraId="56D8A765" w14:textId="77777777" w:rsidR="00BE7AAE" w:rsidRDefault="00BE7AAE" w:rsidP="00BE7AAE">
      <w:pPr>
        <w:pStyle w:val="Caption"/>
      </w:pPr>
    </w:p>
    <w:p w14:paraId="509AB2EB" w14:textId="77777777" w:rsidR="00BE7AAE" w:rsidRPr="00BE7AAE" w:rsidRDefault="00BE7AAE" w:rsidP="00BE7AAE"/>
    <w:p w14:paraId="59CECA6B" w14:textId="77777777" w:rsidR="002A5FF2" w:rsidRDefault="002A5FF2" w:rsidP="00C57EB0">
      <w:pPr>
        <w:spacing w:after="0" w:line="360" w:lineRule="auto"/>
        <w:rPr>
          <w:rFonts w:eastAsia="Times New Roman" w:cs="Times New Roman"/>
          <w:color w:val="252525"/>
          <w:szCs w:val="24"/>
          <w:shd w:val="clear" w:color="auto" w:fill="FFFFFF"/>
        </w:rPr>
      </w:pPr>
    </w:p>
    <w:p w14:paraId="6D385E09" w14:textId="77777777" w:rsidR="002A5FF2" w:rsidRDefault="002A5FF2" w:rsidP="00C57EB0">
      <w:pPr>
        <w:spacing w:after="0" w:line="360" w:lineRule="auto"/>
        <w:rPr>
          <w:rFonts w:eastAsia="Times New Roman" w:cs="Times New Roman"/>
          <w:color w:val="252525"/>
          <w:szCs w:val="24"/>
          <w:shd w:val="clear" w:color="auto" w:fill="FFFFFF"/>
        </w:rPr>
      </w:pPr>
    </w:p>
    <w:p w14:paraId="267C6014" w14:textId="77777777" w:rsidR="002A5FF2" w:rsidRPr="00472E7E" w:rsidRDefault="002A5FF2" w:rsidP="00C57EB0">
      <w:pPr>
        <w:spacing w:after="0" w:line="360" w:lineRule="auto"/>
        <w:rPr>
          <w:rFonts w:eastAsia="Times New Roman" w:cs="Times New Roman"/>
          <w:szCs w:val="24"/>
        </w:rPr>
      </w:pPr>
    </w:p>
    <w:p w14:paraId="0C7EACD2" w14:textId="77777777" w:rsidR="00472E7E" w:rsidRPr="00472E7E" w:rsidRDefault="00472E7E" w:rsidP="002A4C2A">
      <w:pPr>
        <w:pStyle w:val="Heading1"/>
      </w:pPr>
      <w:bookmarkStart w:id="255" w:name="_Toc441070982"/>
      <w:r w:rsidRPr="00472E7E">
        <w:lastRenderedPageBreak/>
        <w:t>CHAPTER 5</w:t>
      </w:r>
      <w:r w:rsidR="00EE7F83">
        <w:t xml:space="preserve"> </w:t>
      </w:r>
      <w:r w:rsidRPr="00472E7E">
        <w:t>IMPLEMENTATION</w:t>
      </w:r>
      <w:bookmarkEnd w:id="255"/>
    </w:p>
    <w:p w14:paraId="72B8A7B0" w14:textId="77777777" w:rsidR="00F0503D" w:rsidRPr="00F0503D" w:rsidRDefault="00F0503D" w:rsidP="00847C30">
      <w:pPr>
        <w:pStyle w:val="Caption"/>
        <w:spacing w:line="360" w:lineRule="auto"/>
        <w:jc w:val="left"/>
        <w:rPr>
          <w:rFonts w:eastAsia="Times New Roman" w:cs="Times New Roman"/>
          <w:iCs w:val="0"/>
          <w:color w:val="252525"/>
          <w:szCs w:val="24"/>
          <w:shd w:val="clear" w:color="auto" w:fill="FFFFFF"/>
        </w:rPr>
      </w:pPr>
      <w:r w:rsidRPr="00F0503D">
        <w:rPr>
          <w:rFonts w:eastAsia="Times New Roman" w:cs="Times New Roman"/>
          <w:iCs w:val="0"/>
          <w:color w:val="252525"/>
          <w:szCs w:val="24"/>
          <w:shd w:val="clear" w:color="auto" w:fill="FFFFFF"/>
        </w:rPr>
        <w:t>To test the performance of proposed architecture. I made a test program to create a BLE connection between two devices and send package between them. The application is written in C# and compiled into native Android application in a cross-platform framew</w:t>
      </w:r>
      <w:r w:rsidR="00B37849">
        <w:rPr>
          <w:rFonts w:eastAsia="Times New Roman" w:cs="Times New Roman"/>
          <w:iCs w:val="0"/>
          <w:color w:val="252525"/>
          <w:szCs w:val="24"/>
          <w:shd w:val="clear" w:color="auto" w:fill="FFFFFF"/>
        </w:rPr>
        <w:t>ork: Mono (maintained by Microsoft</w:t>
      </w:r>
      <w:r w:rsidRPr="00F0503D">
        <w:rPr>
          <w:rFonts w:eastAsia="Times New Roman" w:cs="Times New Roman"/>
          <w:iCs w:val="0"/>
          <w:color w:val="252525"/>
          <w:szCs w:val="24"/>
          <w:shd w:val="clear" w:color="auto" w:fill="FFFFFF"/>
        </w:rPr>
        <w:t xml:space="preserve">). </w:t>
      </w:r>
    </w:p>
    <w:p w14:paraId="3105FC01" w14:textId="77777777" w:rsidR="007234FF" w:rsidRPr="005527DE" w:rsidRDefault="00F0503D" w:rsidP="00F0503D">
      <w:pPr>
        <w:pStyle w:val="Caption"/>
        <w:spacing w:line="360" w:lineRule="auto"/>
        <w:jc w:val="left"/>
        <w:rPr>
          <w:color w:val="000000" w:themeColor="text1"/>
        </w:rPr>
      </w:pPr>
      <w:r w:rsidRPr="00F0503D">
        <w:rPr>
          <w:rFonts w:eastAsia="Times New Roman" w:cs="Times New Roman"/>
          <w:iCs w:val="0"/>
          <w:color w:val="252525"/>
          <w:szCs w:val="24"/>
          <w:shd w:val="clear" w:color="auto" w:fill="FFFFFF"/>
        </w:rPr>
        <w:t>The procedure of implementation consists of two stages. In the first stage, I implemented the BLE infrastructure to support transfer CoAP message. Meanwhile, I was working with House Lee to design interface of the application layer. In the second stage, two apps were developed to do experiments. The first App is called “Major App.” It is designed to do first three experiment. The second app is called “Trigger App.” It is designed to play the role of the second sen</w:t>
      </w:r>
      <w:r>
        <w:rPr>
          <w:rFonts w:eastAsia="Times New Roman" w:cs="Times New Roman"/>
          <w:iCs w:val="0"/>
          <w:color w:val="252525"/>
          <w:szCs w:val="24"/>
          <w:shd w:val="clear" w:color="auto" w:fill="FFFFFF"/>
        </w:rPr>
        <w:t>der in the fourth experiment</w:t>
      </w:r>
      <w:r w:rsidR="00303C71">
        <w:rPr>
          <w:color w:val="000000" w:themeColor="text1"/>
        </w:rPr>
        <w:t>.</w:t>
      </w:r>
    </w:p>
    <w:p w14:paraId="4DA18FF3" w14:textId="77777777" w:rsidR="007234FF" w:rsidRDefault="008E621F" w:rsidP="00270C13">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pict w14:anchorId="59E17FBD">
          <v:shape id="_x0000_i1026" type="#_x0000_t75" style="width:235.35pt;height:313.35pt">
            <v:imagedata r:id="rId27" o:title="screenshoot_app"/>
          </v:shape>
        </w:pict>
      </w:r>
    </w:p>
    <w:p w14:paraId="4A1C3219" w14:textId="77777777" w:rsidR="005C4220" w:rsidRDefault="005C4220" w:rsidP="005C4220">
      <w:pPr>
        <w:spacing w:after="0" w:line="360" w:lineRule="auto"/>
        <w:jc w:val="center"/>
        <w:rPr>
          <w:rFonts w:eastAsia="Times New Roman" w:cs="Times New Roman"/>
          <w:color w:val="252525"/>
          <w:szCs w:val="24"/>
          <w:shd w:val="clear" w:color="auto" w:fill="FFFFFF"/>
        </w:rPr>
      </w:pPr>
      <w:r>
        <w:rPr>
          <w:rFonts w:eastAsia="Times New Roman" w:cs="Times New Roman"/>
          <w:color w:val="252525"/>
          <w:szCs w:val="24"/>
          <w:shd w:val="clear" w:color="auto" w:fill="FFFFFF"/>
        </w:rPr>
        <w:t>Figure 5.1</w:t>
      </w:r>
      <w:r w:rsidRPr="00472E7E">
        <w:rPr>
          <w:rFonts w:eastAsia="Times New Roman" w:cs="Times New Roman"/>
          <w:color w:val="252525"/>
          <w:szCs w:val="24"/>
          <w:shd w:val="clear" w:color="auto" w:fill="FFFFFF"/>
        </w:rPr>
        <w:t xml:space="preserve">: </w:t>
      </w:r>
      <w:r w:rsidR="00212812">
        <w:rPr>
          <w:rFonts w:eastAsia="Times New Roman" w:cs="Times New Roman"/>
          <w:color w:val="252525"/>
          <w:szCs w:val="24"/>
          <w:shd w:val="clear" w:color="auto" w:fill="FFFFFF"/>
        </w:rPr>
        <w:t>Implementation</w:t>
      </w:r>
      <w:r w:rsidR="003D3C59">
        <w:rPr>
          <w:rFonts w:eastAsia="Times New Roman" w:cs="Times New Roman"/>
          <w:color w:val="252525"/>
          <w:szCs w:val="24"/>
          <w:shd w:val="clear" w:color="auto" w:fill="FFFFFF"/>
        </w:rPr>
        <w:t xml:space="preserve"> </w:t>
      </w:r>
      <w:r w:rsidR="00F11467">
        <w:rPr>
          <w:rFonts w:eastAsia="Times New Roman" w:cs="Times New Roman"/>
          <w:color w:val="252525"/>
          <w:szCs w:val="24"/>
          <w:shd w:val="clear" w:color="auto" w:fill="FFFFFF"/>
        </w:rPr>
        <w:t>screenshot</w:t>
      </w:r>
    </w:p>
    <w:p w14:paraId="36BAB43C" w14:textId="77777777" w:rsidR="00472E7E" w:rsidRDefault="00472E7E" w:rsidP="00C57EB0">
      <w:pPr>
        <w:spacing w:after="0" w:line="360" w:lineRule="auto"/>
        <w:rPr>
          <w:rFonts w:eastAsia="Times New Roman" w:cs="Times New Roman"/>
          <w:color w:val="252525"/>
          <w:szCs w:val="24"/>
          <w:shd w:val="clear" w:color="auto" w:fill="FFFFFF"/>
        </w:rPr>
      </w:pPr>
    </w:p>
    <w:p w14:paraId="33A142C1" w14:textId="77777777" w:rsidR="002A5FF2" w:rsidRDefault="002A5FF2" w:rsidP="00C57EB0">
      <w:pPr>
        <w:spacing w:after="0" w:line="360" w:lineRule="auto"/>
        <w:rPr>
          <w:rFonts w:eastAsia="Times New Roman" w:cs="Times New Roman"/>
          <w:color w:val="252525"/>
          <w:szCs w:val="24"/>
          <w:shd w:val="clear" w:color="auto" w:fill="FFFFFF"/>
        </w:rPr>
      </w:pPr>
    </w:p>
    <w:p w14:paraId="4C8AC19A" w14:textId="77777777" w:rsidR="00B673E3" w:rsidRPr="00B673E3" w:rsidRDefault="00B77AD1" w:rsidP="00B673E3">
      <w:pPr>
        <w:spacing w:after="0" w:line="360" w:lineRule="auto"/>
        <w:rPr>
          <w:rFonts w:eastAsia="Times New Roman" w:cs="Times New Roman"/>
          <w:color w:val="252525"/>
          <w:szCs w:val="24"/>
          <w:shd w:val="clear" w:color="auto" w:fill="FFFFFF"/>
        </w:rPr>
      </w:pPr>
      <w:r w:rsidRPr="00B77AD1">
        <w:rPr>
          <w:rFonts w:eastAsia="Times New Roman" w:cs="Times New Roman"/>
          <w:color w:val="252525"/>
          <w:szCs w:val="24"/>
          <w:shd w:val="clear" w:color="auto" w:fill="FFFFFF"/>
        </w:rPr>
        <w:t>As shown above, the UI of Major app consists of three sections. The left side contains a list of available devices and a role indicator. The top of the right side is experiment selection section with start test button. The remaining section of the right side is output console where experiment information is recorded. The UI of Trigger app is a lite version of that in Major app where experiment selection section is disabled. For those experiment apps, there is a producer thread generates designed packets and call send request</w:t>
      </w:r>
      <w:r>
        <w:rPr>
          <w:rFonts w:eastAsia="Times New Roman" w:cs="Times New Roman"/>
          <w:color w:val="252525"/>
          <w:szCs w:val="24"/>
          <w:shd w:val="clear" w:color="auto" w:fill="FFFFFF"/>
        </w:rPr>
        <w:t xml:space="preserve"> function to send a message out</w:t>
      </w:r>
      <w:r w:rsidR="00541C3F">
        <w:rPr>
          <w:rFonts w:eastAsia="Times New Roman" w:cs="Times New Roman"/>
          <w:color w:val="252525"/>
          <w:szCs w:val="24"/>
          <w:shd w:val="clear" w:color="auto" w:fill="FFFFFF"/>
        </w:rPr>
        <w:t>.</w:t>
      </w:r>
    </w:p>
    <w:p w14:paraId="02320279" w14:textId="77777777" w:rsidR="002A5FF2" w:rsidRDefault="002A5FF2" w:rsidP="00C57EB0">
      <w:pPr>
        <w:spacing w:after="0" w:line="360" w:lineRule="auto"/>
        <w:rPr>
          <w:rFonts w:eastAsia="Times New Roman" w:cs="Times New Roman"/>
          <w:color w:val="252525"/>
          <w:szCs w:val="24"/>
          <w:shd w:val="clear" w:color="auto" w:fill="FFFFFF"/>
        </w:rPr>
      </w:pPr>
    </w:p>
    <w:p w14:paraId="5395810C" w14:textId="77777777" w:rsidR="002A5FF2" w:rsidRDefault="002A5FF2" w:rsidP="00C57EB0">
      <w:pPr>
        <w:spacing w:after="0" w:line="360" w:lineRule="auto"/>
        <w:rPr>
          <w:rFonts w:eastAsia="Times New Roman" w:cs="Times New Roman"/>
          <w:color w:val="252525"/>
          <w:szCs w:val="24"/>
          <w:shd w:val="clear" w:color="auto" w:fill="FFFFFF"/>
        </w:rPr>
      </w:pPr>
    </w:p>
    <w:p w14:paraId="29847FD5" w14:textId="77777777" w:rsidR="002A5FF2" w:rsidRDefault="002A5FF2" w:rsidP="00C57EB0">
      <w:pPr>
        <w:spacing w:after="0" w:line="360" w:lineRule="auto"/>
        <w:rPr>
          <w:rFonts w:eastAsia="Times New Roman" w:cs="Times New Roman"/>
          <w:color w:val="252525"/>
          <w:szCs w:val="24"/>
          <w:shd w:val="clear" w:color="auto" w:fill="FFFFFF"/>
        </w:rPr>
      </w:pPr>
    </w:p>
    <w:p w14:paraId="5B28CA05" w14:textId="77777777" w:rsidR="002A5FF2" w:rsidRDefault="002A5FF2" w:rsidP="00C57EB0">
      <w:pPr>
        <w:spacing w:after="0" w:line="360" w:lineRule="auto"/>
        <w:rPr>
          <w:rFonts w:eastAsia="Times New Roman" w:cs="Times New Roman"/>
          <w:color w:val="252525"/>
          <w:szCs w:val="24"/>
          <w:shd w:val="clear" w:color="auto" w:fill="FFFFFF"/>
        </w:rPr>
      </w:pPr>
    </w:p>
    <w:p w14:paraId="46DB1222" w14:textId="77777777" w:rsidR="002A5FF2" w:rsidRDefault="002A5FF2" w:rsidP="00C57EB0">
      <w:pPr>
        <w:spacing w:after="0" w:line="360" w:lineRule="auto"/>
        <w:rPr>
          <w:rFonts w:eastAsia="Times New Roman" w:cs="Times New Roman"/>
          <w:color w:val="252525"/>
          <w:szCs w:val="24"/>
          <w:shd w:val="clear" w:color="auto" w:fill="FFFFFF"/>
        </w:rPr>
      </w:pPr>
    </w:p>
    <w:p w14:paraId="5D5386E7" w14:textId="77777777" w:rsidR="002A5FF2" w:rsidRDefault="002A5FF2" w:rsidP="00C57EB0">
      <w:pPr>
        <w:spacing w:after="0" w:line="360" w:lineRule="auto"/>
        <w:rPr>
          <w:rFonts w:eastAsia="Times New Roman" w:cs="Times New Roman"/>
          <w:color w:val="252525"/>
          <w:szCs w:val="24"/>
          <w:shd w:val="clear" w:color="auto" w:fill="FFFFFF"/>
        </w:rPr>
      </w:pPr>
    </w:p>
    <w:p w14:paraId="686B42FA" w14:textId="77777777" w:rsidR="002A5FF2" w:rsidRDefault="002A5FF2" w:rsidP="00C57EB0">
      <w:pPr>
        <w:spacing w:after="0" w:line="360" w:lineRule="auto"/>
        <w:rPr>
          <w:rFonts w:eastAsia="Times New Roman" w:cs="Times New Roman"/>
          <w:color w:val="252525"/>
          <w:szCs w:val="24"/>
          <w:shd w:val="clear" w:color="auto" w:fill="FFFFFF"/>
        </w:rPr>
      </w:pPr>
    </w:p>
    <w:p w14:paraId="75F562B5" w14:textId="77777777" w:rsidR="002A5FF2" w:rsidRDefault="002A5FF2" w:rsidP="00C57EB0">
      <w:pPr>
        <w:spacing w:after="0" w:line="360" w:lineRule="auto"/>
        <w:rPr>
          <w:rFonts w:eastAsia="Times New Roman" w:cs="Times New Roman"/>
          <w:color w:val="252525"/>
          <w:szCs w:val="24"/>
          <w:shd w:val="clear" w:color="auto" w:fill="FFFFFF"/>
        </w:rPr>
      </w:pPr>
    </w:p>
    <w:p w14:paraId="61D8BD8D" w14:textId="77777777" w:rsidR="002A5FF2" w:rsidRDefault="002A5FF2" w:rsidP="00C57EB0">
      <w:pPr>
        <w:spacing w:after="0" w:line="360" w:lineRule="auto"/>
        <w:rPr>
          <w:rFonts w:eastAsia="Times New Roman" w:cs="Times New Roman"/>
          <w:color w:val="252525"/>
          <w:szCs w:val="24"/>
          <w:shd w:val="clear" w:color="auto" w:fill="FFFFFF"/>
        </w:rPr>
      </w:pPr>
    </w:p>
    <w:p w14:paraId="52ECB78B" w14:textId="77777777" w:rsidR="002A5FF2" w:rsidRDefault="002A5FF2" w:rsidP="00C57EB0">
      <w:pPr>
        <w:spacing w:after="0" w:line="360" w:lineRule="auto"/>
        <w:rPr>
          <w:rFonts w:eastAsia="Times New Roman" w:cs="Times New Roman"/>
          <w:color w:val="252525"/>
          <w:szCs w:val="24"/>
          <w:shd w:val="clear" w:color="auto" w:fill="FFFFFF"/>
        </w:rPr>
      </w:pPr>
    </w:p>
    <w:p w14:paraId="5E4A29DC" w14:textId="77777777" w:rsidR="002A5FF2" w:rsidRDefault="002A5FF2" w:rsidP="00C57EB0">
      <w:pPr>
        <w:spacing w:after="0" w:line="360" w:lineRule="auto"/>
        <w:rPr>
          <w:rFonts w:eastAsia="Times New Roman" w:cs="Times New Roman"/>
          <w:color w:val="252525"/>
          <w:szCs w:val="24"/>
          <w:shd w:val="clear" w:color="auto" w:fill="FFFFFF"/>
        </w:rPr>
      </w:pPr>
    </w:p>
    <w:p w14:paraId="5E34B902" w14:textId="77777777" w:rsidR="002A5FF2" w:rsidRDefault="002A5FF2" w:rsidP="00C57EB0">
      <w:pPr>
        <w:spacing w:after="0" w:line="360" w:lineRule="auto"/>
        <w:rPr>
          <w:rFonts w:eastAsia="Times New Roman" w:cs="Times New Roman"/>
          <w:color w:val="252525"/>
          <w:szCs w:val="24"/>
          <w:shd w:val="clear" w:color="auto" w:fill="FFFFFF"/>
        </w:rPr>
      </w:pPr>
    </w:p>
    <w:p w14:paraId="27AA64A2" w14:textId="77777777" w:rsidR="002A5FF2" w:rsidRDefault="002A5FF2" w:rsidP="00C57EB0">
      <w:pPr>
        <w:spacing w:after="0" w:line="360" w:lineRule="auto"/>
        <w:rPr>
          <w:rFonts w:eastAsia="Times New Roman" w:cs="Times New Roman"/>
          <w:color w:val="252525"/>
          <w:szCs w:val="24"/>
          <w:shd w:val="clear" w:color="auto" w:fill="FFFFFF"/>
        </w:rPr>
      </w:pPr>
    </w:p>
    <w:p w14:paraId="4EE36BB3" w14:textId="77777777" w:rsidR="002A5FF2" w:rsidRDefault="002A5FF2" w:rsidP="00C57EB0">
      <w:pPr>
        <w:spacing w:after="0" w:line="360" w:lineRule="auto"/>
        <w:rPr>
          <w:rFonts w:eastAsia="Times New Roman" w:cs="Times New Roman"/>
          <w:color w:val="252525"/>
          <w:szCs w:val="24"/>
          <w:shd w:val="clear" w:color="auto" w:fill="FFFFFF"/>
        </w:rPr>
      </w:pPr>
    </w:p>
    <w:p w14:paraId="05A78B7F" w14:textId="77777777" w:rsidR="002A5FF2" w:rsidRDefault="002A5FF2" w:rsidP="00C57EB0">
      <w:pPr>
        <w:spacing w:after="0" w:line="360" w:lineRule="auto"/>
        <w:rPr>
          <w:rFonts w:eastAsia="Times New Roman" w:cs="Times New Roman"/>
          <w:color w:val="252525"/>
          <w:szCs w:val="24"/>
          <w:shd w:val="clear" w:color="auto" w:fill="FFFFFF"/>
        </w:rPr>
      </w:pPr>
    </w:p>
    <w:p w14:paraId="079F35F8" w14:textId="77777777" w:rsidR="002A5FF2" w:rsidRDefault="002A5FF2" w:rsidP="00C57EB0">
      <w:pPr>
        <w:spacing w:after="0" w:line="360" w:lineRule="auto"/>
        <w:rPr>
          <w:rFonts w:eastAsia="Times New Roman" w:cs="Times New Roman"/>
          <w:color w:val="252525"/>
          <w:szCs w:val="24"/>
          <w:shd w:val="clear" w:color="auto" w:fill="FFFFFF"/>
        </w:rPr>
      </w:pPr>
    </w:p>
    <w:p w14:paraId="01E632BB" w14:textId="77777777" w:rsidR="002A5FF2" w:rsidRDefault="002A5FF2" w:rsidP="00C57EB0">
      <w:pPr>
        <w:spacing w:after="0" w:line="360" w:lineRule="auto"/>
        <w:rPr>
          <w:rFonts w:eastAsia="Times New Roman" w:cs="Times New Roman"/>
          <w:color w:val="252525"/>
          <w:szCs w:val="24"/>
          <w:shd w:val="clear" w:color="auto" w:fill="FFFFFF"/>
        </w:rPr>
      </w:pPr>
    </w:p>
    <w:p w14:paraId="7734D5EB" w14:textId="77777777" w:rsidR="002A5FF2" w:rsidRDefault="002A5FF2" w:rsidP="00C57EB0">
      <w:pPr>
        <w:spacing w:after="0" w:line="360" w:lineRule="auto"/>
        <w:rPr>
          <w:rFonts w:eastAsia="Times New Roman" w:cs="Times New Roman"/>
          <w:color w:val="252525"/>
          <w:szCs w:val="24"/>
          <w:shd w:val="clear" w:color="auto" w:fill="FFFFFF"/>
        </w:rPr>
      </w:pPr>
    </w:p>
    <w:p w14:paraId="40FF9C19" w14:textId="77777777" w:rsidR="007A2202" w:rsidRDefault="007A2202" w:rsidP="007A2202">
      <w:pPr>
        <w:pStyle w:val="Caption"/>
      </w:pPr>
    </w:p>
    <w:p w14:paraId="29144213" w14:textId="77777777" w:rsidR="007A2202" w:rsidRDefault="007A2202" w:rsidP="007A2202"/>
    <w:p w14:paraId="0937A853" w14:textId="77777777" w:rsidR="007A2202" w:rsidRDefault="007A2202" w:rsidP="007A2202">
      <w:pPr>
        <w:pStyle w:val="Caption"/>
      </w:pPr>
    </w:p>
    <w:p w14:paraId="37412E54" w14:textId="77777777" w:rsidR="007A2202" w:rsidRDefault="007A2202" w:rsidP="007A2202"/>
    <w:p w14:paraId="5A9B0C81" w14:textId="77777777" w:rsidR="007A2202" w:rsidRPr="007A2202" w:rsidRDefault="007A2202" w:rsidP="0051585A">
      <w:pPr>
        <w:pStyle w:val="Caption"/>
        <w:jc w:val="left"/>
      </w:pPr>
    </w:p>
    <w:p w14:paraId="093B8F5A" w14:textId="77777777" w:rsidR="002A5FF2" w:rsidRPr="00472E7E" w:rsidRDefault="002A5FF2" w:rsidP="00C57EB0">
      <w:pPr>
        <w:spacing w:after="0" w:line="360" w:lineRule="auto"/>
        <w:rPr>
          <w:rFonts w:eastAsia="Times New Roman" w:cs="Times New Roman"/>
          <w:szCs w:val="24"/>
        </w:rPr>
      </w:pPr>
    </w:p>
    <w:p w14:paraId="4CF7250B" w14:textId="77777777" w:rsidR="00472E7E" w:rsidRPr="00472E7E" w:rsidRDefault="00472E7E" w:rsidP="00DF11F8">
      <w:pPr>
        <w:pStyle w:val="Heading1"/>
      </w:pPr>
      <w:bookmarkStart w:id="256" w:name="_Toc441070983"/>
      <w:r w:rsidRPr="00472E7E">
        <w:t>CHAPTER 6</w:t>
      </w:r>
      <w:r w:rsidR="00EE7F83">
        <w:t xml:space="preserve"> </w:t>
      </w:r>
      <w:r w:rsidRPr="00472E7E">
        <w:t>EXPERIMENT DESIGN</w:t>
      </w:r>
      <w:bookmarkEnd w:id="256"/>
    </w:p>
    <w:p w14:paraId="4054FD6C" w14:textId="77777777" w:rsidR="00472E7E" w:rsidRPr="00472E7E" w:rsidRDefault="0051585A" w:rsidP="00C57EB0">
      <w:pPr>
        <w:spacing w:after="0" w:line="360" w:lineRule="auto"/>
        <w:rPr>
          <w:rFonts w:eastAsia="Times New Roman" w:cs="Times New Roman"/>
          <w:szCs w:val="24"/>
        </w:rPr>
      </w:pPr>
      <w:r w:rsidRPr="0051585A">
        <w:rPr>
          <w:rFonts w:eastAsia="Times New Roman" w:cs="Times New Roman"/>
          <w:color w:val="252525"/>
          <w:szCs w:val="24"/>
          <w:shd w:val="clear" w:color="auto" w:fill="FFFFFF"/>
        </w:rPr>
        <w:t>In this chapter, we will evaluate the performance of proposed architecture in BLE. As mentioned above the architecture is compatible with different technologies. In the implementation, I adopted BLE to make a prototype. So far, all experimen</w:t>
      </w:r>
      <w:r>
        <w:rPr>
          <w:rFonts w:eastAsia="Times New Roman" w:cs="Times New Roman"/>
          <w:color w:val="252525"/>
          <w:szCs w:val="24"/>
          <w:shd w:val="clear" w:color="auto" w:fill="FFFFFF"/>
        </w:rPr>
        <w:t>ts are under the context of BLE</w:t>
      </w:r>
      <w:r w:rsidR="00472E7E" w:rsidRPr="00472E7E">
        <w:rPr>
          <w:rFonts w:eastAsia="Times New Roman" w:cs="Times New Roman"/>
          <w:color w:val="252525"/>
          <w:szCs w:val="24"/>
          <w:shd w:val="clear" w:color="auto" w:fill="FFFFFF"/>
        </w:rPr>
        <w:t>.</w:t>
      </w:r>
    </w:p>
    <w:p w14:paraId="178AFDB1" w14:textId="77777777" w:rsidR="00E46F2C" w:rsidRPr="00E46F2C" w:rsidRDefault="00E46F2C" w:rsidP="00E46F2C">
      <w:pPr>
        <w:spacing w:after="0" w:line="360" w:lineRule="auto"/>
        <w:rPr>
          <w:rFonts w:eastAsia="Times New Roman" w:cs="Times New Roman"/>
          <w:color w:val="252525"/>
          <w:szCs w:val="24"/>
          <w:shd w:val="clear" w:color="auto" w:fill="FFFFFF"/>
        </w:rPr>
      </w:pPr>
    </w:p>
    <w:p w14:paraId="4A332087" w14:textId="77777777" w:rsidR="00472E7E" w:rsidRPr="00472E7E" w:rsidRDefault="00E46F2C" w:rsidP="00E46F2C">
      <w:pPr>
        <w:spacing w:after="0" w:line="360" w:lineRule="auto"/>
        <w:rPr>
          <w:rFonts w:eastAsia="Times New Roman" w:cs="Times New Roman"/>
          <w:szCs w:val="24"/>
        </w:rPr>
      </w:pPr>
      <w:r w:rsidRPr="00E46F2C">
        <w:rPr>
          <w:rFonts w:eastAsia="Times New Roman" w:cs="Times New Roman"/>
          <w:color w:val="252525"/>
          <w:szCs w:val="24"/>
          <w:shd w:val="clear" w:color="auto" w:fill="FFFFFF"/>
        </w:rPr>
        <w:t>Although Bluetooth low energy has been widely tested and adopted, we should keep in mind that from Android device to Android device communication through BLE (peripheral communication) has not been widely tested. So far, only latest Android devices with Bluetooth4.1 h</w:t>
      </w:r>
      <w:r>
        <w:rPr>
          <w:rFonts w:eastAsia="Times New Roman" w:cs="Times New Roman"/>
          <w:color w:val="252525"/>
          <w:szCs w:val="24"/>
          <w:shd w:val="clear" w:color="auto" w:fill="FFFFFF"/>
        </w:rPr>
        <w:t>ardware support peripheral mode</w:t>
      </w:r>
      <w:r w:rsidR="00472E7E" w:rsidRPr="00472E7E">
        <w:rPr>
          <w:rFonts w:eastAsia="Times New Roman" w:cs="Times New Roman"/>
          <w:color w:val="252525"/>
          <w:szCs w:val="24"/>
          <w:shd w:val="clear" w:color="auto" w:fill="FFFFFF"/>
        </w:rPr>
        <w:t xml:space="preserve">. </w:t>
      </w:r>
    </w:p>
    <w:p w14:paraId="2673C1D9" w14:textId="77777777" w:rsidR="00472E7E" w:rsidRPr="00472E7E" w:rsidRDefault="00472E7E" w:rsidP="00177A7C">
      <w:pPr>
        <w:pStyle w:val="Heading2"/>
      </w:pPr>
      <w:bookmarkStart w:id="257" w:name="_Toc441070984"/>
      <w:r w:rsidRPr="00EE7F83">
        <w:t>6.1 Goals of Experiment</w:t>
      </w:r>
      <w:bookmarkEnd w:id="257"/>
    </w:p>
    <w:p w14:paraId="41E05D66" w14:textId="77777777" w:rsidR="00472E7E" w:rsidRPr="00472E7E" w:rsidRDefault="006A00A6" w:rsidP="00C57EB0">
      <w:pPr>
        <w:spacing w:after="0" w:line="360" w:lineRule="auto"/>
        <w:rPr>
          <w:rFonts w:eastAsia="Times New Roman" w:cs="Times New Roman"/>
          <w:szCs w:val="24"/>
        </w:rPr>
      </w:pPr>
      <w:r w:rsidRPr="006A00A6">
        <w:rPr>
          <w:rFonts w:eastAsia="Times New Roman" w:cs="Times New Roman"/>
          <w:color w:val="252525"/>
          <w:szCs w:val="24"/>
          <w:shd w:val="clear" w:color="auto" w:fill="FFFFFF"/>
        </w:rPr>
        <w:t>Experiments of the system focus on accessing the communications between mobile devices.  I designed five experiments and</w:t>
      </w:r>
      <w:r w:rsidR="00141EA6">
        <w:rPr>
          <w:rFonts w:eastAsia="Times New Roman" w:cs="Times New Roman"/>
          <w:color w:val="252525"/>
          <w:szCs w:val="24"/>
          <w:shd w:val="clear" w:color="auto" w:fill="FFFFFF"/>
        </w:rPr>
        <w:t xml:space="preserve"> listed them in the below table</w:t>
      </w:r>
      <w:r w:rsidR="00472E7E" w:rsidRPr="00472E7E">
        <w:rPr>
          <w:rFonts w:eastAsia="Times New Roman" w:cs="Times New Roman"/>
          <w:color w:val="252525"/>
          <w:szCs w:val="24"/>
          <w:shd w:val="clear" w:color="auto" w:fill="FFFFFF"/>
        </w:rPr>
        <w:t>.</w:t>
      </w:r>
    </w:p>
    <w:p w14:paraId="576BFB67" w14:textId="77777777" w:rsidR="00472E7E" w:rsidRPr="00472E7E" w:rsidRDefault="00472E7E" w:rsidP="00C57EB0">
      <w:pPr>
        <w:spacing w:after="0" w:line="360" w:lineRule="auto"/>
        <w:rPr>
          <w:rFonts w:eastAsia="Times New Roman" w:cs="Times New Roman"/>
          <w:szCs w:val="24"/>
        </w:rPr>
      </w:pPr>
    </w:p>
    <w:tbl>
      <w:tblPr>
        <w:tblW w:w="8310" w:type="dxa"/>
        <w:tblCellMar>
          <w:top w:w="15" w:type="dxa"/>
          <w:left w:w="15" w:type="dxa"/>
          <w:bottom w:w="15" w:type="dxa"/>
          <w:right w:w="15" w:type="dxa"/>
        </w:tblCellMar>
        <w:tblLook w:val="04A0" w:firstRow="1" w:lastRow="0" w:firstColumn="1" w:lastColumn="0" w:noHBand="0" w:noVBand="1"/>
      </w:tblPr>
      <w:tblGrid>
        <w:gridCol w:w="2484"/>
        <w:gridCol w:w="5826"/>
      </w:tblGrid>
      <w:tr w:rsidR="00ED5A65" w:rsidRPr="00472E7E" w14:paraId="3007990C"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988717" w14:textId="77777777" w:rsidR="00472E7E" w:rsidRPr="00472E7E" w:rsidRDefault="00ED5A65" w:rsidP="00C57EB0">
            <w:pPr>
              <w:spacing w:after="0" w:line="360" w:lineRule="auto"/>
              <w:rPr>
                <w:rFonts w:eastAsia="Times New Roman" w:cs="Times New Roman"/>
                <w:szCs w:val="24"/>
              </w:rPr>
            </w:pPr>
            <w:r>
              <w:rPr>
                <w:rFonts w:eastAsia="Times New Roman" w:cs="Times New Roman"/>
                <w:color w:val="252525"/>
                <w:szCs w:val="24"/>
                <w:shd w:val="clear" w:color="auto" w:fill="FFFFFF"/>
              </w:rPr>
              <w:t>Title</w:t>
            </w:r>
            <w:r w:rsidR="00472E7E" w:rsidRPr="00472E7E">
              <w:rPr>
                <w:rFonts w:eastAsia="Times New Roman" w:cs="Times New Roman"/>
                <w:color w:val="252525"/>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83740B" w14:textId="77777777" w:rsidR="00472E7E" w:rsidRPr="00472E7E" w:rsidRDefault="00AF1051" w:rsidP="00C57EB0">
            <w:pPr>
              <w:spacing w:after="0" w:line="360" w:lineRule="auto"/>
              <w:rPr>
                <w:rFonts w:eastAsia="Times New Roman" w:cs="Times New Roman"/>
                <w:szCs w:val="24"/>
              </w:rPr>
            </w:pPr>
            <w:r>
              <w:rPr>
                <w:rFonts w:eastAsia="Times New Roman" w:cs="Times New Roman"/>
                <w:color w:val="252525"/>
                <w:szCs w:val="24"/>
                <w:shd w:val="clear" w:color="auto" w:fill="FFFFFF"/>
              </w:rPr>
              <w:t>Goals</w:t>
            </w:r>
          </w:p>
        </w:tc>
      </w:tr>
      <w:tr w:rsidR="00ED5A65" w:rsidRPr="00472E7E" w14:paraId="74C78194"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872D0A" w14:textId="77777777" w:rsidR="00472E7E" w:rsidRPr="003F397E" w:rsidRDefault="00AF1051" w:rsidP="00ED5A65">
            <w:pPr>
              <w:spacing w:after="0" w:line="360" w:lineRule="auto"/>
              <w:rPr>
                <w:rFonts w:eastAsia="Times New Roman" w:cs="Times New Roman"/>
                <w:szCs w:val="24"/>
              </w:rPr>
            </w:pPr>
            <w:r w:rsidRPr="00EE7F83">
              <w:t xml:space="preserve">Minimum Data </w:t>
            </w:r>
            <w:r>
              <w:t>with Interval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79DA5" w14:textId="77777777" w:rsidR="00472E7E" w:rsidRPr="003F397E" w:rsidRDefault="00960737" w:rsidP="00063E2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Test </w:t>
            </w:r>
            <w:r w:rsidR="00ED5A65">
              <w:rPr>
                <w:rFonts w:cs="Times New Roman"/>
                <w:szCs w:val="24"/>
              </w:rPr>
              <w:t>performance of send CoAP header with different interval</w:t>
            </w:r>
            <w:r w:rsidR="00553BEC">
              <w:rPr>
                <w:rFonts w:cs="Times New Roman"/>
                <w:szCs w:val="24"/>
              </w:rPr>
              <w:t>s</w:t>
            </w:r>
            <w:r w:rsidR="00AF1051">
              <w:rPr>
                <w:rFonts w:cs="Times New Roman"/>
                <w:szCs w:val="24"/>
              </w:rPr>
              <w:t>.</w:t>
            </w:r>
          </w:p>
        </w:tc>
      </w:tr>
      <w:tr w:rsidR="00ED5A65" w:rsidRPr="00472E7E" w14:paraId="7C34B1C5"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C30546" w14:textId="77777777" w:rsidR="00472E7E" w:rsidRPr="00472E7E" w:rsidRDefault="00AF1051" w:rsidP="00DF5074">
            <w:pPr>
              <w:spacing w:after="0" w:line="360" w:lineRule="auto"/>
              <w:rPr>
                <w:rFonts w:eastAsia="Times New Roman" w:cs="Times New Roman"/>
                <w:szCs w:val="24"/>
              </w:rPr>
            </w:pPr>
            <w:r w:rsidRPr="00EE7F83">
              <w:t>Multiple Packets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AE27AB" w14:textId="77777777" w:rsidR="00472E7E" w:rsidRPr="00472E7E" w:rsidRDefault="00960737" w:rsidP="001335C5">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6162F3">
              <w:rPr>
                <w:rFonts w:eastAsia="Times New Roman" w:cs="Times New Roman"/>
                <w:color w:val="252525"/>
                <w:szCs w:val="24"/>
                <w:shd w:val="clear" w:color="auto" w:fill="FFFFFF"/>
              </w:rPr>
              <w:t xml:space="preserve"> </w:t>
            </w:r>
            <w:r w:rsidR="001335C5">
              <w:rPr>
                <w:rFonts w:eastAsia="Times New Roman" w:cs="Times New Roman"/>
                <w:color w:val="252525"/>
                <w:szCs w:val="24"/>
                <w:shd w:val="clear" w:color="auto" w:fill="FFFFFF"/>
              </w:rPr>
              <w:t xml:space="preserve">performance of send different CoAP messages with different </w:t>
            </w:r>
            <w:r w:rsidR="00553BEC">
              <w:rPr>
                <w:rFonts w:eastAsia="Times New Roman" w:cs="Times New Roman"/>
                <w:color w:val="252525"/>
                <w:szCs w:val="24"/>
                <w:shd w:val="clear" w:color="auto" w:fill="FFFFFF"/>
              </w:rPr>
              <w:t xml:space="preserve">data </w:t>
            </w:r>
            <w:r w:rsidR="001335C5">
              <w:rPr>
                <w:rFonts w:eastAsia="Times New Roman" w:cs="Times New Roman"/>
                <w:color w:val="252525"/>
                <w:szCs w:val="24"/>
                <w:shd w:val="clear" w:color="auto" w:fill="FFFFFF"/>
              </w:rPr>
              <w:t>size.</w:t>
            </w:r>
          </w:p>
        </w:tc>
      </w:tr>
      <w:tr w:rsidR="00ED5A65" w:rsidRPr="00472E7E" w14:paraId="16D316F4"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CCEE" w14:textId="77777777" w:rsidR="00472E7E" w:rsidRPr="00472E7E" w:rsidRDefault="00374265" w:rsidP="00C57EB0">
            <w:pPr>
              <w:spacing w:after="0" w:line="360" w:lineRule="auto"/>
              <w:rPr>
                <w:rFonts w:eastAsia="Times New Roman" w:cs="Times New Roman"/>
                <w:szCs w:val="24"/>
              </w:rPr>
            </w:pPr>
            <w:r>
              <w:t>Round T</w:t>
            </w:r>
            <w:r w:rsidRPr="00EE7F83">
              <w:t>rip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866B67" w14:textId="77777777" w:rsidR="00472E7E" w:rsidRPr="00472E7E" w:rsidRDefault="00CF686C" w:rsidP="00B86311">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146815">
              <w:rPr>
                <w:rFonts w:eastAsia="Times New Roman" w:cs="Times New Roman"/>
                <w:color w:val="252525"/>
                <w:szCs w:val="24"/>
                <w:shd w:val="clear" w:color="auto" w:fill="FFFFFF"/>
              </w:rPr>
              <w:t xml:space="preserve"> performance of round trip</w:t>
            </w:r>
          </w:p>
        </w:tc>
      </w:tr>
      <w:tr w:rsidR="00146815" w:rsidRPr="00472E7E" w14:paraId="0C4A360E"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243B86" w14:textId="77777777" w:rsidR="00146815" w:rsidRPr="00EE7F83" w:rsidRDefault="00374265" w:rsidP="00C57EB0">
            <w:pPr>
              <w:spacing w:after="0" w:line="360" w:lineRule="auto"/>
            </w:pPr>
            <w:r>
              <w:t>Multiple Apps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0C55F3" w14:textId="77777777" w:rsidR="00146815" w:rsidRDefault="00E17E1B" w:rsidP="00B86311">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Test performance of </w:t>
            </w:r>
            <w:r w:rsidR="00000C4B">
              <w:rPr>
                <w:rFonts w:eastAsia="Times New Roman" w:cs="Times New Roman"/>
                <w:color w:val="252525"/>
                <w:szCs w:val="24"/>
                <w:shd w:val="clear" w:color="auto" w:fill="FFFFFF"/>
              </w:rPr>
              <w:t xml:space="preserve">underlying service to </w:t>
            </w:r>
            <w:r>
              <w:rPr>
                <w:rFonts w:eastAsia="Times New Roman" w:cs="Times New Roman"/>
                <w:color w:val="252525"/>
                <w:szCs w:val="24"/>
                <w:shd w:val="clear" w:color="auto" w:fill="FFFFFF"/>
              </w:rPr>
              <w:t xml:space="preserve">support multiple apps </w:t>
            </w:r>
          </w:p>
        </w:tc>
      </w:tr>
    </w:tbl>
    <w:p w14:paraId="1608646C" w14:textId="77777777" w:rsidR="00472E7E" w:rsidRPr="00472E7E" w:rsidRDefault="00472E7E" w:rsidP="00C57EB0">
      <w:pPr>
        <w:spacing w:after="240" w:line="360" w:lineRule="auto"/>
        <w:rPr>
          <w:rFonts w:eastAsia="Times New Roman" w:cs="Times New Roman"/>
          <w:szCs w:val="24"/>
        </w:rPr>
      </w:pPr>
    </w:p>
    <w:p w14:paraId="5B013296" w14:textId="77777777" w:rsidR="00472E7E" w:rsidRPr="00472E7E" w:rsidRDefault="00472E7E" w:rsidP="00177A7C">
      <w:pPr>
        <w:pStyle w:val="Heading2"/>
      </w:pPr>
      <w:bookmarkStart w:id="258" w:name="_Toc441070985"/>
      <w:r w:rsidRPr="00EE7F83">
        <w:t>6.2 Experiment Setup</w:t>
      </w:r>
      <w:bookmarkEnd w:id="258"/>
    </w:p>
    <w:p w14:paraId="57FE9CE7" w14:textId="77777777" w:rsidR="00472E7E" w:rsidRPr="00472E7E" w:rsidRDefault="00553BEC" w:rsidP="00C57EB0">
      <w:pPr>
        <w:spacing w:after="0" w:line="360" w:lineRule="auto"/>
        <w:rPr>
          <w:rFonts w:eastAsia="Times New Roman" w:cs="Times New Roman"/>
          <w:szCs w:val="24"/>
        </w:rPr>
      </w:pPr>
      <w:r w:rsidRPr="00553BEC">
        <w:rPr>
          <w:rFonts w:eastAsia="Times New Roman" w:cs="Times New Roman"/>
          <w:color w:val="252525"/>
          <w:szCs w:val="24"/>
          <w:shd w:val="clear" w:color="auto" w:fill="FFFFFF"/>
        </w:rPr>
        <w:lastRenderedPageBreak/>
        <w:t>As explained earlier, the proposed architecture is designed for server-client communication. We use two Android devices to do the test. Since only latest hardware with Bluetooth v4.1 supports android to android Bluetooth communication, we used two Nexus 9 to test BLE implementation of the architecture</w:t>
      </w:r>
      <w:r w:rsidR="00472E7E" w:rsidRPr="00472E7E">
        <w:rPr>
          <w:rFonts w:eastAsia="Times New Roman" w:cs="Times New Roman"/>
          <w:color w:val="252525"/>
          <w:szCs w:val="24"/>
          <w:shd w:val="clear" w:color="auto" w:fill="FFFFFF"/>
        </w:rPr>
        <w:t>.</w:t>
      </w:r>
    </w:p>
    <w:p w14:paraId="5DD61FC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HTC Nexus 9 Specification: </w:t>
      </w:r>
    </w:p>
    <w:tbl>
      <w:tblPr>
        <w:tblW w:w="8310" w:type="dxa"/>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14:paraId="5964E3A4"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E4200"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6EDFD"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14:paraId="03485E02"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DF78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DAD9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Android OS, v5.1.1(Lollipop)</w:t>
            </w:r>
          </w:p>
        </w:tc>
      </w:tr>
      <w:tr w:rsidR="00472E7E" w:rsidRPr="00472E7E" w14:paraId="453DBC33"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B2D6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95E2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14:paraId="0C8066BD"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9CA6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86693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14:paraId="2E8121E7" w14:textId="77777777"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F213C3"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CF50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v4.1, A2DP, apt-X</w:t>
            </w:r>
          </w:p>
        </w:tc>
      </w:tr>
    </w:tbl>
    <w:p w14:paraId="2AFE6746" w14:textId="77777777" w:rsidR="00472E7E" w:rsidRPr="00472E7E" w:rsidRDefault="00472E7E" w:rsidP="00C57EB0">
      <w:pPr>
        <w:spacing w:after="0" w:line="360" w:lineRule="auto"/>
        <w:rPr>
          <w:rFonts w:eastAsia="Times New Roman" w:cs="Times New Roman"/>
          <w:szCs w:val="24"/>
        </w:rPr>
      </w:pPr>
    </w:p>
    <w:p w14:paraId="7CCC9F6C" w14:textId="77777777" w:rsidR="00472E7E" w:rsidRPr="00472E7E" w:rsidRDefault="00BD0663" w:rsidP="00C57EB0">
      <w:pPr>
        <w:spacing w:after="0" w:line="360" w:lineRule="auto"/>
        <w:rPr>
          <w:rFonts w:eastAsia="Times New Roman" w:cs="Times New Roman"/>
          <w:szCs w:val="24"/>
        </w:rPr>
      </w:pPr>
      <w:r w:rsidRPr="00BD0663">
        <w:rPr>
          <w:rFonts w:eastAsia="Times New Roman" w:cs="Times New Roman"/>
          <w:color w:val="252525"/>
          <w:szCs w:val="24"/>
          <w:shd w:val="clear" w:color="auto" w:fill="FFFFFF"/>
        </w:rPr>
        <w:t>Two devices run a test app (more details in implementation chapter), the app can connect two devices together through BLE. Then, one device can</w:t>
      </w:r>
      <w:r>
        <w:rPr>
          <w:rFonts w:eastAsia="Times New Roman" w:cs="Times New Roman"/>
          <w:color w:val="252525"/>
          <w:szCs w:val="24"/>
          <w:shd w:val="clear" w:color="auto" w:fill="FFFFFF"/>
        </w:rPr>
        <w:t xml:space="preserve"> start to send messages</w:t>
      </w:r>
      <w:r w:rsidR="00472E7E" w:rsidRPr="00472E7E">
        <w:rPr>
          <w:rFonts w:eastAsia="Times New Roman" w:cs="Times New Roman"/>
          <w:color w:val="252525"/>
          <w:szCs w:val="24"/>
          <w:shd w:val="clear" w:color="auto" w:fill="FFFFFF"/>
        </w:rPr>
        <w:t>.</w:t>
      </w:r>
    </w:p>
    <w:p w14:paraId="510CFEE0" w14:textId="77777777" w:rsidR="00472E7E" w:rsidRPr="00472E7E" w:rsidRDefault="00472E7E" w:rsidP="00177A7C">
      <w:pPr>
        <w:pStyle w:val="Heading2"/>
      </w:pPr>
      <w:bookmarkStart w:id="259" w:name="_Toc441070986"/>
      <w:r w:rsidRPr="00EE7F83">
        <w:t>6.3 Details</w:t>
      </w:r>
      <w:bookmarkEnd w:id="259"/>
    </w:p>
    <w:p w14:paraId="7A9AAEF7" w14:textId="77777777" w:rsidR="00472E7E" w:rsidRPr="00472E7E" w:rsidRDefault="00472E7E" w:rsidP="00177A7C">
      <w:pPr>
        <w:pStyle w:val="Heading3"/>
      </w:pPr>
      <w:bookmarkStart w:id="260" w:name="_Toc441070987"/>
      <w:r w:rsidRPr="00EE7F83">
        <w:t xml:space="preserve">6.3.1 Minimum Data </w:t>
      </w:r>
      <w:bookmarkEnd w:id="260"/>
      <w:r w:rsidR="00793F00">
        <w:t>with Interval</w:t>
      </w:r>
      <w:r w:rsidRPr="00EE7F83">
        <w:t xml:space="preserve"> </w:t>
      </w:r>
    </w:p>
    <w:p w14:paraId="1B372089" w14:textId="77777777" w:rsidR="00384721"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Description</w:t>
      </w:r>
    </w:p>
    <w:p w14:paraId="2CE7E357" w14:textId="77777777" w:rsidR="000B1EE7" w:rsidRDefault="000B1EE7" w:rsidP="00F96839">
      <w:pPr>
        <w:spacing w:after="0" w:line="360" w:lineRule="auto"/>
        <w:rPr>
          <w:rFonts w:eastAsia="Times New Roman" w:cs="Times New Roman"/>
          <w:szCs w:val="24"/>
        </w:rPr>
      </w:pPr>
      <w:r w:rsidRPr="00F96839">
        <w:rPr>
          <w:rFonts w:eastAsia="Times New Roman" w:cs="Times New Roman"/>
          <w:color w:val="252525"/>
          <w:szCs w:val="24"/>
          <w:shd w:val="clear" w:color="auto" w:fill="FFFFFF"/>
        </w:rPr>
        <w:t>As mentioned in the chapter of design, we implemented BLE in sequential send mode which means messages are not sent out at the same time. Instead, each message needs to wait for a signal from the remote device before writing a new data to characteristic. In this way, the connection bet</w:t>
      </w:r>
      <w:r>
        <w:rPr>
          <w:rFonts w:eastAsia="Times New Roman" w:cs="Times New Roman"/>
          <w:color w:val="252525"/>
          <w:szCs w:val="24"/>
          <w:shd w:val="clear" w:color="auto" w:fill="FFFFFF"/>
        </w:rPr>
        <w:t>ween devices become more stable</w:t>
      </w:r>
      <w:r w:rsidRPr="00472E7E">
        <w:rPr>
          <w:rFonts w:eastAsia="Times New Roman" w:cs="Times New Roman"/>
          <w:color w:val="252525"/>
          <w:szCs w:val="24"/>
          <w:shd w:val="clear" w:color="auto" w:fill="FFFFFF"/>
        </w:rPr>
        <w:t>.</w:t>
      </w:r>
    </w:p>
    <w:p w14:paraId="57094397" w14:textId="77777777" w:rsidR="000B1EE7" w:rsidRPr="000B1EE7" w:rsidRDefault="000B1EE7" w:rsidP="000B1EE7">
      <w:pPr>
        <w:pStyle w:val="Caption"/>
      </w:pPr>
    </w:p>
    <w:p w14:paraId="1972E088" w14:textId="77777777" w:rsidR="00472E7E" w:rsidRPr="00472E7E" w:rsidRDefault="00F96839" w:rsidP="000B1EE7">
      <w:pPr>
        <w:spacing w:after="0" w:line="360" w:lineRule="auto"/>
        <w:rPr>
          <w:rFonts w:eastAsia="Times New Roman" w:cs="Times New Roman"/>
          <w:szCs w:val="24"/>
        </w:rPr>
      </w:pPr>
      <w:r w:rsidRPr="00F96839">
        <w:rPr>
          <w:rFonts w:eastAsia="Times New Roman" w:cs="Times New Roman"/>
          <w:color w:val="252525"/>
          <w:szCs w:val="24"/>
          <w:shd w:val="clear" w:color="auto" w:fill="FFFFFF"/>
        </w:rPr>
        <w:t>Since the design of BLE aims to support lightweight data transfer, it is important to get its performance with the minimum payload. In this test, I send 4-bytesheader between two devices.</w:t>
      </w:r>
      <w:r w:rsidR="000B1EE7">
        <w:rPr>
          <w:rFonts w:eastAsia="Times New Roman" w:cs="Times New Roman"/>
          <w:color w:val="252525"/>
          <w:szCs w:val="24"/>
          <w:shd w:val="clear" w:color="auto" w:fill="FFFFFF"/>
        </w:rPr>
        <w:t xml:space="preserve"> I </w:t>
      </w:r>
      <w:r w:rsidR="00472E7E" w:rsidRPr="00472E7E">
        <w:rPr>
          <w:rFonts w:eastAsia="Times New Roman" w:cs="Times New Roman"/>
          <w:color w:val="252525"/>
          <w:szCs w:val="24"/>
          <w:shd w:val="clear" w:color="auto" w:fill="FFFFFF"/>
        </w:rPr>
        <w:t xml:space="preserve">expect </w:t>
      </w:r>
      <w:r w:rsidR="000B1EE7">
        <w:rPr>
          <w:rFonts w:eastAsia="Times New Roman" w:cs="Times New Roman"/>
          <w:color w:val="252525"/>
          <w:szCs w:val="24"/>
          <w:shd w:val="clear" w:color="auto" w:fill="FFFFFF"/>
        </w:rPr>
        <w:t>to find some patterns of time cost of sending data with delay</w:t>
      </w:r>
      <w:r w:rsidR="00472E7E" w:rsidRPr="00472E7E">
        <w:rPr>
          <w:rFonts w:eastAsia="Times New Roman" w:cs="Times New Roman"/>
          <w:color w:val="252525"/>
          <w:szCs w:val="24"/>
          <w:shd w:val="clear" w:color="auto" w:fill="FFFFFF"/>
        </w:rPr>
        <w:t xml:space="preserve">. </w:t>
      </w:r>
    </w:p>
    <w:p w14:paraId="671C91BA" w14:textId="77777777" w:rsidR="00472E7E" w:rsidRPr="00472E7E" w:rsidRDefault="00472E7E" w:rsidP="00C57EB0">
      <w:pPr>
        <w:spacing w:after="0" w:line="360" w:lineRule="auto"/>
        <w:rPr>
          <w:rFonts w:eastAsia="Times New Roman" w:cs="Times New Roman"/>
          <w:szCs w:val="24"/>
        </w:rPr>
      </w:pPr>
    </w:p>
    <w:p w14:paraId="4E0F81FB" w14:textId="77777777" w:rsidR="00472E7E" w:rsidRPr="00F34BCB" w:rsidRDefault="00F34BCB" w:rsidP="00C57EB0">
      <w:pPr>
        <w:spacing w:after="0" w:line="360" w:lineRule="auto"/>
        <w:rPr>
          <w:rFonts w:eastAsia="Times New Roman" w:cs="Times New Roman"/>
          <w:b/>
          <w:szCs w:val="24"/>
        </w:rPr>
      </w:pPr>
      <w:r w:rsidRPr="00F34BCB">
        <w:rPr>
          <w:rFonts w:eastAsia="Times New Roman" w:cs="Times New Roman"/>
          <w:b/>
          <w:szCs w:val="24"/>
        </w:rPr>
        <w:t>Procedure</w:t>
      </w:r>
    </w:p>
    <w:p w14:paraId="43FA6C39" w14:textId="77777777"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Start sample program scan and create </w:t>
      </w:r>
      <w:r w:rsidR="009066E2">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14:paraId="7916B213" w14:textId="77777777"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14:paraId="76BA8E44" w14:textId="77777777"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14:paraId="6DF0C135" w14:textId="77777777"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14:paraId="48310DDB" w14:textId="77777777" w:rsidR="00472E7E" w:rsidRPr="00472E7E" w:rsidRDefault="00472E7E" w:rsidP="00C57EB0">
      <w:pPr>
        <w:spacing w:after="0" w:line="360" w:lineRule="auto"/>
        <w:rPr>
          <w:rFonts w:eastAsia="Times New Roman" w:cs="Times New Roman"/>
          <w:szCs w:val="24"/>
        </w:rPr>
      </w:pPr>
    </w:p>
    <w:p w14:paraId="1CED714A" w14:textId="77777777"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14:paraId="5C1FD87B" w14:textId="77777777" w:rsidR="00472E7E" w:rsidRPr="00472E7E" w:rsidRDefault="00472E7E" w:rsidP="00C57EB0">
      <w:pPr>
        <w:spacing w:after="0" w:line="360" w:lineRule="auto"/>
        <w:rPr>
          <w:rFonts w:eastAsia="Times New Roman" w:cs="Times New Roman"/>
          <w:szCs w:val="24"/>
        </w:rPr>
      </w:pPr>
    </w:p>
    <w:p w14:paraId="4CC0D427"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AEE5066" wp14:editId="638F319E">
            <wp:extent cx="4579620" cy="2750820"/>
            <wp:effectExtent l="0" t="0" r="0" b="0"/>
            <wp:docPr id="19" name="Picture 19" descr="https://lh3.googleusercontent.com/ivlnImfMqUrdkYUmKbO74gVXTZ0y07MW58vks_QWiMFE0WWiV481I8wQjLjvH4GhVVMYmCOBHI3KRcXe6y4Z4TRx-JFqJdKnZkWb7Zf6V5SBDl_-jHTzlTtaOdnIY3mfFC_Ddf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vlnImfMqUrdkYUmKbO74gVXTZ0y07MW58vks_QWiMFE0WWiV481I8wQjLjvH4GhVVMYmCOBHI3KRcXe6y4Z4TRx-JFqJdKnZkWb7Zf6V5SBDl_-jHTzlTtaOdnIY3mfFC_DdfB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1C97C478"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7: Summary of first experiment</w:t>
      </w:r>
    </w:p>
    <w:p w14:paraId="05590371" w14:textId="77777777" w:rsidR="00472E7E" w:rsidRPr="00472E7E" w:rsidRDefault="00472E7E" w:rsidP="00C57EB0">
      <w:pPr>
        <w:spacing w:after="0" w:line="360" w:lineRule="auto"/>
        <w:rPr>
          <w:rFonts w:eastAsia="Times New Roman" w:cs="Times New Roman"/>
          <w:szCs w:val="24"/>
        </w:rPr>
      </w:pPr>
    </w:p>
    <w:p w14:paraId="42E5C358" w14:textId="77777777" w:rsidR="0058305A" w:rsidRPr="0058305A" w:rsidRDefault="0058305A" w:rsidP="0058305A">
      <w:pPr>
        <w:spacing w:after="0" w:line="360" w:lineRule="auto"/>
        <w:rPr>
          <w:rFonts w:eastAsia="Times New Roman" w:cs="Times New Roman"/>
          <w:color w:val="252525"/>
          <w:szCs w:val="24"/>
          <w:shd w:val="clear" w:color="auto" w:fill="FFFFFF"/>
        </w:rPr>
      </w:pPr>
      <w:r w:rsidRPr="0058305A">
        <w:rPr>
          <w:rFonts w:eastAsia="Times New Roman" w:cs="Times New Roman"/>
          <w:color w:val="252525"/>
          <w:szCs w:val="24"/>
          <w:shd w:val="clear" w:color="auto" w:fill="FFFFFF"/>
        </w:rPr>
        <w:t>As shown above, ten series of data were recorded. The x-axis is the number of samples (99 samples for each series). The y-axis is the data transfer time plus waits time (unit is MS). From the above chart, we can get four interesting points.</w:t>
      </w:r>
    </w:p>
    <w:p w14:paraId="0383D0C7" w14:textId="77777777" w:rsidR="00472E7E" w:rsidRPr="00472E7E" w:rsidRDefault="0058305A" w:rsidP="0058305A">
      <w:pPr>
        <w:spacing w:after="0" w:line="360" w:lineRule="auto"/>
        <w:rPr>
          <w:rFonts w:eastAsia="Times New Roman" w:cs="Times New Roman"/>
          <w:szCs w:val="24"/>
        </w:rPr>
      </w:pPr>
      <w:r w:rsidRPr="0058305A">
        <w:rPr>
          <w:rFonts w:eastAsia="Times New Roman" w:cs="Times New Roman"/>
          <w:color w:val="252525"/>
          <w:szCs w:val="24"/>
          <w:shd w:val="clear" w:color="auto" w:fill="FFFFFF"/>
        </w:rPr>
        <w:t>First, the first three series have similar y value. The average time is around 100ms.  On the other hand, since the series 4, the Y value increases uniformly by 50ms. The reason is when we sent a message to the message queue with interval 0ms, 50ms, and 100ms, the message does not need to wait before it been sent because the system always needs to wait for a response signal of the previous message before sending a new one out. Since the time of sending a message and wait for response signal is around 100ms. The message the Y value of firs</w:t>
      </w:r>
      <w:r>
        <w:rPr>
          <w:rFonts w:eastAsia="Times New Roman" w:cs="Times New Roman"/>
          <w:color w:val="252525"/>
          <w:szCs w:val="24"/>
          <w:shd w:val="clear" w:color="auto" w:fill="FFFFFF"/>
        </w:rPr>
        <w:t>t three series are around 100ms</w:t>
      </w:r>
      <w:r w:rsidR="00472E7E" w:rsidRPr="00472E7E">
        <w:rPr>
          <w:rFonts w:eastAsia="Times New Roman" w:cs="Times New Roman"/>
          <w:color w:val="212121"/>
          <w:szCs w:val="24"/>
          <w:shd w:val="clear" w:color="auto" w:fill="FFFFFF"/>
        </w:rPr>
        <w:t>.</w:t>
      </w:r>
    </w:p>
    <w:p w14:paraId="72ED128B" w14:textId="77777777" w:rsidR="00472E7E" w:rsidRPr="00472E7E" w:rsidRDefault="00472E7E" w:rsidP="00C57EB0">
      <w:pPr>
        <w:spacing w:after="0" w:line="360" w:lineRule="auto"/>
        <w:rPr>
          <w:rFonts w:eastAsia="Times New Roman" w:cs="Times New Roman"/>
          <w:szCs w:val="24"/>
        </w:rPr>
      </w:pPr>
    </w:p>
    <w:p w14:paraId="0BED5DCE" w14:textId="77777777" w:rsidR="00472E7E" w:rsidRPr="00472E7E" w:rsidRDefault="00133FC1" w:rsidP="00C57EB0">
      <w:pPr>
        <w:spacing w:after="0" w:line="360" w:lineRule="auto"/>
        <w:rPr>
          <w:rFonts w:eastAsia="Times New Roman" w:cs="Times New Roman"/>
          <w:szCs w:val="24"/>
        </w:rPr>
      </w:pPr>
      <w:r w:rsidRPr="00133FC1">
        <w:rPr>
          <w:rFonts w:eastAsia="Times New Roman" w:cs="Times New Roman"/>
          <w:color w:val="212121"/>
          <w:szCs w:val="24"/>
          <w:shd w:val="clear" w:color="auto" w:fill="FFFFFF"/>
        </w:rPr>
        <w:t>Second, there is a heartbeat-like pattern in those series. The pattern always observed with the increasing of interval time. As shown in the blowing</w:t>
      </w:r>
      <w:r w:rsidR="0058150D">
        <w:rPr>
          <w:rFonts w:eastAsia="Times New Roman" w:cs="Times New Roman"/>
          <w:color w:val="212121"/>
          <w:szCs w:val="24"/>
          <w:shd w:val="clear" w:color="auto" w:fill="FFFFFF"/>
        </w:rPr>
        <w:t xml:space="preserve"> three charts</w:t>
      </w:r>
      <w:r w:rsidRPr="00133FC1">
        <w:rPr>
          <w:rFonts w:eastAsia="Times New Roman" w:cs="Times New Roman"/>
          <w:color w:val="212121"/>
          <w:szCs w:val="24"/>
          <w:shd w:val="clear" w:color="auto" w:fill="FFFFFF"/>
        </w:rPr>
        <w:t>. The heartbeat-like pattern is also visible with 150ms delay and 200 delays. The heartbeat-like pattern has similar amplitude (around 50ms). The pattern can be explained with energy saving strategy of BLE</w:t>
      </w:r>
      <w:r w:rsidR="00472E7E" w:rsidRPr="00472E7E">
        <w:rPr>
          <w:rFonts w:eastAsia="Times New Roman" w:cs="Times New Roman"/>
          <w:color w:val="212121"/>
          <w:szCs w:val="24"/>
          <w:shd w:val="clear" w:color="auto" w:fill="FFFFFF"/>
        </w:rPr>
        <w:t>.</w:t>
      </w:r>
    </w:p>
    <w:p w14:paraId="2C344C54" w14:textId="77777777" w:rsidR="00472E7E" w:rsidRPr="00472E7E" w:rsidRDefault="00472E7E" w:rsidP="00C57EB0">
      <w:pPr>
        <w:spacing w:after="0" w:line="360" w:lineRule="auto"/>
        <w:rPr>
          <w:rFonts w:eastAsia="Times New Roman" w:cs="Times New Roman"/>
          <w:szCs w:val="24"/>
        </w:rPr>
      </w:pPr>
    </w:p>
    <w:p w14:paraId="6D60F799"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76F6F11" wp14:editId="59048B88">
            <wp:extent cx="4579620" cy="2750820"/>
            <wp:effectExtent l="0" t="0" r="0" b="0"/>
            <wp:docPr id="20" name="Picture 20" descr="https://lh4.googleusercontent.com/tEzdbP4_HLuMbshqHDAg0Ao3tTQdk5YY-3fg4TPjNzJ8yKja9J2pUbpynRVBmWZFuyPP5smsdKBVS4w7DZx6sICji8SjOOAcP5Gv3QQOXoY6VonE-kbiC3G3NQG7J4k8tAoGU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EzdbP4_HLuMbshqHDAg0Ao3tTQdk5YY-3fg4TPjNzJ8yKja9J2pUbpynRVBmWZFuyPP5smsdKBVS4w7DZx6sICji8SjOOAcP5Gv3QQOXoY6VonE-kbiC3G3NQG7J4k8tAoGUGX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3C07948E" w14:textId="77777777"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8: </w:t>
      </w:r>
      <w:r w:rsidR="004C641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header no delay</w:t>
      </w:r>
    </w:p>
    <w:p w14:paraId="09DADBB0"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E69CEA1" wp14:editId="5C28B161">
            <wp:extent cx="4579620" cy="2705100"/>
            <wp:effectExtent l="0" t="0" r="0" b="0"/>
            <wp:docPr id="21" name="Picture 21" descr="https://lh5.googleusercontent.com/MT-PVhEe90HhEbpXnTEZYblK4POFsOxUwQZlUFM9nNyPc1_a1Udlgn9ceRkrhA3czK3WwRO_xBeG6J_1ZCTfTB82ZqudEMWeex1q6fX3qeL7BJXP3wA8UL7rNmkEok19uRAr0E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T-PVhEe90HhEbpXnTEZYblK4POFsOxUwQZlUFM9nNyPc1_a1Udlgn9ceRkrhA3czK3WwRO_xBeG6J_1ZCTfTB82ZqudEMWeex1q6fX3qeL7BJXP3wA8UL7rNmkEok19uRAr0Ez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2705100"/>
                    </a:xfrm>
                    <a:prstGeom prst="rect">
                      <a:avLst/>
                    </a:prstGeom>
                    <a:noFill/>
                    <a:ln>
                      <a:noFill/>
                    </a:ln>
                  </pic:spPr>
                </pic:pic>
              </a:graphicData>
            </a:graphic>
          </wp:inline>
        </w:drawing>
      </w:r>
    </w:p>
    <w:p w14:paraId="2C2AA915" w14:textId="77777777"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9: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150ms delay</w:t>
      </w:r>
    </w:p>
    <w:p w14:paraId="7BA562AB"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2029CD9A" wp14:editId="7EC14DFB">
            <wp:extent cx="4579620" cy="2781300"/>
            <wp:effectExtent l="0" t="0" r="0" b="0"/>
            <wp:docPr id="22" name="Picture 22" descr="https://lh4.googleusercontent.com/HMdqAkFXvEMLy3mhatyjH1ax9NizdlXsh_EIxyrqsTNZ3_erlgz89bm3JYw1EGsSQcxF9D5iyK45dXJc9uifzCOJGfM0BPgB_UI7yE33pTjz9zTZyky9jiUhEu9YNVWUHSsDEi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MdqAkFXvEMLy3mhatyjH1ax9NizdlXsh_EIxyrqsTNZ3_erlgz89bm3JYw1EGsSQcxF9D5iyK45dXJc9uifzCOJGfM0BPgB_UI7yE33pTjz9zTZyky9jiUhEu9YNVWUHSsDEi2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2781300"/>
                    </a:xfrm>
                    <a:prstGeom prst="rect">
                      <a:avLst/>
                    </a:prstGeom>
                    <a:noFill/>
                    <a:ln>
                      <a:noFill/>
                    </a:ln>
                  </pic:spPr>
                </pic:pic>
              </a:graphicData>
            </a:graphic>
          </wp:inline>
        </w:drawing>
      </w:r>
    </w:p>
    <w:p w14:paraId="12C7245F" w14:textId="77777777"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10: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200ms delay</w:t>
      </w:r>
    </w:p>
    <w:p w14:paraId="7CCB19DD" w14:textId="77777777" w:rsidR="00472E7E" w:rsidRPr="00472E7E" w:rsidRDefault="00472E7E" w:rsidP="00C57EB0">
      <w:pPr>
        <w:spacing w:after="0" w:line="360" w:lineRule="auto"/>
        <w:rPr>
          <w:rFonts w:eastAsia="Times New Roman" w:cs="Times New Roman"/>
          <w:szCs w:val="24"/>
        </w:rPr>
      </w:pPr>
    </w:p>
    <w:p w14:paraId="16AC2CD2" w14:textId="77777777" w:rsidR="00183D96" w:rsidRPr="00183D96" w:rsidRDefault="00183D96" w:rsidP="00183D96">
      <w:pPr>
        <w:spacing w:after="0" w:line="360" w:lineRule="auto"/>
        <w:rPr>
          <w:rFonts w:eastAsia="Times New Roman" w:cs="Times New Roman"/>
          <w:color w:val="252525"/>
          <w:szCs w:val="24"/>
          <w:shd w:val="clear" w:color="auto" w:fill="FFFFFF"/>
        </w:rPr>
      </w:pPr>
      <w:r w:rsidRPr="00183D96">
        <w:rPr>
          <w:rFonts w:eastAsia="Times New Roman" w:cs="Times New Roman"/>
          <w:color w:val="252525"/>
          <w:szCs w:val="24"/>
          <w:shd w:val="clear" w:color="auto" w:fill="FFFFFF"/>
        </w:rPr>
        <w:t>Third, the above charts show some random fluctuations. Those fluctuations are not only randomly spread in time dimension but also have random amplitude. This pattern can be explained with a known issue with Android Lollipop’s BLE implementation or context switch problem.</w:t>
      </w:r>
    </w:p>
    <w:p w14:paraId="66403FBD" w14:textId="77777777" w:rsidR="00183D96" w:rsidRPr="00183D96" w:rsidRDefault="00183D96" w:rsidP="00183D96">
      <w:pPr>
        <w:spacing w:after="0" w:line="360" w:lineRule="auto"/>
        <w:rPr>
          <w:rFonts w:eastAsia="Times New Roman" w:cs="Times New Roman"/>
          <w:color w:val="252525"/>
          <w:szCs w:val="24"/>
          <w:shd w:val="clear" w:color="auto" w:fill="FFFFFF"/>
        </w:rPr>
      </w:pPr>
    </w:p>
    <w:p w14:paraId="49DA327E" w14:textId="77777777" w:rsidR="00183D96" w:rsidRPr="00183D96" w:rsidRDefault="00183D96" w:rsidP="00183D96">
      <w:pPr>
        <w:spacing w:after="0" w:line="360" w:lineRule="auto"/>
        <w:rPr>
          <w:rFonts w:eastAsia="Times New Roman" w:cs="Times New Roman"/>
          <w:color w:val="252525"/>
          <w:szCs w:val="24"/>
          <w:shd w:val="clear" w:color="auto" w:fill="FFFFFF"/>
        </w:rPr>
      </w:pPr>
      <w:r w:rsidRPr="00183D96">
        <w:rPr>
          <w:rFonts w:eastAsia="Times New Roman" w:cs="Times New Roman"/>
          <w:color w:val="252525"/>
          <w:szCs w:val="24"/>
          <w:shd w:val="clear" w:color="auto" w:fill="FFFFFF"/>
        </w:rPr>
        <w:t>Last, from figure 9 and 10 we know those random fluctuations becomes a regular pattern when the system sends data with delay. This phenomenon can be explained by communication interval of BLE.</w:t>
      </w:r>
    </w:p>
    <w:p w14:paraId="52CFD6C7" w14:textId="77777777" w:rsidR="00183D96" w:rsidRPr="00183D96" w:rsidRDefault="00183D96" w:rsidP="00183D96">
      <w:pPr>
        <w:spacing w:after="0" w:line="360" w:lineRule="auto"/>
        <w:rPr>
          <w:rFonts w:eastAsia="Times New Roman" w:cs="Times New Roman"/>
          <w:color w:val="252525"/>
          <w:szCs w:val="24"/>
          <w:shd w:val="clear" w:color="auto" w:fill="FFFFFF"/>
        </w:rPr>
      </w:pPr>
    </w:p>
    <w:p w14:paraId="0A6F6351" w14:textId="77777777" w:rsidR="00472E7E" w:rsidRPr="00472E7E" w:rsidRDefault="00183D96" w:rsidP="00183D96">
      <w:pPr>
        <w:spacing w:after="0" w:line="360" w:lineRule="auto"/>
        <w:rPr>
          <w:rFonts w:eastAsia="Times New Roman" w:cs="Times New Roman"/>
          <w:szCs w:val="24"/>
        </w:rPr>
      </w:pPr>
      <w:r w:rsidRPr="00183D96">
        <w:rPr>
          <w:rFonts w:eastAsia="Times New Roman" w:cs="Times New Roman"/>
          <w:color w:val="252525"/>
          <w:szCs w:val="24"/>
          <w:shd w:val="clear" w:color="auto" w:fill="FFFFFF"/>
        </w:rPr>
        <w:t>To further investigate the behavior of the system. We design another set of test focusi</w:t>
      </w:r>
      <w:r>
        <w:rPr>
          <w:rFonts w:eastAsia="Times New Roman" w:cs="Times New Roman"/>
          <w:color w:val="252525"/>
          <w:szCs w:val="24"/>
          <w:shd w:val="clear" w:color="auto" w:fill="FFFFFF"/>
        </w:rPr>
        <w:t>ng on size change of BLE packet</w:t>
      </w:r>
      <w:r w:rsidR="00472E7E" w:rsidRPr="00472E7E">
        <w:rPr>
          <w:rFonts w:eastAsia="Times New Roman" w:cs="Times New Roman"/>
          <w:color w:val="252525"/>
          <w:szCs w:val="24"/>
          <w:shd w:val="clear" w:color="auto" w:fill="FFFFFF"/>
        </w:rPr>
        <w:t>.</w:t>
      </w:r>
    </w:p>
    <w:p w14:paraId="6E41D7CA" w14:textId="77777777" w:rsidR="00472E7E" w:rsidRPr="00472E7E" w:rsidRDefault="00472E7E" w:rsidP="00177A7C">
      <w:pPr>
        <w:pStyle w:val="Heading3"/>
      </w:pPr>
      <w:bookmarkStart w:id="261" w:name="_Toc441070988"/>
      <w:r w:rsidRPr="00EE7F83">
        <w:t>6.3.2 Multiple Packets</w:t>
      </w:r>
      <w:bookmarkEnd w:id="261"/>
    </w:p>
    <w:p w14:paraId="6F005784" w14:textId="77777777"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p>
    <w:p w14:paraId="7B2A5BF6" w14:textId="77777777" w:rsidR="00E24693" w:rsidRPr="00E24693" w:rsidRDefault="00E24693" w:rsidP="00E24693">
      <w:pPr>
        <w:spacing w:after="0" w:line="360" w:lineRule="auto"/>
        <w:rPr>
          <w:rFonts w:eastAsia="Times New Roman" w:cs="Times New Roman"/>
          <w:color w:val="252525"/>
          <w:szCs w:val="24"/>
          <w:shd w:val="clear" w:color="auto" w:fill="FFFFFF"/>
        </w:rPr>
      </w:pPr>
      <w:r w:rsidRPr="00E24693">
        <w:rPr>
          <w:rFonts w:eastAsia="Times New Roman" w:cs="Times New Roman"/>
          <w:color w:val="252525"/>
          <w:szCs w:val="24"/>
          <w:shd w:val="clear" w:color="auto" w:fill="FFFFFF"/>
        </w:rPr>
        <w:t xml:space="preserve">From the first experiment, we found three interesting patterns. We give out possible explanations for the last two. However, we need further experiments to investigate reasons behind them. As </w:t>
      </w:r>
      <w:r w:rsidRPr="00E24693">
        <w:rPr>
          <w:rFonts w:eastAsia="Times New Roman" w:cs="Times New Roman"/>
          <w:color w:val="252525"/>
          <w:szCs w:val="24"/>
          <w:shd w:val="clear" w:color="auto" w:fill="FFFFFF"/>
        </w:rPr>
        <w:lastRenderedPageBreak/>
        <w:t>explained earlier, we send data in BLE by write and read data in characteristics in each packet we can maximally send 20-byte data (in other words, each packet can send 20-byte data).</w:t>
      </w:r>
    </w:p>
    <w:p w14:paraId="2316D3B2" w14:textId="77777777" w:rsidR="00472E7E" w:rsidRPr="00472E7E" w:rsidRDefault="00E24693" w:rsidP="00E24693">
      <w:pPr>
        <w:spacing w:after="0" w:line="360" w:lineRule="auto"/>
        <w:rPr>
          <w:rFonts w:eastAsia="Times New Roman" w:cs="Times New Roman"/>
          <w:szCs w:val="24"/>
        </w:rPr>
      </w:pPr>
      <w:r w:rsidRPr="00E24693">
        <w:rPr>
          <w:rFonts w:eastAsia="Times New Roman" w:cs="Times New Roman"/>
          <w:color w:val="252525"/>
          <w:szCs w:val="24"/>
          <w:shd w:val="clear" w:color="auto" w:fill="FFFFFF"/>
        </w:rPr>
        <w:t>In this experiment, we send multiple BLE packets of data by control the payload of CoAP message. We expect to find out whether the data pattern of experiment one still exists. Meanwhile, we expect more evidence to support our guess of a data</w:t>
      </w:r>
      <w:r>
        <w:rPr>
          <w:rFonts w:eastAsia="Times New Roman" w:cs="Times New Roman"/>
          <w:color w:val="252525"/>
          <w:szCs w:val="24"/>
          <w:shd w:val="clear" w:color="auto" w:fill="FFFFFF"/>
        </w:rPr>
        <w:t xml:space="preserve"> pattern in </w:t>
      </w:r>
      <w:r w:rsidR="00FF74EF">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previous experiment</w:t>
      </w:r>
      <w:r w:rsidR="00472E7E" w:rsidRPr="00472E7E">
        <w:rPr>
          <w:rFonts w:eastAsia="Times New Roman" w:cs="Times New Roman"/>
          <w:color w:val="212121"/>
          <w:szCs w:val="24"/>
          <w:shd w:val="clear" w:color="auto" w:fill="FFFFFF"/>
        </w:rPr>
        <w:t>.</w:t>
      </w:r>
    </w:p>
    <w:p w14:paraId="3DC419B9" w14:textId="77777777" w:rsidR="00472E7E" w:rsidRPr="00472E7E" w:rsidRDefault="00472E7E" w:rsidP="00C57EB0">
      <w:pPr>
        <w:spacing w:after="0" w:line="360" w:lineRule="auto"/>
        <w:rPr>
          <w:rFonts w:eastAsia="Times New Roman" w:cs="Times New Roman"/>
          <w:szCs w:val="24"/>
        </w:rPr>
      </w:pPr>
    </w:p>
    <w:p w14:paraId="271BA1AE" w14:textId="77777777" w:rsidR="006975C1" w:rsidRPr="00472E7E" w:rsidRDefault="006975C1" w:rsidP="006975C1">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14:paraId="6A16510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1.Start sample program scan and create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14:paraId="752F319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2.Send CoAP message with payload </w:t>
      </w:r>
      <w:r w:rsidR="00ED5DE9">
        <w:rPr>
          <w:rFonts w:eastAsia="Times New Roman" w:cs="Times New Roman"/>
          <w:color w:val="252525"/>
          <w:szCs w:val="24"/>
          <w:shd w:val="clear" w:color="auto" w:fill="FFFFFF"/>
        </w:rPr>
        <w:t xml:space="preserve">4 (1 packet), </w:t>
      </w:r>
      <w:r w:rsidRPr="00472E7E">
        <w:rPr>
          <w:rFonts w:eastAsia="Times New Roman" w:cs="Times New Roman"/>
          <w:color w:val="252525"/>
          <w:szCs w:val="24"/>
          <w:shd w:val="clear" w:color="auto" w:fill="FFFFFF"/>
        </w:rPr>
        <w:t>12 (2 packets),28 (3 packets), 44 (4 packets), 60(5 packets), 76 (6 packets) and 92(7 packets) 100 times respectively (0 interval time).</w:t>
      </w:r>
    </w:p>
    <w:p w14:paraId="2E8E429A"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3.Record receive time when received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response from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connected device.</w:t>
      </w:r>
    </w:p>
    <w:p w14:paraId="229DD23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4.Calculate transfer time according to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14:paraId="1B9600F1" w14:textId="77777777" w:rsidR="00472E7E" w:rsidRPr="00472E7E" w:rsidRDefault="00472E7E" w:rsidP="00C57EB0">
      <w:pPr>
        <w:spacing w:after="0" w:line="360" w:lineRule="auto"/>
        <w:rPr>
          <w:rFonts w:eastAsia="Times New Roman" w:cs="Times New Roman"/>
          <w:szCs w:val="24"/>
        </w:rPr>
      </w:pPr>
    </w:p>
    <w:p w14:paraId="64AECE2D" w14:textId="77777777"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14:paraId="21289022" w14:textId="77777777" w:rsidR="00472E7E" w:rsidRPr="00472E7E" w:rsidRDefault="00472E7E" w:rsidP="00C57EB0">
      <w:pPr>
        <w:spacing w:after="0" w:line="360" w:lineRule="auto"/>
        <w:rPr>
          <w:rFonts w:eastAsia="Times New Roman" w:cs="Times New Roman"/>
          <w:szCs w:val="24"/>
        </w:rPr>
      </w:pPr>
    </w:p>
    <w:p w14:paraId="2C2E1E87"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8D9897F" wp14:editId="2C7CBBF5">
            <wp:extent cx="4686300" cy="2644140"/>
            <wp:effectExtent l="0" t="0" r="0" b="3810"/>
            <wp:docPr id="23" name="Picture 23" descr="https://lh5.googleusercontent.com/kGEl7c2TWu31mW6f_7zFWFgXkocgS_iVpDVVxoNTlyLIIjIceRsgYxXl5V37LzTzOiYSmNhQm9xfz9jVSg05iqn29Sm53rax9lOZrjwcgV0t4gMf-pUhky1OUDtR0-loy8XlC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GEl7c2TWu31mW6f_7zFWFgXkocgS_iVpDVVxoNTlyLIIjIceRsgYxXl5V37LzTzOiYSmNhQm9xfz9jVSg05iqn29Sm53rax9lOZrjwcgV0t4gMf-pUhky1OUDtR0-loy8XlCdx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2644140"/>
                    </a:xfrm>
                    <a:prstGeom prst="rect">
                      <a:avLst/>
                    </a:prstGeom>
                    <a:noFill/>
                    <a:ln>
                      <a:noFill/>
                    </a:ln>
                  </pic:spPr>
                </pic:pic>
              </a:graphicData>
            </a:graphic>
          </wp:inline>
        </w:drawing>
      </w:r>
    </w:p>
    <w:p w14:paraId="0055E109" w14:textId="77777777"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Figure 11: Summary of second experiment</w:t>
      </w:r>
    </w:p>
    <w:p w14:paraId="79A6CE63" w14:textId="77777777" w:rsidR="00472E7E" w:rsidRPr="00472E7E" w:rsidRDefault="00D85F17" w:rsidP="00C57EB0">
      <w:pPr>
        <w:spacing w:after="0" w:line="360" w:lineRule="auto"/>
        <w:rPr>
          <w:rFonts w:eastAsia="Times New Roman" w:cs="Times New Roman"/>
          <w:szCs w:val="24"/>
        </w:rPr>
      </w:pPr>
      <w:r w:rsidRPr="00D85F17">
        <w:rPr>
          <w:rFonts w:eastAsia="Times New Roman" w:cs="Times New Roman"/>
          <w:color w:val="252525"/>
          <w:szCs w:val="24"/>
          <w:shd w:val="clear" w:color="auto" w:fill="FFFFFF"/>
        </w:rPr>
        <w:t>As shown above, we get 7 series of data to show the performance of the architecture with the increasing size of BLE packets. From the summary chart, we can get following information</w:t>
      </w:r>
      <w:r w:rsidR="00472E7E" w:rsidRPr="00472E7E">
        <w:rPr>
          <w:rFonts w:eastAsia="Times New Roman" w:cs="Times New Roman"/>
          <w:color w:val="252525"/>
          <w:szCs w:val="24"/>
          <w:shd w:val="clear" w:color="auto" w:fill="FFFFFF"/>
        </w:rPr>
        <w:t>:</w:t>
      </w:r>
    </w:p>
    <w:p w14:paraId="0F48AE0C" w14:textId="77777777" w:rsidR="00472E7E" w:rsidRPr="00472E7E" w:rsidRDefault="00D85F17" w:rsidP="00D85F17">
      <w:pPr>
        <w:numPr>
          <w:ilvl w:val="0"/>
          <w:numId w:val="24"/>
        </w:numPr>
        <w:shd w:val="clear" w:color="auto" w:fill="FFFFFF"/>
        <w:spacing w:after="0" w:line="360" w:lineRule="auto"/>
        <w:textAlignment w:val="baseline"/>
        <w:rPr>
          <w:rFonts w:eastAsia="Times New Roman" w:cs="Times New Roman"/>
          <w:color w:val="252525"/>
          <w:szCs w:val="24"/>
        </w:rPr>
      </w:pPr>
      <w:r w:rsidRPr="00D85F17">
        <w:rPr>
          <w:rFonts w:eastAsia="Times New Roman" w:cs="Times New Roman"/>
          <w:color w:val="252525"/>
          <w:szCs w:val="24"/>
          <w:shd w:val="clear" w:color="auto" w:fill="FFFFFF"/>
        </w:rPr>
        <w:t>With the increasing size of messages, transfer time linearly increases from 100ms to 700ms</w:t>
      </w:r>
      <w:r w:rsidR="00472E7E" w:rsidRPr="00472E7E">
        <w:rPr>
          <w:rFonts w:eastAsia="Times New Roman" w:cs="Times New Roman"/>
          <w:color w:val="252525"/>
          <w:szCs w:val="24"/>
          <w:shd w:val="clear" w:color="auto" w:fill="FFFFFF"/>
        </w:rPr>
        <w:t>.</w:t>
      </w:r>
    </w:p>
    <w:p w14:paraId="7249AA71" w14:textId="77777777" w:rsidR="00472E7E" w:rsidRPr="00472E7E" w:rsidRDefault="002B3A60" w:rsidP="002B3A60">
      <w:pPr>
        <w:numPr>
          <w:ilvl w:val="0"/>
          <w:numId w:val="24"/>
        </w:numPr>
        <w:shd w:val="clear" w:color="auto" w:fill="FFFFFF"/>
        <w:spacing w:after="0" w:line="360" w:lineRule="auto"/>
        <w:textAlignment w:val="baseline"/>
        <w:rPr>
          <w:rFonts w:eastAsia="Times New Roman" w:cs="Times New Roman"/>
          <w:color w:val="252525"/>
          <w:szCs w:val="24"/>
        </w:rPr>
      </w:pPr>
      <w:r w:rsidRPr="002B3A60">
        <w:rPr>
          <w:rFonts w:eastAsia="Times New Roman" w:cs="Times New Roman"/>
          <w:color w:val="252525"/>
          <w:szCs w:val="24"/>
          <w:shd w:val="clear" w:color="auto" w:fill="FFFFFF"/>
        </w:rPr>
        <w:lastRenderedPageBreak/>
        <w:t>The heartbeat-like pattern still exists</w:t>
      </w:r>
      <w:r w:rsidR="00472E7E" w:rsidRPr="00472E7E">
        <w:rPr>
          <w:rFonts w:eastAsia="Times New Roman" w:cs="Times New Roman"/>
          <w:color w:val="212121"/>
          <w:szCs w:val="24"/>
          <w:shd w:val="clear" w:color="auto" w:fill="FFFFFF"/>
        </w:rPr>
        <w:t>.</w:t>
      </w:r>
    </w:p>
    <w:p w14:paraId="0F1CB813" w14:textId="77777777" w:rsidR="00472E7E" w:rsidRPr="00472E7E" w:rsidRDefault="00D74CC3" w:rsidP="00D74CC3">
      <w:pPr>
        <w:numPr>
          <w:ilvl w:val="0"/>
          <w:numId w:val="24"/>
        </w:numPr>
        <w:shd w:val="clear" w:color="auto" w:fill="FFFFFF"/>
        <w:spacing w:after="0" w:line="360" w:lineRule="auto"/>
        <w:textAlignment w:val="baseline"/>
        <w:rPr>
          <w:rFonts w:eastAsia="Times New Roman" w:cs="Times New Roman"/>
          <w:color w:val="252525"/>
          <w:szCs w:val="24"/>
        </w:rPr>
      </w:pPr>
      <w:r w:rsidRPr="00D74CC3">
        <w:rPr>
          <w:rFonts w:eastAsia="Times New Roman" w:cs="Times New Roman"/>
          <w:color w:val="252525"/>
          <w:szCs w:val="24"/>
          <w:shd w:val="clear" w:color="auto" w:fill="FFFFFF"/>
        </w:rPr>
        <w:t>The random fluctuation observed in previous experiment still exists in the chart</w:t>
      </w:r>
      <w:r w:rsidR="00472E7E" w:rsidRPr="00472E7E">
        <w:rPr>
          <w:rFonts w:eastAsia="Times New Roman" w:cs="Times New Roman"/>
          <w:color w:val="252525"/>
          <w:szCs w:val="24"/>
          <w:shd w:val="clear" w:color="auto" w:fill="FFFFFF"/>
        </w:rPr>
        <w:t>.</w:t>
      </w:r>
    </w:p>
    <w:p w14:paraId="5BCE70AA" w14:textId="77777777" w:rsidR="00472E7E" w:rsidRPr="00472E7E" w:rsidRDefault="00472E7E" w:rsidP="00C57EB0">
      <w:pPr>
        <w:spacing w:after="0" w:line="360" w:lineRule="auto"/>
        <w:rPr>
          <w:rFonts w:eastAsia="Times New Roman" w:cs="Times New Roman"/>
          <w:szCs w:val="24"/>
        </w:rPr>
      </w:pPr>
    </w:p>
    <w:p w14:paraId="19C519B4"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48437248" wp14:editId="5E840A8C">
            <wp:extent cx="4579620" cy="2743200"/>
            <wp:effectExtent l="0" t="0" r="0" b="0"/>
            <wp:docPr id="24" name="Picture 24" descr="https://lh3.googleusercontent.com/wmM7bwG20x-epaJzLTF6tVppry3k9bAnPt3fc6mrVKg3fDRP5PQgAwR3L8quUA8FNXbcZyUQSYyqAtSbjBLwpf_LRJ5R9o0h580kPmgwBu87dzTmqRhg9kcNHVqSiM3Nxk7WM0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mM7bwG20x-epaJzLTF6tVppry3k9bAnPt3fc6mrVKg3fDRP5PQgAwR3L8quUA8FNXbcZyUQSYyqAtSbjBLwpf_LRJ5R9o0h580kPmgwBu87dzTmqRhg9kcNHVqSiM3Nxk7WM0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14:paraId="3977D01A" w14:textId="77777777"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12: 12-byte</w:t>
      </w:r>
      <w:r w:rsidR="00472E7E" w:rsidRPr="00472E7E">
        <w:rPr>
          <w:rFonts w:eastAsia="Times New Roman" w:cs="Times New Roman"/>
          <w:color w:val="252525"/>
          <w:szCs w:val="24"/>
          <w:shd w:val="clear" w:color="auto" w:fill="FFFFFF"/>
        </w:rPr>
        <w:t xml:space="preserve"> payload (2 packets)</w:t>
      </w:r>
    </w:p>
    <w:p w14:paraId="44775AC0" w14:textId="77777777"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r w:rsidRPr="00472E7E">
        <w:rPr>
          <w:rFonts w:eastAsia="Times New Roman" w:cs="Times New Roman"/>
          <w:szCs w:val="24"/>
        </w:rPr>
        <w:br/>
      </w:r>
    </w:p>
    <w:p w14:paraId="31E14168"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A958743" wp14:editId="2572C61F">
            <wp:extent cx="4579620" cy="2750820"/>
            <wp:effectExtent l="0" t="0" r="0" b="0"/>
            <wp:docPr id="25" name="Picture 25" descr="https://lh5.googleusercontent.com/qclGEMAEW0Y-t9O6Fv5D7aI6YnuP1ywGrma9BPaIzr-p1Pd2RhfeebfgtOBlLGAikSjjR7drko_Wv-QVG5dVIYGf5Ic71SxlzdU1oeXmTS84JRIXP8LCby9k08O9bpPYRsSy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clGEMAEW0Y-t9O6Fv5D7aI6YnuP1ywGrma9BPaIzr-p1Pd2RhfeebfgtOBlLGAikSjjR7drko_Wv-QVG5dVIYGf5Ic71SxlzdU1oeXmTS84JRIXP8LCby9k08O9bpPYRsSySC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996FB77" w14:textId="77777777"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13: 28-byte</w:t>
      </w:r>
      <w:r w:rsidR="00472E7E" w:rsidRPr="00472E7E">
        <w:rPr>
          <w:rFonts w:eastAsia="Times New Roman" w:cs="Times New Roman"/>
          <w:color w:val="252525"/>
          <w:szCs w:val="24"/>
          <w:shd w:val="clear" w:color="auto" w:fill="FFFFFF"/>
        </w:rPr>
        <w:t xml:space="preserve"> payload (3 packets)</w:t>
      </w:r>
    </w:p>
    <w:p w14:paraId="2039BF0D" w14:textId="77777777" w:rsidR="00472E7E" w:rsidRPr="00472E7E" w:rsidRDefault="00472E7E" w:rsidP="00C57EB0">
      <w:pPr>
        <w:spacing w:after="0" w:line="360" w:lineRule="auto"/>
        <w:rPr>
          <w:rFonts w:eastAsia="Times New Roman" w:cs="Times New Roman"/>
          <w:szCs w:val="24"/>
        </w:rPr>
      </w:pPr>
    </w:p>
    <w:p w14:paraId="62631FC0"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As shown above, both random fluctuation and </w:t>
      </w:r>
      <w:r w:rsidRPr="00472E7E">
        <w:rPr>
          <w:rFonts w:eastAsia="Times New Roman" w:cs="Times New Roman"/>
          <w:color w:val="212121"/>
          <w:szCs w:val="24"/>
          <w:shd w:val="clear" w:color="auto" w:fill="FFFFFF"/>
        </w:rPr>
        <w:t xml:space="preserve">heartbeat-like pattern </w:t>
      </w:r>
      <w:r w:rsidR="00825610" w:rsidRPr="00825610">
        <w:rPr>
          <w:rFonts w:eastAsia="Times New Roman" w:cs="Times New Roman"/>
          <w:color w:val="212121"/>
          <w:szCs w:val="24"/>
          <w:shd w:val="clear" w:color="auto" w:fill="FFFFFF"/>
        </w:rPr>
        <w:t xml:space="preserve">exist </w:t>
      </w:r>
      <w:r w:rsidRPr="00472E7E">
        <w:rPr>
          <w:rFonts w:eastAsia="Times New Roman" w:cs="Times New Roman"/>
          <w:color w:val="212121"/>
          <w:szCs w:val="24"/>
          <w:shd w:val="clear" w:color="auto" w:fill="FFFFFF"/>
        </w:rPr>
        <w:t xml:space="preserve">in </w:t>
      </w:r>
      <w:r w:rsidR="0058150D">
        <w:rPr>
          <w:rFonts w:eastAsia="Times New Roman" w:cs="Times New Roman"/>
          <w:color w:val="252525"/>
          <w:szCs w:val="24"/>
          <w:shd w:val="clear" w:color="auto" w:fill="FFFFFF"/>
        </w:rPr>
        <w:t xml:space="preserve">those two charts. </w:t>
      </w:r>
      <w:r w:rsidRPr="00472E7E">
        <w:rPr>
          <w:rFonts w:eastAsia="Times New Roman" w:cs="Times New Roman"/>
          <w:color w:val="212121"/>
          <w:szCs w:val="24"/>
          <w:shd w:val="clear" w:color="auto" w:fill="FFFFFF"/>
        </w:rPr>
        <w:t xml:space="preserve">Compared with detected </w:t>
      </w:r>
      <w:r w:rsidRPr="00472E7E">
        <w:rPr>
          <w:rFonts w:eastAsia="Times New Roman" w:cs="Times New Roman"/>
          <w:color w:val="252525"/>
          <w:szCs w:val="24"/>
          <w:shd w:val="clear" w:color="auto" w:fill="FFFFFF"/>
        </w:rPr>
        <w:t xml:space="preserve">random fluctuations in experiment one, it consists the pattern of Figure 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14:paraId="0FC5F446" w14:textId="77777777" w:rsidR="00472E7E" w:rsidRPr="00472E7E" w:rsidRDefault="00472E7E" w:rsidP="00C57EB0">
      <w:pPr>
        <w:spacing w:after="0" w:line="360" w:lineRule="auto"/>
        <w:rPr>
          <w:rFonts w:eastAsia="Times New Roman" w:cs="Times New Roman"/>
          <w:szCs w:val="24"/>
        </w:rPr>
      </w:pPr>
    </w:p>
    <w:p w14:paraId="3838EE02"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14:paraId="7B0F8EA0" w14:textId="77777777" w:rsidR="00472E7E" w:rsidRPr="00472E7E" w:rsidRDefault="00002700" w:rsidP="00177A7C">
      <w:pPr>
        <w:pStyle w:val="Heading3"/>
      </w:pPr>
      <w:bookmarkStart w:id="262" w:name="_Toc441070989"/>
      <w:r>
        <w:t>6.3.3 Round T</w:t>
      </w:r>
      <w:r w:rsidR="00472E7E" w:rsidRPr="00EE7F83">
        <w:t>rip</w:t>
      </w:r>
      <w:bookmarkEnd w:id="262"/>
      <w:r w:rsidR="00472E7E" w:rsidRPr="00EE7F83">
        <w:t xml:space="preserve"> </w:t>
      </w:r>
    </w:p>
    <w:p w14:paraId="1EDF9068" w14:textId="77777777"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00472E7E" w:rsidRPr="00472E7E">
        <w:rPr>
          <w:rFonts w:eastAsia="Times New Roman" w:cs="Times New Roman"/>
          <w:b/>
          <w:bCs/>
          <w:color w:val="252525"/>
          <w:szCs w:val="24"/>
          <w:shd w:val="clear" w:color="auto" w:fill="FFFFFF"/>
        </w:rPr>
        <w:t xml:space="preserve"> </w:t>
      </w:r>
    </w:p>
    <w:p w14:paraId="01B39810"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order to test the performance of </w:t>
      </w:r>
      <w:r w:rsidR="003C3287" w:rsidRPr="003C3287">
        <w:rPr>
          <w:rFonts w:eastAsia="Times New Roman" w:cs="Times New Roman"/>
          <w:color w:val="252525"/>
          <w:szCs w:val="24"/>
          <w:shd w:val="clear" w:color="auto" w:fill="FFFFFF"/>
        </w:rPr>
        <w:t>real-time</w:t>
      </w:r>
      <w:r w:rsidR="003C3287">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data communication between two devices, we designed round trip expe</w:t>
      </w:r>
      <w:r w:rsidR="00646529">
        <w:rPr>
          <w:rFonts w:eastAsia="Times New Roman" w:cs="Times New Roman"/>
          <w:color w:val="252525"/>
          <w:szCs w:val="24"/>
          <w:shd w:val="clear" w:color="auto" w:fill="FFFFFF"/>
        </w:rPr>
        <w:t xml:space="preserve">riment where </w:t>
      </w:r>
      <w:r w:rsidR="003C3287" w:rsidRPr="003C3287">
        <w:rPr>
          <w:rFonts w:eastAsia="Times New Roman" w:cs="Times New Roman"/>
          <w:color w:val="252525"/>
          <w:szCs w:val="24"/>
          <w:shd w:val="clear" w:color="auto" w:fill="FFFFFF"/>
        </w:rPr>
        <w:t xml:space="preserve">the </w:t>
      </w:r>
      <w:r w:rsidR="00646529">
        <w:rPr>
          <w:rFonts w:eastAsia="Times New Roman" w:cs="Times New Roman"/>
          <w:color w:val="252525"/>
          <w:szCs w:val="24"/>
          <w:shd w:val="clear" w:color="auto" w:fill="FFFFFF"/>
        </w:rPr>
        <w:t xml:space="preserve">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request always sends a response to </w:t>
      </w:r>
      <w:r w:rsidR="003C3287">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sender.</w:t>
      </w:r>
    </w:p>
    <w:p w14:paraId="61DD4CB7" w14:textId="77777777" w:rsidR="00472E7E" w:rsidRPr="00472E7E" w:rsidRDefault="006975C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14:paraId="01D4FD73" w14:textId="77777777" w:rsidR="00472E7E" w:rsidRPr="00472E7E" w:rsidRDefault="00472E7E" w:rsidP="003C3287">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3C3287" w:rsidRPr="003C3287">
        <w:rPr>
          <w:rFonts w:eastAsia="Times New Roman" w:cs="Times New Roman"/>
          <w:color w:val="252525"/>
          <w:szCs w:val="24"/>
          <w:shd w:val="clear" w:color="auto" w:fill="FFFFFF"/>
        </w:rPr>
        <w:t xml:space="preserve">a connection </w:t>
      </w:r>
      <w:r w:rsidRPr="00472E7E">
        <w:rPr>
          <w:rFonts w:eastAsia="Times New Roman" w:cs="Times New Roman"/>
          <w:color w:val="252525"/>
          <w:szCs w:val="24"/>
          <w:shd w:val="clear" w:color="auto" w:fill="FFFFFF"/>
        </w:rPr>
        <w:t>between two devices.</w:t>
      </w:r>
    </w:p>
    <w:p w14:paraId="630BDDA5" w14:textId="77777777"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14:paraId="5942FDFA" w14:textId="77777777"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14:paraId="7A163409" w14:textId="77777777" w:rsidR="00472E7E" w:rsidRPr="00472E7E" w:rsidRDefault="00472E7E" w:rsidP="00D21F8C">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Calculate round trip time according to </w:t>
      </w:r>
      <w:r w:rsidR="00D21F8C" w:rsidRPr="00D21F8C">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14:paraId="40D743C4" w14:textId="77777777"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Repeat 2 to 4 </w:t>
      </w:r>
      <w:r w:rsidR="003E062C">
        <w:rPr>
          <w:rFonts w:eastAsia="Times New Roman" w:cs="Times New Roman"/>
          <w:color w:val="252525"/>
          <w:szCs w:val="24"/>
          <w:shd w:val="clear" w:color="auto" w:fill="FFFFFF"/>
        </w:rPr>
        <w:t xml:space="preserve">steps </w:t>
      </w:r>
      <w:r w:rsidRPr="00472E7E">
        <w:rPr>
          <w:rFonts w:eastAsia="Times New Roman" w:cs="Times New Roman"/>
          <w:color w:val="252525"/>
          <w:szCs w:val="24"/>
          <w:shd w:val="clear" w:color="auto" w:fill="FFFFFF"/>
        </w:rPr>
        <w:t>three times.</w:t>
      </w:r>
    </w:p>
    <w:p w14:paraId="1D4F91D8" w14:textId="77777777" w:rsidR="00472E7E" w:rsidRPr="00472E7E" w:rsidRDefault="00472E7E" w:rsidP="00C57EB0">
      <w:pPr>
        <w:spacing w:after="0" w:line="360" w:lineRule="auto"/>
        <w:rPr>
          <w:rFonts w:eastAsia="Times New Roman" w:cs="Times New Roman"/>
          <w:szCs w:val="24"/>
        </w:rPr>
      </w:pPr>
    </w:p>
    <w:p w14:paraId="109AC49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14:paraId="1C73B1E4" w14:textId="77777777" w:rsidR="00472E7E" w:rsidRPr="00472E7E" w:rsidRDefault="00472E7E" w:rsidP="00C57EB0">
      <w:pPr>
        <w:spacing w:after="0" w:line="360" w:lineRule="auto"/>
        <w:rPr>
          <w:rFonts w:eastAsia="Times New Roman" w:cs="Times New Roman"/>
          <w:szCs w:val="24"/>
        </w:rPr>
      </w:pPr>
    </w:p>
    <w:p w14:paraId="1D7C28AF"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F275041" wp14:editId="623EA1E8">
            <wp:extent cx="4579620" cy="2636520"/>
            <wp:effectExtent l="0" t="0" r="0" b="0"/>
            <wp:docPr id="26" name="Picture 26" descr="https://lh4.googleusercontent.com/IlwtxtbyciSewLLCEZI5G0oMhEtDldhBY0JTs0I5P7I13AuhGk5tXx4YkkeMiyj09DC8MfUhjz_aIJzyJq0NBpYO4E0s0vKUGjAnsr9g_V9irlzZO9Ym_lmOKNjuOtgbFcBS9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lwtxtbyciSewLLCEZI5G0oMhEtDldhBY0JTs0I5P7I13AuhGk5tXx4YkkeMiyj09DC8MfUhjz_aIJzyJq0NBpYO4E0s0vKUGjAnsr9g_V9irlzZO9Ym_lmOKNjuOtgbFcBS9VS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636520"/>
                    </a:xfrm>
                    <a:prstGeom prst="rect">
                      <a:avLst/>
                    </a:prstGeom>
                    <a:noFill/>
                    <a:ln>
                      <a:noFill/>
                    </a:ln>
                  </pic:spPr>
                </pic:pic>
              </a:graphicData>
            </a:graphic>
          </wp:inline>
        </w:drawing>
      </w:r>
    </w:p>
    <w:p w14:paraId="3F318589" w14:textId="77777777"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14: first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14:paraId="69DCA8F1"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7D62863" wp14:editId="0DD80F0C">
            <wp:extent cx="4572000" cy="2644140"/>
            <wp:effectExtent l="0" t="0" r="0" b="3810"/>
            <wp:docPr id="27" name="Picture 27" descr="https://lh6.googleusercontent.com/IKFyAWyanoTkJceGwt5fNDy8C8AVcUWD9-uLsFIfDFkIeX4XYHxmMMFVaMKXVhly96Dn0cV-TcmT46CHV9z5Us4PGy0euX00thB3sbKO2mn1EZ0Jp7cFfLZNVLTs4JL7FEV9Fn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KFyAWyanoTkJceGwt5fNDy8C8AVcUWD9-uLsFIfDFkIeX4XYHxmMMFVaMKXVhly96Dn0cV-TcmT46CHV9z5Us4PGy0euX00thB3sbKO2mn1EZ0Jp7cFfLZNVLTs4JL7FEV9FnQ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14:paraId="514A0D07" w14:textId="77777777"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15: second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14:paraId="20E29977" w14:textId="77777777"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4C5F1DD" wp14:editId="28DC6F19">
            <wp:extent cx="4579620" cy="2644140"/>
            <wp:effectExtent l="0" t="0" r="0" b="3810"/>
            <wp:docPr id="28" name="Picture 28" descr="https://lh3.googleusercontent.com/9TmVPID1zAGLoLA_Sf0eT0fX5T_2QL3KORI8bL4vwxNcnRXFXRP0pQPYQSOjm03uv-i6nkp3jeQU2wRI54HGl6q_VLd5SILTUa7pU2cUWaeaKyShsVGIEJzTRrnPhBvhcFBTQ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TmVPID1zAGLoLA_Sf0eT0fX5T_2QL3KORI8bL4vwxNcnRXFXRP0pQPYQSOjm03uv-i6nkp3jeQU2wRI54HGl6q_VLd5SILTUa7pU2cUWaeaKyShsVGIEJzTRrnPhBvhcFBTQaY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620" cy="2644140"/>
                    </a:xfrm>
                    <a:prstGeom prst="rect">
                      <a:avLst/>
                    </a:prstGeom>
                    <a:noFill/>
                    <a:ln>
                      <a:noFill/>
                    </a:ln>
                  </pic:spPr>
                </pic:pic>
              </a:graphicData>
            </a:graphic>
          </wp:inline>
        </w:drawing>
      </w:r>
    </w:p>
    <w:p w14:paraId="30262E7E" w14:textId="77777777"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16: third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14:paraId="43D25D75" w14:textId="77777777" w:rsidR="00472E7E" w:rsidRPr="00472E7E" w:rsidRDefault="00472E7E" w:rsidP="00C57EB0">
      <w:pPr>
        <w:spacing w:after="0" w:line="360" w:lineRule="auto"/>
        <w:rPr>
          <w:rFonts w:eastAsia="Times New Roman" w:cs="Times New Roman"/>
          <w:szCs w:val="24"/>
        </w:rPr>
      </w:pPr>
    </w:p>
    <w:p w14:paraId="7858287E"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CoAP message. The data we get from that </w:t>
      </w:r>
      <w:r w:rsidR="00771446">
        <w:rPr>
          <w:rFonts w:eastAsia="Times New Roman" w:cs="Times New Roman"/>
          <w:color w:val="252525"/>
          <w:szCs w:val="24"/>
          <w:shd w:val="clear" w:color="auto" w:fill="FFFFFF"/>
        </w:rPr>
        <w:t>experiment shows a pattern obviously</w:t>
      </w:r>
      <w:r w:rsidRPr="00472E7E">
        <w:rPr>
          <w:rFonts w:eastAsia="Times New Roman" w:cs="Times New Roman"/>
          <w:color w:val="252525"/>
          <w:szCs w:val="24"/>
          <w:shd w:val="clear" w:color="auto" w:fill="FFFFFF"/>
        </w:rPr>
        <w:t xml:space="preserve">. However, according to the charts above we can not find any pattern for the round trip experiment. Compared those two experiments, </w:t>
      </w:r>
      <w:r w:rsidR="00771446">
        <w:rPr>
          <w:rFonts w:eastAsia="Times New Roman" w:cs="Times New Roman"/>
          <w:color w:val="252525"/>
          <w:szCs w:val="24"/>
          <w:shd w:val="clear" w:color="auto" w:fill="FFFFFF"/>
        </w:rPr>
        <w:t xml:space="preserve">I </w:t>
      </w:r>
      <w:r w:rsidRPr="00472E7E">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do to channel interference caused by complex reasons. On the other hand, </w:t>
      </w:r>
      <w:r w:rsidR="00771446">
        <w:rPr>
          <w:rFonts w:eastAsia="Times New Roman" w:cs="Times New Roman"/>
          <w:color w:val="252525"/>
          <w:szCs w:val="24"/>
          <w:shd w:val="clear" w:color="auto" w:fill="FFFFFF"/>
        </w:rPr>
        <w:t>I</w:t>
      </w:r>
      <w:r w:rsidRPr="00472E7E">
        <w:rPr>
          <w:rFonts w:eastAsia="Times New Roman" w:cs="Times New Roman"/>
          <w:color w:val="252525"/>
          <w:szCs w:val="24"/>
          <w:shd w:val="clear" w:color="auto" w:fill="FFFFFF"/>
        </w:rPr>
        <w:t xml:space="preserv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14:paraId="6916658E" w14:textId="77777777" w:rsidR="00472E7E" w:rsidRPr="00472E7E" w:rsidRDefault="00472E7E" w:rsidP="00C57EB0">
      <w:pPr>
        <w:spacing w:after="0" w:line="360" w:lineRule="auto"/>
        <w:rPr>
          <w:rFonts w:eastAsia="Times New Roman" w:cs="Times New Roman"/>
          <w:szCs w:val="24"/>
        </w:rPr>
      </w:pPr>
    </w:p>
    <w:p w14:paraId="1B42D520" w14:textId="77777777" w:rsidR="00DA1F94" w:rsidRDefault="00472E7E" w:rsidP="00490818">
      <w:pPr>
        <w:spacing w:after="0" w:line="360" w:lineRule="auto"/>
        <w:rPr>
          <w:iCs/>
          <w:color w:val="44546A" w:themeColor="text2"/>
          <w:szCs w:val="18"/>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r w:rsidR="00490818">
        <w:rPr>
          <w:rFonts w:eastAsia="Times New Roman" w:cs="Times New Roman"/>
          <w:color w:val="252525"/>
          <w:szCs w:val="24"/>
          <w:shd w:val="clear" w:color="auto" w:fill="FFFFFF"/>
        </w:rPr>
        <w:t xml:space="preserve"> </w:t>
      </w:r>
    </w:p>
    <w:p w14:paraId="6DF6EC9C" w14:textId="77777777" w:rsidR="00490818" w:rsidRDefault="00793F00" w:rsidP="00490818">
      <w:pPr>
        <w:pStyle w:val="Heading3"/>
      </w:pPr>
      <w:r>
        <w:t>6.3.4</w:t>
      </w:r>
      <w:r w:rsidR="00146815">
        <w:t xml:space="preserve"> Multi</w:t>
      </w:r>
      <w:r w:rsidR="00CB3B41">
        <w:t>ple</w:t>
      </w:r>
      <w:r w:rsidR="00146815">
        <w:t xml:space="preserve"> Apps </w:t>
      </w:r>
    </w:p>
    <w:p w14:paraId="34E02185" w14:textId="77777777" w:rsidR="000A33C1" w:rsidRPr="000A33C1" w:rsidRDefault="000A33C1" w:rsidP="00384721">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Pr="00472E7E">
        <w:rPr>
          <w:rFonts w:eastAsia="Times New Roman" w:cs="Times New Roman"/>
          <w:b/>
          <w:bCs/>
          <w:color w:val="252525"/>
          <w:szCs w:val="24"/>
          <w:shd w:val="clear" w:color="auto" w:fill="FFFFFF"/>
        </w:rPr>
        <w:t xml:space="preserve"> </w:t>
      </w:r>
    </w:p>
    <w:p w14:paraId="1572C71B" w14:textId="77777777" w:rsidR="00D74F75" w:rsidRPr="00F34BCB" w:rsidRDefault="00B87E19" w:rsidP="00F34BCB">
      <w:pPr>
        <w:spacing w:after="0" w:line="360" w:lineRule="auto"/>
        <w:rPr>
          <w:rFonts w:cs="Times New Roman"/>
          <w:color w:val="252525"/>
          <w:szCs w:val="24"/>
          <w:shd w:val="clear" w:color="auto" w:fill="FFFFFF"/>
        </w:rPr>
      </w:pPr>
      <w:r w:rsidRPr="00B87E19">
        <w:rPr>
          <w:rFonts w:eastAsia="Times New Roman" w:cs="Times New Roman"/>
          <w:color w:val="252525"/>
          <w:szCs w:val="24"/>
          <w:shd w:val="clear" w:color="auto" w:fill="FFFFFF"/>
        </w:rPr>
        <w:t>The experiment aims to test the performance of underlying network service. In this experiment, two applications on the same device try to send 100 CoAP headers to remote device at the same time. The sender side will record total transfer time to calculate average time.</w:t>
      </w:r>
    </w:p>
    <w:p w14:paraId="6F4D1DD7" w14:textId="77777777" w:rsidR="00D74F75" w:rsidRPr="00472E7E" w:rsidRDefault="00F34BCB" w:rsidP="00D74F75">
      <w:pPr>
        <w:spacing w:after="0" w:line="360" w:lineRule="auto"/>
        <w:rPr>
          <w:rFonts w:eastAsia="Times New Roman" w:cs="Times New Roman"/>
          <w:szCs w:val="24"/>
        </w:rPr>
      </w:pPr>
      <w:r>
        <w:rPr>
          <w:rFonts w:eastAsia="Times New Roman" w:cs="Times New Roman"/>
          <w:b/>
          <w:bCs/>
          <w:color w:val="252525"/>
          <w:szCs w:val="24"/>
          <w:shd w:val="clear" w:color="auto" w:fill="FFFFFF"/>
        </w:rPr>
        <w:lastRenderedPageBreak/>
        <w:t>Procedure</w:t>
      </w:r>
    </w:p>
    <w:p w14:paraId="7C7EA26F" w14:textId="77777777" w:rsidR="00D74F75" w:rsidRPr="00472E7E"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Start </w:t>
      </w:r>
      <w:r w:rsidR="00FE7AB9">
        <w:rPr>
          <w:rFonts w:eastAsia="Times New Roman" w:cs="Times New Roman"/>
          <w:color w:val="252525"/>
          <w:szCs w:val="24"/>
          <w:shd w:val="clear" w:color="auto" w:fill="FFFFFF"/>
        </w:rPr>
        <w:t>both the “Major APP” and the “</w:t>
      </w:r>
      <w:r w:rsidR="00FE7AB9" w:rsidRPr="00F0503D">
        <w:rPr>
          <w:rFonts w:eastAsia="Times New Roman" w:cs="Times New Roman"/>
          <w:iCs/>
          <w:color w:val="252525"/>
          <w:szCs w:val="24"/>
          <w:shd w:val="clear" w:color="auto" w:fill="FFFFFF"/>
        </w:rPr>
        <w:t xml:space="preserve">Trigger </w:t>
      </w:r>
      <w:r w:rsidR="00FE7AB9">
        <w:rPr>
          <w:rFonts w:eastAsia="Times New Roman" w:cs="Times New Roman"/>
          <w:color w:val="252525"/>
          <w:szCs w:val="24"/>
          <w:shd w:val="clear" w:color="auto" w:fill="FFFFFF"/>
        </w:rPr>
        <w:t>App”</w:t>
      </w:r>
      <w:r w:rsidR="00ED3BF6">
        <w:rPr>
          <w:rFonts w:eastAsia="Times New Roman" w:cs="Times New Roman"/>
          <w:color w:val="252525"/>
          <w:szCs w:val="24"/>
          <w:shd w:val="clear" w:color="auto" w:fill="FFFFFF"/>
        </w:rPr>
        <w:t>.</w:t>
      </w:r>
    </w:p>
    <w:p w14:paraId="212A7ABB" w14:textId="77777777" w:rsidR="00D74F75" w:rsidRPr="00472E7E"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Click </w:t>
      </w:r>
      <w:r w:rsidR="00F34BCB">
        <w:rPr>
          <w:rFonts w:eastAsia="Times New Roman" w:cs="Times New Roman"/>
          <w:color w:val="252525"/>
          <w:szCs w:val="24"/>
          <w:shd w:val="clear" w:color="auto" w:fill="FFFFFF"/>
        </w:rPr>
        <w:t>start test button at either app to start test.</w:t>
      </w:r>
    </w:p>
    <w:p w14:paraId="75B31BE4" w14:textId="77777777" w:rsidR="00D74F75"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Record </w:t>
      </w:r>
      <w:r w:rsidR="00F34BCB">
        <w:rPr>
          <w:rFonts w:eastAsia="Times New Roman" w:cs="Times New Roman"/>
          <w:color w:val="252525"/>
          <w:szCs w:val="24"/>
          <w:shd w:val="clear" w:color="auto" w:fill="FFFFFF"/>
        </w:rPr>
        <w:t xml:space="preserve">start time and end time </w:t>
      </w:r>
      <w:r w:rsidRPr="00472E7E">
        <w:rPr>
          <w:rFonts w:eastAsia="Times New Roman" w:cs="Times New Roman"/>
          <w:color w:val="252525"/>
          <w:szCs w:val="24"/>
          <w:shd w:val="clear" w:color="auto" w:fill="FFFFFF"/>
        </w:rPr>
        <w:t>at sender side</w:t>
      </w:r>
      <w:r w:rsidR="009154E5">
        <w:rPr>
          <w:rFonts w:eastAsia="Times New Roman" w:cs="Times New Roman"/>
          <w:color w:val="252525"/>
          <w:szCs w:val="24"/>
          <w:shd w:val="clear" w:color="auto" w:fill="FFFFFF"/>
        </w:rPr>
        <w:t>.</w:t>
      </w:r>
    </w:p>
    <w:p w14:paraId="7341F05D" w14:textId="77777777" w:rsidR="00384721" w:rsidRDefault="009154E5" w:rsidP="009154E5">
      <w:pPr>
        <w:pStyle w:val="Caption"/>
        <w:numPr>
          <w:ilvl w:val="0"/>
          <w:numId w:val="27"/>
        </w:numPr>
        <w:jc w:val="left"/>
        <w:rPr>
          <w:color w:val="000000" w:themeColor="text1"/>
        </w:rPr>
      </w:pPr>
      <w:r>
        <w:rPr>
          <w:color w:val="000000" w:themeColor="text1"/>
        </w:rPr>
        <w:t xml:space="preserve">Repeat 2-3 </w:t>
      </w:r>
      <w:r w:rsidR="00FE7AB9">
        <w:rPr>
          <w:color w:val="000000" w:themeColor="text1"/>
        </w:rPr>
        <w:t xml:space="preserve">steps </w:t>
      </w:r>
      <w:r>
        <w:rPr>
          <w:color w:val="000000" w:themeColor="text1"/>
        </w:rPr>
        <w:t>10 times</w:t>
      </w:r>
      <w:r w:rsidR="00E153E3">
        <w:rPr>
          <w:color w:val="000000" w:themeColor="text1"/>
        </w:rPr>
        <w:t>.</w:t>
      </w:r>
    </w:p>
    <w:p w14:paraId="43AF0769" w14:textId="77777777" w:rsidR="00D04FE6" w:rsidRDefault="00E55718" w:rsidP="00D04FE6">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Result and Analysis</w:t>
      </w:r>
    </w:p>
    <w:p w14:paraId="2CBC2914" w14:textId="77777777" w:rsidR="00E55718" w:rsidRPr="00E55718" w:rsidRDefault="003C3C91" w:rsidP="003C3C91">
      <w:pPr>
        <w:pStyle w:val="Caption"/>
      </w:pPr>
      <w:r>
        <w:rPr>
          <w:noProof/>
        </w:rPr>
        <w:drawing>
          <wp:inline distT="0" distB="0" distL="0" distR="0" wp14:anchorId="2B9ED452" wp14:editId="07441726">
            <wp:extent cx="5509260" cy="3162300"/>
            <wp:effectExtent l="0" t="0" r="1524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980A740" w14:textId="77777777" w:rsidR="00426A23" w:rsidRPr="00426A23" w:rsidRDefault="00F50870" w:rsidP="00F50870">
      <w:pPr>
        <w:spacing w:line="360" w:lineRule="auto"/>
      </w:pPr>
      <w:r w:rsidRPr="00F50870">
        <w:t>As mentioned above, there are two apps use underlying service for CoAP communication. The Major app has a listener listening to the event of start test from the "Trigger App". After 10 times repeat, there are 10 sets of data available. As shown above, the average time cost of round trip in the "Major App" is always higher than the "Trigger App". Meanwhile, values of the "Trigger App" are fluctuant. This result due to the competition of one communication channel. Before the "Major App" gets broadcast, the "Trigger App" can push request into send thread without interrupt. Therefore, the trigger</w:t>
      </w:r>
      <w:r>
        <w:t xml:space="preserve"> always can finish task earlier</w:t>
      </w:r>
      <w:r w:rsidR="00426A23">
        <w:t>.</w:t>
      </w:r>
    </w:p>
    <w:p w14:paraId="679D2AEC" w14:textId="77777777" w:rsidR="00472E7E" w:rsidRPr="00472E7E" w:rsidRDefault="00472E7E" w:rsidP="00177A7C">
      <w:pPr>
        <w:pStyle w:val="Heading2"/>
      </w:pPr>
      <w:bookmarkStart w:id="263" w:name="_Toc441070990"/>
      <w:r w:rsidRPr="00EE7F83">
        <w:t>6.4 Conclusion</w:t>
      </w:r>
      <w:bookmarkEnd w:id="263"/>
    </w:p>
    <w:p w14:paraId="1384966C" w14:textId="77777777" w:rsidR="00472E7E" w:rsidRPr="00472E7E" w:rsidRDefault="00AC4C34" w:rsidP="00C57EB0">
      <w:pPr>
        <w:spacing w:after="0" w:line="360" w:lineRule="auto"/>
        <w:rPr>
          <w:rFonts w:eastAsia="Times New Roman" w:cs="Times New Roman"/>
          <w:szCs w:val="24"/>
        </w:rPr>
      </w:pPr>
      <w:r w:rsidRPr="00AC4C34">
        <w:rPr>
          <w:rFonts w:eastAsia="Times New Roman" w:cs="Times New Roman"/>
          <w:color w:val="252525"/>
          <w:szCs w:val="24"/>
          <w:shd w:val="clear" w:color="auto" w:fill="FFFFFF"/>
        </w:rPr>
        <w:t xml:space="preserve">Based on the analysis of experiment results, we enhanced understanding of implementations of Android’s BLE. Meanwhile, we obtained more data about the performance of proposed architecture. In previous experiments, we tested our architecture’s performance in lightweight </w:t>
      </w:r>
      <w:r w:rsidRPr="00AC4C34">
        <w:rPr>
          <w:rFonts w:eastAsia="Times New Roman" w:cs="Times New Roman"/>
          <w:color w:val="252525"/>
          <w:szCs w:val="24"/>
          <w:shd w:val="clear" w:color="auto" w:fill="FFFFFF"/>
        </w:rPr>
        <w:lastRenderedPageBreak/>
        <w:t>and medium weight payload communication. According to above analysis we get the following conclusion</w:t>
      </w:r>
      <w:r w:rsidR="00472E7E" w:rsidRPr="00472E7E">
        <w:rPr>
          <w:rFonts w:eastAsia="Times New Roman" w:cs="Times New Roman"/>
          <w:color w:val="252525"/>
          <w:szCs w:val="24"/>
          <w:shd w:val="clear" w:color="auto" w:fill="FFFFFF"/>
        </w:rPr>
        <w:t>:</w:t>
      </w:r>
    </w:p>
    <w:p w14:paraId="608B7C48" w14:textId="77777777" w:rsidR="00472E7E" w:rsidRPr="00472E7E" w:rsidRDefault="00476AF2" w:rsidP="00476AF2">
      <w:pPr>
        <w:numPr>
          <w:ilvl w:val="0"/>
          <w:numId w:val="26"/>
        </w:numPr>
        <w:shd w:val="clear" w:color="auto" w:fill="FFFFFF"/>
        <w:spacing w:after="0" w:line="360" w:lineRule="auto"/>
        <w:textAlignment w:val="baseline"/>
        <w:rPr>
          <w:rFonts w:eastAsia="Times New Roman" w:cs="Times New Roman"/>
          <w:color w:val="252525"/>
          <w:szCs w:val="24"/>
        </w:rPr>
      </w:pPr>
      <w:r w:rsidRPr="00476AF2">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 Therefore, in current architecture, we have 10*16 byte/s data rate</w:t>
      </w:r>
      <w:r w:rsidR="00472E7E" w:rsidRPr="00472E7E">
        <w:rPr>
          <w:rFonts w:eastAsia="Times New Roman" w:cs="Times New Roman"/>
          <w:color w:val="252525"/>
          <w:szCs w:val="24"/>
          <w:shd w:val="clear" w:color="auto" w:fill="FFFFFF"/>
        </w:rPr>
        <w:t xml:space="preserve">. </w:t>
      </w:r>
    </w:p>
    <w:p w14:paraId="622BC832" w14:textId="77777777" w:rsidR="00472E7E" w:rsidRPr="00472E7E" w:rsidRDefault="00B14976" w:rsidP="00B14976">
      <w:pPr>
        <w:numPr>
          <w:ilvl w:val="0"/>
          <w:numId w:val="26"/>
        </w:numPr>
        <w:shd w:val="clear" w:color="auto" w:fill="FFFFFF"/>
        <w:spacing w:after="0" w:line="360" w:lineRule="auto"/>
        <w:textAlignment w:val="baseline"/>
        <w:rPr>
          <w:rFonts w:eastAsia="Times New Roman" w:cs="Times New Roman"/>
          <w:color w:val="252525"/>
          <w:szCs w:val="24"/>
        </w:rPr>
      </w:pPr>
      <w:r w:rsidRPr="00B14976">
        <w:rPr>
          <w:rFonts w:eastAsia="Times New Roman" w:cs="Times New Roman" w:hint="eastAsia"/>
          <w:color w:val="252525"/>
          <w:szCs w:val="24"/>
          <w:shd w:val="clear" w:color="auto" w:fill="FFFFFF"/>
        </w:rPr>
        <w:t>“</w:t>
      </w:r>
      <w:r w:rsidRPr="00B14976">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is most likely to be the reason of constant fluctuation when we send data with different latency</w:t>
      </w:r>
      <w:r w:rsidR="00472E7E" w:rsidRPr="00472E7E">
        <w:rPr>
          <w:rFonts w:eastAsia="Times New Roman" w:cs="Times New Roman"/>
          <w:color w:val="252525"/>
          <w:szCs w:val="24"/>
          <w:shd w:val="clear" w:color="auto" w:fill="FFFFFF"/>
        </w:rPr>
        <w:t>.</w:t>
      </w:r>
    </w:p>
    <w:p w14:paraId="44AC1189" w14:textId="77777777" w:rsidR="00F77291" w:rsidRDefault="00A85081" w:rsidP="00A8508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A85081">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peripheral mode in Android device. It is not surprising to get bad performance from the new feature. We expect the experiment result can be improved on new Android device with latest API and BLE hardware</w:t>
      </w:r>
      <w:r w:rsidR="00472E7E" w:rsidRPr="00472E7E">
        <w:rPr>
          <w:rFonts w:eastAsia="Times New Roman" w:cs="Times New Roman"/>
          <w:color w:val="252525"/>
          <w:szCs w:val="24"/>
          <w:shd w:val="clear" w:color="auto" w:fill="FFFFFF"/>
        </w:rPr>
        <w:t>.</w:t>
      </w:r>
      <w:r w:rsidR="00F77291">
        <w:rPr>
          <w:rFonts w:eastAsia="Times New Roman" w:cs="Times New Roman"/>
          <w:color w:val="252525"/>
          <w:szCs w:val="24"/>
          <w:shd w:val="clear" w:color="auto" w:fill="FFFFFF"/>
        </w:rPr>
        <w:t xml:space="preserve"> </w:t>
      </w:r>
    </w:p>
    <w:p w14:paraId="182999C7" w14:textId="77777777" w:rsidR="009052BF" w:rsidRDefault="005774D6" w:rsidP="005774D6">
      <w:pPr>
        <w:pStyle w:val="Caption"/>
        <w:numPr>
          <w:ilvl w:val="0"/>
          <w:numId w:val="26"/>
        </w:numPr>
        <w:spacing w:line="360" w:lineRule="auto"/>
        <w:jc w:val="left"/>
        <w:rPr>
          <w:color w:val="000000" w:themeColor="text1"/>
        </w:rPr>
      </w:pPr>
      <w:r w:rsidRPr="005774D6">
        <w:rPr>
          <w:color w:val="000000" w:themeColor="text1"/>
        </w:rPr>
        <w:t xml:space="preserve">Because a single message queue and send thread are used to send data in underlying architecture, </w:t>
      </w:r>
      <w:r w:rsidR="000C5CDD" w:rsidRPr="005774D6">
        <w:rPr>
          <w:color w:val="000000" w:themeColor="text1"/>
        </w:rPr>
        <w:t>the</w:t>
      </w:r>
      <w:r w:rsidRPr="005774D6">
        <w:rPr>
          <w:color w:val="000000" w:themeColor="text1"/>
        </w:rPr>
        <w:t xml:space="preserve"> competition of send messages will influence the send time of a message</w:t>
      </w:r>
      <w:r w:rsidR="00461BCA" w:rsidRPr="00461BCA">
        <w:rPr>
          <w:color w:val="000000" w:themeColor="text1"/>
        </w:rPr>
        <w:t xml:space="preserve">. </w:t>
      </w:r>
    </w:p>
    <w:p w14:paraId="0EFD1514" w14:textId="77777777" w:rsidR="003A05AB" w:rsidRDefault="003A05AB" w:rsidP="003A05AB"/>
    <w:p w14:paraId="1E1E5312" w14:textId="77777777" w:rsidR="003A05AB" w:rsidRDefault="003A05AB" w:rsidP="003A05AB">
      <w:pPr>
        <w:pStyle w:val="Caption"/>
      </w:pPr>
    </w:p>
    <w:p w14:paraId="0C6592DD" w14:textId="77777777" w:rsidR="003A05AB" w:rsidRDefault="003A05AB" w:rsidP="003A05AB"/>
    <w:p w14:paraId="2FBFDA0A" w14:textId="77777777" w:rsidR="003A05AB" w:rsidRDefault="003A05AB" w:rsidP="003A05AB">
      <w:pPr>
        <w:pStyle w:val="Caption"/>
      </w:pPr>
    </w:p>
    <w:p w14:paraId="6E1C7C7C" w14:textId="77777777" w:rsidR="003A05AB" w:rsidRDefault="003A05AB" w:rsidP="003A05AB"/>
    <w:p w14:paraId="55E08C7E" w14:textId="77777777" w:rsidR="003A05AB" w:rsidRDefault="003A05AB" w:rsidP="003A05AB">
      <w:pPr>
        <w:pStyle w:val="Caption"/>
      </w:pPr>
    </w:p>
    <w:p w14:paraId="227AA9E6" w14:textId="77777777" w:rsidR="003A05AB" w:rsidRDefault="003A05AB" w:rsidP="003A05AB"/>
    <w:p w14:paraId="56D49427" w14:textId="77777777" w:rsidR="003A05AB" w:rsidRDefault="003A05AB" w:rsidP="003A05AB">
      <w:pPr>
        <w:pStyle w:val="Caption"/>
      </w:pPr>
    </w:p>
    <w:p w14:paraId="34446D77" w14:textId="77777777" w:rsidR="003A05AB" w:rsidRDefault="003A05AB" w:rsidP="003A05AB"/>
    <w:p w14:paraId="40284B24" w14:textId="77777777" w:rsidR="003A05AB" w:rsidRDefault="003A05AB" w:rsidP="003A05AB">
      <w:pPr>
        <w:pStyle w:val="Caption"/>
      </w:pPr>
    </w:p>
    <w:p w14:paraId="64D786E8" w14:textId="77777777" w:rsidR="003A05AB" w:rsidRPr="003A05AB" w:rsidRDefault="003A05AB" w:rsidP="003A05AB">
      <w:pPr>
        <w:pStyle w:val="Caption"/>
        <w:jc w:val="left"/>
      </w:pPr>
    </w:p>
    <w:p w14:paraId="3B5F6286" w14:textId="77777777" w:rsidR="009052BF" w:rsidRPr="009052BF" w:rsidRDefault="009052BF" w:rsidP="009052BF">
      <w:pPr>
        <w:pStyle w:val="Caption"/>
      </w:pPr>
    </w:p>
    <w:p w14:paraId="55538C44" w14:textId="77777777" w:rsidR="009052BF" w:rsidRDefault="009052BF" w:rsidP="009052BF">
      <w:pPr>
        <w:pStyle w:val="Heading1"/>
        <w:rPr>
          <w:rFonts w:eastAsiaTheme="minorEastAsia"/>
        </w:rPr>
      </w:pPr>
      <w:r>
        <w:lastRenderedPageBreak/>
        <w:t xml:space="preserve">CHAPTER 7 </w:t>
      </w:r>
      <w:r>
        <w:rPr>
          <w:rFonts w:eastAsiaTheme="minorEastAsia"/>
        </w:rPr>
        <w:t>SUMMARY AND CONTRIBUTION</w:t>
      </w:r>
    </w:p>
    <w:p w14:paraId="0138E187" w14:textId="77777777"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communications between devices becomes more and more difficult. To overcome those limitations, the research proposed architecture to grant CoAP in BLE and the potential to support other WPAN technologies.</w:t>
      </w:r>
    </w:p>
    <w:p w14:paraId="7E309CD4" w14:textId="77777777" w:rsidR="004B65C5" w:rsidRPr="004B65C5" w:rsidRDefault="004B65C5" w:rsidP="004B65C5">
      <w:pPr>
        <w:spacing w:line="360" w:lineRule="auto"/>
        <w:rPr>
          <w:rFonts w:eastAsia="Times New Roman" w:cs="Times New Roman"/>
          <w:color w:val="252525"/>
          <w:szCs w:val="24"/>
          <w:shd w:val="clear" w:color="auto" w:fill="FFFFFF"/>
        </w:rPr>
      </w:pPr>
    </w:p>
    <w:p w14:paraId="29FD7857" w14:textId="77777777"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 as well as message management. The network layer implements underlying logics of assembling and disassemble CoAP message on the top of Bluetooth Low Energy’s GATT service. The architecture uses two parameters (user id and app id) to identify different communication instance. In order make the architecture works as a background service to serve one or more Apps in one physical device, special packet format and communication principles are designed for the proposed architecture.</w:t>
      </w:r>
    </w:p>
    <w:p w14:paraId="7BFE6244" w14:textId="77777777" w:rsidR="004B65C5" w:rsidRPr="004B65C5" w:rsidRDefault="004B65C5" w:rsidP="004B65C5">
      <w:pPr>
        <w:spacing w:line="360" w:lineRule="auto"/>
        <w:rPr>
          <w:rFonts w:eastAsia="Times New Roman" w:cs="Times New Roman"/>
          <w:color w:val="252525"/>
          <w:szCs w:val="24"/>
          <w:shd w:val="clear" w:color="auto" w:fill="FFFFFF"/>
        </w:rPr>
      </w:pPr>
    </w:p>
    <w:p w14:paraId="690CC18A" w14:textId="77777777"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In terms of implementation, the I adopt Mono to develop the proposed architecture. Mono is a software platform developed by Xamarin for cross-platform application development in C#. It is adopted to develop the proposed architecture. There are two stages in the implementation. In the first stage, I developed the underlying network layer for Bluetooth Low Energy for Android and involved in the definition of the application layer. In the second stage, developed two test program for experiments. They are major app and trigger app. The trigger app only used in the last experiment to test the performance of background running service when it serves multiple apps.</w:t>
      </w:r>
    </w:p>
    <w:p w14:paraId="2969A845" w14:textId="77777777"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In order to test the performance of the proposed architecture, I proposed four experiments. Those experiments revealed cost and limitations of the proposed architecture on the top of BLE’s GATT service.  The first experiment shows when sending a message with interval messages may have consistent fluctuation. The second experiment shows the latency of sending a message increase linearly with the increasing size of BLE packets. The third experiment shows there is no </w:t>
      </w:r>
      <w:r w:rsidRPr="004B65C5">
        <w:rPr>
          <w:rFonts w:eastAsia="Times New Roman" w:cs="Times New Roman"/>
          <w:color w:val="252525"/>
          <w:szCs w:val="24"/>
          <w:shd w:val="clear" w:color="auto" w:fill="FFFFFF"/>
        </w:rPr>
        <w:lastRenderedPageBreak/>
        <w:t xml:space="preserve">significate of time cost difference between send one-way and round trip messages in the proposed architecture. Meanwhile, there are random fluctuations. The fourth experiment shows competitions happens when multiple apps try to send messages at the same time.  </w:t>
      </w:r>
    </w:p>
    <w:p w14:paraId="55693070" w14:textId="77777777" w:rsidR="001152C9" w:rsidRDefault="004B65C5" w:rsidP="004B65C5">
      <w:pPr>
        <w:spacing w:line="360" w:lineRule="auto"/>
      </w:pPr>
      <w:r w:rsidRPr="004B65C5">
        <w:rPr>
          <w:rFonts w:eastAsia="Times New Roman" w:cs="Times New Roman"/>
          <w:color w:val="252525"/>
          <w:szCs w:val="24"/>
          <w:shd w:val="clear" w:color="auto" w:fill="FFFFFF"/>
        </w:rPr>
        <w:t xml:space="preserve">In conclusion, the proposed architecture works on BLE. Although, there are some limitations and restrictions it achieved to send CoAP message in BLE and serve multiple APPs </w:t>
      </w:r>
      <w:r>
        <w:rPr>
          <w:rFonts w:eastAsia="Times New Roman" w:cs="Times New Roman"/>
          <w:color w:val="252525"/>
          <w:szCs w:val="24"/>
          <w:shd w:val="clear" w:color="auto" w:fill="FFFFFF"/>
        </w:rPr>
        <w:t>as a background running service</w:t>
      </w:r>
      <w:r w:rsidR="00701CD5">
        <w:t>.</w:t>
      </w:r>
    </w:p>
    <w:p w14:paraId="3F741C91" w14:textId="77777777" w:rsidR="003A05AB" w:rsidRDefault="003A05AB" w:rsidP="003A05AB">
      <w:pPr>
        <w:pStyle w:val="Caption"/>
      </w:pPr>
    </w:p>
    <w:p w14:paraId="6478C562" w14:textId="77777777" w:rsidR="003A05AB" w:rsidRDefault="003A05AB" w:rsidP="003A05AB"/>
    <w:p w14:paraId="08393139" w14:textId="77777777" w:rsidR="003A05AB" w:rsidRDefault="003A05AB" w:rsidP="003A05AB">
      <w:pPr>
        <w:pStyle w:val="Caption"/>
      </w:pPr>
    </w:p>
    <w:p w14:paraId="15220B69" w14:textId="77777777" w:rsidR="003A05AB" w:rsidRDefault="003A05AB" w:rsidP="003A05AB"/>
    <w:p w14:paraId="561C7B5B" w14:textId="77777777" w:rsidR="003A05AB" w:rsidRDefault="003A05AB" w:rsidP="003A05AB">
      <w:pPr>
        <w:pStyle w:val="Caption"/>
      </w:pPr>
    </w:p>
    <w:p w14:paraId="1DB54573" w14:textId="77777777" w:rsidR="003A05AB" w:rsidRDefault="003A05AB" w:rsidP="003A05AB"/>
    <w:p w14:paraId="4E361C20" w14:textId="77777777" w:rsidR="003A05AB" w:rsidRDefault="003A05AB" w:rsidP="003A05AB">
      <w:pPr>
        <w:pStyle w:val="Caption"/>
      </w:pPr>
    </w:p>
    <w:p w14:paraId="0CE1DF2E" w14:textId="77777777" w:rsidR="003A05AB" w:rsidRDefault="003A05AB" w:rsidP="003A05AB"/>
    <w:p w14:paraId="503B9C3C" w14:textId="77777777" w:rsidR="003A05AB" w:rsidRDefault="003A05AB" w:rsidP="003A05AB">
      <w:pPr>
        <w:pStyle w:val="Caption"/>
      </w:pPr>
    </w:p>
    <w:p w14:paraId="19E5904D" w14:textId="77777777" w:rsidR="003A05AB" w:rsidRDefault="003A05AB" w:rsidP="003A05AB"/>
    <w:p w14:paraId="16DDA009" w14:textId="77777777" w:rsidR="003A05AB" w:rsidRDefault="003A05AB" w:rsidP="003A05AB">
      <w:pPr>
        <w:pStyle w:val="Caption"/>
      </w:pPr>
    </w:p>
    <w:p w14:paraId="4F512660" w14:textId="77777777" w:rsidR="003A05AB" w:rsidRDefault="003A05AB" w:rsidP="003A05AB"/>
    <w:p w14:paraId="773A180C" w14:textId="77777777" w:rsidR="003A05AB" w:rsidRDefault="003A05AB" w:rsidP="003A05AB">
      <w:pPr>
        <w:pStyle w:val="Caption"/>
      </w:pPr>
    </w:p>
    <w:p w14:paraId="0AB98923" w14:textId="77777777" w:rsidR="003A05AB" w:rsidRDefault="003A05AB" w:rsidP="003A05AB"/>
    <w:p w14:paraId="0ACEB219" w14:textId="77777777" w:rsidR="003A05AB" w:rsidRDefault="003A05AB" w:rsidP="003A05AB">
      <w:pPr>
        <w:pStyle w:val="Caption"/>
      </w:pPr>
    </w:p>
    <w:p w14:paraId="36932D45" w14:textId="77777777" w:rsidR="003A05AB" w:rsidRDefault="003A05AB" w:rsidP="003A05AB"/>
    <w:p w14:paraId="473C6EC8" w14:textId="77777777" w:rsidR="003A05AB" w:rsidRDefault="003A05AB" w:rsidP="003A05AB">
      <w:pPr>
        <w:pStyle w:val="Caption"/>
      </w:pPr>
    </w:p>
    <w:p w14:paraId="7472C9C4" w14:textId="77777777" w:rsidR="003A05AB" w:rsidRDefault="003A05AB" w:rsidP="003A05AB"/>
    <w:p w14:paraId="72B35F9B" w14:textId="77777777" w:rsidR="003A05AB" w:rsidRDefault="003A05AB" w:rsidP="003A05AB">
      <w:pPr>
        <w:pStyle w:val="Caption"/>
      </w:pPr>
    </w:p>
    <w:p w14:paraId="6667C3CE" w14:textId="77777777" w:rsidR="003A05AB" w:rsidRPr="003A05AB" w:rsidRDefault="003A05AB" w:rsidP="003A05AB"/>
    <w:p w14:paraId="35CF9179" w14:textId="77777777" w:rsidR="003A05AB" w:rsidRPr="003A05AB" w:rsidRDefault="003A05AB" w:rsidP="003A05AB"/>
    <w:p w14:paraId="770CAE6A" w14:textId="77777777" w:rsidR="005A55FD" w:rsidRPr="005A55FD" w:rsidRDefault="005A55FD" w:rsidP="005A55FD"/>
    <w:p w14:paraId="3C8C0215" w14:textId="77777777" w:rsidR="009052BF" w:rsidRPr="00384721" w:rsidRDefault="009052BF" w:rsidP="00384721">
      <w:pPr>
        <w:pStyle w:val="Heading1"/>
        <w:rPr>
          <w:rFonts w:eastAsiaTheme="minorEastAsia"/>
        </w:rPr>
      </w:pPr>
      <w:r>
        <w:lastRenderedPageBreak/>
        <w:t xml:space="preserve">CHAPTER 8 </w:t>
      </w:r>
      <w:r>
        <w:rPr>
          <w:rFonts w:eastAsiaTheme="minorEastAsia"/>
        </w:rPr>
        <w:t>FUTURE WORKS</w:t>
      </w:r>
    </w:p>
    <w:p w14:paraId="6238B6EB" w14:textId="77777777" w:rsidR="00F96A26" w:rsidRDefault="00F96A26" w:rsidP="00F96A26">
      <w:pPr>
        <w:spacing w:line="360" w:lineRule="auto"/>
      </w:pPr>
      <w:r>
        <w:t>To further improve the performance of the proposed architecture. The architecture is expected to be improved in the following aspects.</w:t>
      </w:r>
    </w:p>
    <w:p w14:paraId="34CE46AA" w14:textId="77777777" w:rsidR="00F96A26" w:rsidRDefault="00A05D07" w:rsidP="00A05D07">
      <w:pPr>
        <w:pStyle w:val="Heading2"/>
      </w:pPr>
      <w:r>
        <w:t>8.1 Data R</w:t>
      </w:r>
      <w:r w:rsidR="00F96A26">
        <w:t>ate</w:t>
      </w:r>
    </w:p>
    <w:p w14:paraId="6879B3CF" w14:textId="77777777" w:rsidR="00F96A26" w:rsidRDefault="00F96A26" w:rsidP="00F96A26">
      <w:pPr>
        <w:spacing w:line="360" w:lineRule="auto"/>
      </w:pPr>
      <w:r>
        <w:t xml:space="preserve">As shown in experiment, the average time to send out a CoAP header cost 100ms in the current implementation.   </w:t>
      </w:r>
    </w:p>
    <w:p w14:paraId="1FF3F40D" w14:textId="77777777" w:rsidR="00F96A26" w:rsidRDefault="00A05D07" w:rsidP="00A05D07">
      <w:pPr>
        <w:pStyle w:val="Heading2"/>
      </w:pPr>
      <w:r>
        <w:t>8.2 Availability and Partition T</w:t>
      </w:r>
      <w:r w:rsidR="00F96A26">
        <w:t>olerance</w:t>
      </w:r>
    </w:p>
    <w:p w14:paraId="6CE6671E" w14:textId="77777777" w:rsidR="00F96A26" w:rsidRDefault="00F96A26" w:rsidP="00F96A26">
      <w:pPr>
        <w:spacing w:line="360" w:lineRule="auto"/>
      </w:pPr>
      <w:r>
        <w:t xml:space="preserve">In order to achieve maximum availability and partition tolerance, the current implementation lost connection event triggers a reconnect action. However, the auto-reconnect is not enough. In the further development, I expect the system can listen to nearby paired devices and publish a connection whenever they are close enough. </w:t>
      </w:r>
    </w:p>
    <w:p w14:paraId="5E0EE647" w14:textId="77777777" w:rsidR="00F96A26" w:rsidRDefault="00F96A26" w:rsidP="00F96A26">
      <w:pPr>
        <w:spacing w:line="360" w:lineRule="auto"/>
      </w:pPr>
      <w:r>
        <w:t>On the other hand, data cache mode is also expected to be implemented to guarantee data availability.</w:t>
      </w:r>
    </w:p>
    <w:p w14:paraId="7CA51FB6" w14:textId="77777777" w:rsidR="00F96A26" w:rsidRDefault="00A05D07" w:rsidP="00A05D07">
      <w:pPr>
        <w:pStyle w:val="Heading2"/>
      </w:pPr>
      <w:r>
        <w:t>8.3 Cross-P</w:t>
      </w:r>
      <w:r w:rsidR="00F96A26">
        <w:t xml:space="preserve">latform and </w:t>
      </w:r>
      <w:r>
        <w:t>Underlying T</w:t>
      </w:r>
      <w:r w:rsidR="00F96A26">
        <w:t>echnology</w:t>
      </w:r>
    </w:p>
    <w:p w14:paraId="65BE74DD" w14:textId="77777777" w:rsidR="00F96A26" w:rsidRDefault="00F96A26" w:rsidP="00F96A26">
      <w:pPr>
        <w:spacing w:line="360" w:lineRule="auto"/>
      </w:pPr>
      <w:r>
        <w:t xml:space="preserve">During implementation, I choose to implement the proposed architecture in Android platform where a developer has more control over the Bluetooth adapter and background service. Other platforms like iOS and Windows phone should be explored. </w:t>
      </w:r>
    </w:p>
    <w:p w14:paraId="569623EA" w14:textId="77777777" w:rsidR="00F96A26" w:rsidRDefault="00F96A26" w:rsidP="00F96A26">
      <w:pPr>
        <w:spacing w:line="360" w:lineRule="auto"/>
      </w:pPr>
      <w:r>
        <w:t>As mentioned above, the proposed architecture is designed to have the potential to support multiple underlying communication technologies. In the current implementation, it only supports BLE as its underlying technology. However, many other smart devices are not supported BLE. For example, NFC and Classic Bluetooth. In further research, I will explore the possibility to implement those technologies as network layer of proposed architecture.</w:t>
      </w:r>
    </w:p>
    <w:p w14:paraId="58ECBBD9" w14:textId="77777777" w:rsidR="00F96A26" w:rsidRDefault="00F96A26" w:rsidP="00A05D07">
      <w:pPr>
        <w:pStyle w:val="Heading2"/>
      </w:pPr>
      <w:r>
        <w:t>8.4 Security</w:t>
      </w:r>
    </w:p>
    <w:p w14:paraId="0CEF46A2" w14:textId="77777777" w:rsidR="008536C2" w:rsidRPr="008536C2" w:rsidRDefault="00F96A26" w:rsidP="00F96A26">
      <w:pPr>
        <w:spacing w:line="360" w:lineRule="auto"/>
      </w:pPr>
      <w:r>
        <w:lastRenderedPageBreak/>
        <w:t>Currently, all communication by the implementation is not encrypted. In further research, the proposed architecture can improve its security by implement symmetric algorithm or asymmetric algorithm.</w:t>
      </w:r>
    </w:p>
    <w:p w14:paraId="52755D50" w14:textId="77777777" w:rsidR="006F14A2" w:rsidRDefault="006F14A2" w:rsidP="006F14A2"/>
    <w:p w14:paraId="7B89A332" w14:textId="77777777" w:rsidR="003153C3" w:rsidRDefault="003153C3" w:rsidP="003153C3">
      <w:pPr>
        <w:pStyle w:val="Caption"/>
      </w:pPr>
    </w:p>
    <w:p w14:paraId="6A46ACE6" w14:textId="77777777" w:rsidR="003153C3" w:rsidRDefault="003153C3" w:rsidP="003153C3"/>
    <w:p w14:paraId="3463D796" w14:textId="77777777" w:rsidR="00071130" w:rsidRDefault="00071130" w:rsidP="00071130">
      <w:pPr>
        <w:pStyle w:val="Caption"/>
      </w:pPr>
    </w:p>
    <w:p w14:paraId="75525BC6" w14:textId="77777777" w:rsidR="00071130" w:rsidRDefault="00071130" w:rsidP="00071130"/>
    <w:p w14:paraId="7397A34D" w14:textId="77777777" w:rsidR="00071130" w:rsidRDefault="00071130" w:rsidP="00071130">
      <w:pPr>
        <w:pStyle w:val="Caption"/>
      </w:pPr>
    </w:p>
    <w:p w14:paraId="1B60C23A" w14:textId="77777777" w:rsidR="00071130" w:rsidRDefault="00071130" w:rsidP="00071130"/>
    <w:p w14:paraId="6A07EB48" w14:textId="77777777" w:rsidR="00071130" w:rsidRDefault="00071130" w:rsidP="00071130">
      <w:pPr>
        <w:pStyle w:val="Caption"/>
      </w:pPr>
    </w:p>
    <w:p w14:paraId="4CDA1C8C" w14:textId="77777777" w:rsidR="00071130" w:rsidRDefault="00071130" w:rsidP="00071130"/>
    <w:p w14:paraId="6685F635" w14:textId="77777777" w:rsidR="00071130" w:rsidRDefault="00071130" w:rsidP="00071130">
      <w:pPr>
        <w:pStyle w:val="Caption"/>
      </w:pPr>
    </w:p>
    <w:p w14:paraId="3C4336CE" w14:textId="77777777" w:rsidR="00071130" w:rsidRDefault="00071130" w:rsidP="00071130"/>
    <w:p w14:paraId="799A57B9" w14:textId="77777777" w:rsidR="00071130" w:rsidRDefault="00071130" w:rsidP="00071130">
      <w:pPr>
        <w:pStyle w:val="Caption"/>
      </w:pPr>
    </w:p>
    <w:p w14:paraId="31243AB6" w14:textId="77777777" w:rsidR="00071130" w:rsidRDefault="00071130" w:rsidP="00071130"/>
    <w:p w14:paraId="55ED1E2D" w14:textId="77777777" w:rsidR="00071130" w:rsidRDefault="00071130" w:rsidP="00071130">
      <w:pPr>
        <w:pStyle w:val="Caption"/>
      </w:pPr>
    </w:p>
    <w:p w14:paraId="04AB77D2" w14:textId="77777777" w:rsidR="00071130" w:rsidRDefault="00071130" w:rsidP="00071130"/>
    <w:p w14:paraId="4120741A" w14:textId="77777777" w:rsidR="00071130" w:rsidRDefault="00071130" w:rsidP="00071130">
      <w:pPr>
        <w:pStyle w:val="Caption"/>
      </w:pPr>
    </w:p>
    <w:p w14:paraId="1512E7DC" w14:textId="77777777" w:rsidR="00071130" w:rsidRDefault="00071130" w:rsidP="00071130"/>
    <w:p w14:paraId="1155914E" w14:textId="77777777" w:rsidR="00071130" w:rsidRDefault="00071130" w:rsidP="00071130">
      <w:pPr>
        <w:pStyle w:val="Caption"/>
      </w:pPr>
    </w:p>
    <w:p w14:paraId="1AB42186" w14:textId="77777777" w:rsidR="00071130" w:rsidRDefault="00071130" w:rsidP="00071130"/>
    <w:p w14:paraId="0B76D066" w14:textId="77777777" w:rsidR="00071130" w:rsidRDefault="00071130" w:rsidP="00071130">
      <w:pPr>
        <w:pStyle w:val="Caption"/>
      </w:pPr>
    </w:p>
    <w:p w14:paraId="68258DCD" w14:textId="77777777" w:rsidR="00071130" w:rsidRPr="00071130" w:rsidRDefault="00071130" w:rsidP="00071130"/>
    <w:p w14:paraId="03BDECE2" w14:textId="77777777" w:rsidR="003D25CE" w:rsidRDefault="003D25CE" w:rsidP="001C5E1E">
      <w:pPr>
        <w:pStyle w:val="Bibliography"/>
      </w:pPr>
    </w:p>
    <w:p w14:paraId="283553CC" w14:textId="77777777" w:rsidR="003153C3" w:rsidRDefault="003153C3" w:rsidP="003D25CE">
      <w:pPr>
        <w:pStyle w:val="Bibliography"/>
        <w:ind w:left="720" w:hanging="720"/>
      </w:pPr>
    </w:p>
    <w:sdt>
      <w:sdtPr>
        <w:rPr>
          <w:rFonts w:eastAsiaTheme="minorEastAsia" w:cstheme="minorBidi"/>
          <w:b w:val="0"/>
          <w:color w:val="auto"/>
          <w:szCs w:val="22"/>
          <w:shd w:val="clear" w:color="auto" w:fill="auto"/>
        </w:rPr>
        <w:id w:val="-168722337"/>
        <w:docPartObj>
          <w:docPartGallery w:val="Bibliographies"/>
          <w:docPartUnique/>
        </w:docPartObj>
      </w:sdtPr>
      <w:sdtContent>
        <w:p w14:paraId="20DC8DB5" w14:textId="77777777" w:rsidR="00C43BC0" w:rsidRDefault="00C43BC0">
          <w:pPr>
            <w:pStyle w:val="Heading1"/>
          </w:pPr>
          <w:r>
            <w:t>References</w:t>
          </w:r>
        </w:p>
        <w:sdt>
          <w:sdtPr>
            <w:id w:val="-573587230"/>
            <w:bibliography/>
          </w:sdtPr>
          <w:sdtContent>
            <w:p w14:paraId="48350F00" w14:textId="77777777" w:rsidR="00071130" w:rsidRDefault="00C43BC0" w:rsidP="00071130">
              <w:pPr>
                <w:pStyle w:val="Bibliography"/>
                <w:ind w:left="720" w:hanging="720"/>
                <w:rPr>
                  <w:noProof/>
                  <w:szCs w:val="24"/>
                </w:rPr>
              </w:pPr>
              <w:r>
                <w:fldChar w:fldCharType="begin"/>
              </w:r>
              <w:r>
                <w:instrText xml:space="preserve"> BIBLIOGRAPHY </w:instrText>
              </w:r>
              <w:r>
                <w:fldChar w:fldCharType="separate"/>
              </w:r>
              <w:r w:rsidR="00071130">
                <w:rPr>
                  <w:noProof/>
                </w:rPr>
                <w:t xml:space="preserve">Arcitura. (2016, April 14). </w:t>
              </w:r>
              <w:r w:rsidR="00071130">
                <w:rPr>
                  <w:i/>
                  <w:iCs/>
                  <w:noProof/>
                </w:rPr>
                <w:t>REST Constraints</w:t>
              </w:r>
              <w:r w:rsidR="00071130">
                <w:rPr>
                  <w:noProof/>
                </w:rPr>
                <w:t>. Retrieved April 14, 2016, from Arcitura.com: http://whatisrest.com/rest_constraints/index</w:t>
              </w:r>
            </w:p>
            <w:p w14:paraId="368D6052" w14:textId="77777777" w:rsidR="00071130" w:rsidRDefault="00071130" w:rsidP="00071130">
              <w:pPr>
                <w:pStyle w:val="Bibliography"/>
                <w:ind w:left="720" w:hanging="720"/>
                <w:rPr>
                  <w:noProof/>
                </w:rPr>
              </w:pPr>
              <w:r>
                <w:rPr>
                  <w:noProof/>
                </w:rPr>
                <w:t xml:space="preserve">Barrett, J. (2012, Oct 9). </w:t>
              </w:r>
              <w:r>
                <w:rPr>
                  <w:i/>
                  <w:iCs/>
                  <w:noProof/>
                </w:rPr>
                <w:t>The Internet of Things</w:t>
              </w:r>
              <w:r>
                <w:rPr>
                  <w:noProof/>
                </w:rPr>
                <w:t>. Retrieved April 13, 2016, from tedxtalks.ted.com: http://tedxtalks.ted.com/video/The-Internet-of-Things-Dr-John</w:t>
              </w:r>
            </w:p>
            <w:p w14:paraId="68B50427" w14:textId="77777777" w:rsidR="00071130" w:rsidRDefault="00071130" w:rsidP="00071130">
              <w:pPr>
                <w:pStyle w:val="Bibliography"/>
                <w:ind w:left="720" w:hanging="720"/>
                <w:rPr>
                  <w:noProof/>
                </w:rPr>
              </w:pPr>
              <w:r>
                <w:rPr>
                  <w:noProof/>
                </w:rPr>
                <w:t xml:space="preserve">Evans, D. (2011, April). </w:t>
              </w:r>
              <w:r>
                <w:rPr>
                  <w:i/>
                  <w:iCs/>
                  <w:noProof/>
                </w:rPr>
                <w:t>The Internet of Things - How the Next Evolution of the Internet.</w:t>
              </w:r>
              <w:r>
                <w:rPr>
                  <w:noProof/>
                </w:rPr>
                <w:t xml:space="preserve"> Retrieved April 13, 2016, from http://www.cisco.com: http://www.cisco.com/c/dam/en_us/about/ac79/docs/innov/IoT_IBSG_0411FINAL.pdf</w:t>
              </w:r>
            </w:p>
            <w:p w14:paraId="036D2842" w14:textId="77777777" w:rsidR="00071130" w:rsidRDefault="00071130" w:rsidP="00071130">
              <w:pPr>
                <w:pStyle w:val="Bibliography"/>
                <w:ind w:left="720" w:hanging="720"/>
                <w:rPr>
                  <w:noProof/>
                </w:rPr>
              </w:pPr>
              <w:r>
                <w:rPr>
                  <w:noProof/>
                </w:rPr>
                <w:t xml:space="preserve">Fielding, R. T. (2000). </w:t>
              </w:r>
              <w:r>
                <w:rPr>
                  <w:i/>
                  <w:iCs/>
                  <w:noProof/>
                </w:rPr>
                <w:t>Architectural Styles and the Design of Network-based Software Architectures.</w:t>
              </w:r>
              <w:r>
                <w:rPr>
                  <w:noProof/>
                </w:rPr>
                <w:t xml:space="preserve"> Irvine: UNIVERSITY OF CALIFORNIA.</w:t>
              </w:r>
            </w:p>
            <w:p w14:paraId="0DAE2886" w14:textId="77777777" w:rsidR="00071130" w:rsidRDefault="00071130" w:rsidP="00071130">
              <w:pPr>
                <w:pStyle w:val="Bibliography"/>
                <w:ind w:left="720" w:hanging="720"/>
                <w:rPr>
                  <w:noProof/>
                </w:rPr>
              </w:pPr>
              <w:r>
                <w:rPr>
                  <w:noProof/>
                </w:rPr>
                <w:t xml:space="preserve">Flanders.J. (2009, Jul). </w:t>
              </w:r>
              <w:r>
                <w:rPr>
                  <w:i/>
                  <w:iCs/>
                  <w:noProof/>
                </w:rPr>
                <w:t>Service Station - More On REST</w:t>
              </w:r>
              <w:r>
                <w:rPr>
                  <w:noProof/>
                </w:rPr>
                <w:t>. Retrieved April 22, 2016, from msdn.microsoft.com: https://msdn.microsoft.com/en-us/magazine/dd942839.aspx#id0070007</w:t>
              </w:r>
            </w:p>
            <w:p w14:paraId="6D554729" w14:textId="77777777" w:rsidR="00071130" w:rsidRDefault="00071130" w:rsidP="00071130">
              <w:pPr>
                <w:pStyle w:val="Bibliography"/>
                <w:ind w:left="720" w:hanging="720"/>
                <w:rPr>
                  <w:noProof/>
                </w:rPr>
              </w:pPr>
              <w:r>
                <w:rPr>
                  <w:noProof/>
                </w:rPr>
                <w:t xml:space="preserve">Fowler, M. (2010, March 18). </w:t>
              </w:r>
              <w:r>
                <w:rPr>
                  <w:i/>
                  <w:iCs/>
                  <w:noProof/>
                </w:rPr>
                <w:t>Richardson Maturity Model: steps toward the glory of REST</w:t>
              </w:r>
              <w:r>
                <w:rPr>
                  <w:noProof/>
                </w:rPr>
                <w:t>. Retrieved April 16, 2016, from martinfowler.com: http://martinfowler.com/articles/richardsonMaturityModel.html</w:t>
              </w:r>
            </w:p>
            <w:p w14:paraId="7B97EFB8" w14:textId="77777777" w:rsidR="00071130" w:rsidRDefault="00071130" w:rsidP="00071130">
              <w:pPr>
                <w:pStyle w:val="Bibliography"/>
                <w:ind w:left="720" w:hanging="720"/>
                <w:rPr>
                  <w:noProof/>
                </w:rPr>
              </w:pPr>
              <w:r>
                <w:rPr>
                  <w:noProof/>
                </w:rPr>
                <w:t xml:space="preserve">Gilbert, S., Lynch, N. (2002, Jun). Brewer's conjecture and the feasibility of consistent, available, partition-tolerant web services. </w:t>
              </w:r>
              <w:r>
                <w:rPr>
                  <w:i/>
                  <w:iCs/>
                  <w:noProof/>
                </w:rPr>
                <w:t>ACM SIGACT News, 33</w:t>
              </w:r>
              <w:r>
                <w:rPr>
                  <w:noProof/>
                </w:rPr>
                <w:t>(2), pp. 51-59.</w:t>
              </w:r>
            </w:p>
            <w:p w14:paraId="0ED4618E" w14:textId="77777777" w:rsidR="00071130" w:rsidRDefault="00071130" w:rsidP="00071130">
              <w:pPr>
                <w:pStyle w:val="Bibliography"/>
                <w:ind w:left="720" w:hanging="720"/>
                <w:rPr>
                  <w:noProof/>
                </w:rPr>
              </w:pPr>
              <w:r>
                <w:rPr>
                  <w:noProof/>
                </w:rPr>
                <w:t xml:space="preserve">iOS. (2014, Jun 2). </w:t>
              </w:r>
              <w:r>
                <w:rPr>
                  <w:i/>
                  <w:iCs/>
                  <w:noProof/>
                </w:rPr>
                <w:t>Getting Started with iBeacon</w:t>
              </w:r>
              <w:r>
                <w:rPr>
                  <w:noProof/>
                </w:rPr>
                <w:t>. Retrieved April 18, 2016, from developer.apple.com: https://developer.apple.com/ibeacon/Getting-Started-with-iBeacon.pdf</w:t>
              </w:r>
            </w:p>
            <w:p w14:paraId="04AF33DF" w14:textId="77777777" w:rsidR="00071130" w:rsidRDefault="00071130" w:rsidP="00071130">
              <w:pPr>
                <w:pStyle w:val="Bibliography"/>
                <w:ind w:left="720" w:hanging="720"/>
                <w:rPr>
                  <w:noProof/>
                </w:rPr>
              </w:pPr>
              <w:r>
                <w:rPr>
                  <w:noProof/>
                </w:rPr>
                <w:t xml:space="preserve">Isomaki, M., Nieminen, J., Gomez, C., Shelby, Z., Savolainen, T., &amp; Patil, B. (2011, April 19). </w:t>
              </w:r>
              <w:r>
                <w:rPr>
                  <w:i/>
                  <w:iCs/>
                  <w:noProof/>
                </w:rPr>
                <w:t>Transmission of IPv6 Packets over BLUETOOTH Low Energy</w:t>
              </w:r>
              <w:r>
                <w:rPr>
                  <w:noProof/>
                </w:rPr>
                <w:t>. Retrieved April 12, 2016, from tools.ietf.org: https://tools.ietf.org/html/draft-ietf-6lowpan-btle-00</w:t>
              </w:r>
            </w:p>
            <w:p w14:paraId="506596BA" w14:textId="77777777" w:rsidR="00071130" w:rsidRDefault="00071130" w:rsidP="00071130">
              <w:pPr>
                <w:pStyle w:val="Bibliography"/>
                <w:ind w:left="720" w:hanging="720"/>
                <w:rPr>
                  <w:noProof/>
                </w:rPr>
              </w:pPr>
              <w:r>
                <w:rPr>
                  <w:noProof/>
                </w:rPr>
                <w:t xml:space="preserve">Na,S.,Park,J.&amp;Huh,E. (2010). Personal Cloud Computing Security Framework. </w:t>
              </w:r>
              <w:r>
                <w:rPr>
                  <w:i/>
                  <w:iCs/>
                  <w:noProof/>
                </w:rPr>
                <w:t>Services Computing Conference (APSCC), 2010 IEEE Asia-Pacific</w:t>
              </w:r>
              <w:r>
                <w:rPr>
                  <w:noProof/>
                </w:rPr>
                <w:t xml:space="preserve"> (pp. 671 - 675). Hangzhou: IEEE.</w:t>
              </w:r>
            </w:p>
            <w:p w14:paraId="6454378F" w14:textId="77777777" w:rsidR="00071130" w:rsidRDefault="00071130" w:rsidP="00071130">
              <w:pPr>
                <w:pStyle w:val="Bibliography"/>
                <w:ind w:left="720" w:hanging="720"/>
                <w:rPr>
                  <w:noProof/>
                </w:rPr>
              </w:pPr>
              <w:r>
                <w:rPr>
                  <w:noProof/>
                </w:rPr>
                <w:t xml:space="preserve">OASIS Technical Committee. (2014, 0ct 29). </w:t>
              </w:r>
              <w:r>
                <w:rPr>
                  <w:i/>
                  <w:iCs/>
                  <w:noProof/>
                </w:rPr>
                <w:t>MQTT Version 3.1.1</w:t>
              </w:r>
              <w:r>
                <w:rPr>
                  <w:noProof/>
                </w:rPr>
                <w:t>. (A. Banks , &amp; R. Gupta, Editors) Retrieved April 17, 2016, from docs.oasis-open.org: http://docs.oasis-open.org/mqtt/mqtt/v3.1.1/os/mqtt-v3.1.1-os.html</w:t>
              </w:r>
            </w:p>
            <w:p w14:paraId="0DE44890" w14:textId="77777777" w:rsidR="00071130" w:rsidRDefault="00071130" w:rsidP="00071130">
              <w:pPr>
                <w:pStyle w:val="Bibliography"/>
                <w:ind w:left="720" w:hanging="720"/>
                <w:rPr>
                  <w:noProof/>
                </w:rPr>
              </w:pPr>
              <w:r>
                <w:rPr>
                  <w:noProof/>
                </w:rPr>
                <w:t xml:space="preserve">Pautasso, C., Zimmermann, O., &amp; Leymann, F. (2008.April). Restful web services vs. big'web services: making the right architectural decision. </w:t>
              </w:r>
              <w:r>
                <w:rPr>
                  <w:i/>
                  <w:iCs/>
                  <w:noProof/>
                </w:rPr>
                <w:t>Proceedings of the 17th international conference on World Wide Web</w:t>
              </w:r>
              <w:r>
                <w:rPr>
                  <w:noProof/>
                </w:rPr>
                <w:t xml:space="preserve"> (pp. 805-814). New York: ACM.</w:t>
              </w:r>
            </w:p>
            <w:p w14:paraId="09C0671A" w14:textId="77777777" w:rsidR="00071130" w:rsidRDefault="00071130" w:rsidP="00071130">
              <w:pPr>
                <w:pStyle w:val="Bibliography"/>
                <w:ind w:left="720" w:hanging="720"/>
                <w:rPr>
                  <w:noProof/>
                </w:rPr>
              </w:pPr>
              <w:r>
                <w:rPr>
                  <w:noProof/>
                </w:rPr>
                <w:lastRenderedPageBreak/>
                <w:t xml:space="preserve">Seagate. (2016). </w:t>
              </w:r>
              <w:r>
                <w:rPr>
                  <w:i/>
                  <w:iCs/>
                  <w:noProof/>
                </w:rPr>
                <w:t>What Is a Personal Cloud?</w:t>
              </w:r>
              <w:r>
                <w:rPr>
                  <w:noProof/>
                </w:rPr>
                <w:t xml:space="preserve"> Retrieved April 13, 2016, from www.seagate.com: http://www.seagate.com/ca/en/do-more/what-is-personal-cloud-master-dm/</w:t>
              </w:r>
            </w:p>
            <w:p w14:paraId="353FF90F" w14:textId="77777777" w:rsidR="00071130" w:rsidRDefault="00071130" w:rsidP="00071130">
              <w:pPr>
                <w:pStyle w:val="Bibliography"/>
                <w:ind w:left="720" w:hanging="720"/>
                <w:rPr>
                  <w:noProof/>
                </w:rPr>
              </w:pPr>
              <w:r>
                <w:rPr>
                  <w:noProof/>
                </w:rPr>
                <w:t xml:space="preserve">Shelby, Z. (2014, April 30). </w:t>
              </w:r>
              <w:r>
                <w:rPr>
                  <w:i/>
                  <w:iCs/>
                  <w:noProof/>
                </w:rPr>
                <w:t>ARM CoAP Tutorial</w:t>
              </w:r>
              <w:r>
                <w:rPr>
                  <w:noProof/>
                </w:rPr>
                <w:t>. Retrieved April 17, 2016, from slideshare.net: http://www.slideshare.net/zdshelby/coap-tutorial</w:t>
              </w:r>
            </w:p>
            <w:p w14:paraId="72427928" w14:textId="77777777" w:rsidR="00071130" w:rsidRDefault="00071130" w:rsidP="00071130">
              <w:pPr>
                <w:pStyle w:val="Bibliography"/>
                <w:ind w:left="720" w:hanging="720"/>
                <w:rPr>
                  <w:noProof/>
                </w:rPr>
              </w:pPr>
              <w:r>
                <w:rPr>
                  <w:noProof/>
                </w:rPr>
                <w:t xml:space="preserve">Shelby, Z., Hartke, K., &amp; Bormann, C. (2014, June). </w:t>
              </w:r>
              <w:r>
                <w:rPr>
                  <w:i/>
                  <w:iCs/>
                  <w:noProof/>
                </w:rPr>
                <w:t>The Constrained Application Protocol</w:t>
              </w:r>
              <w:r>
                <w:rPr>
                  <w:noProof/>
                </w:rPr>
                <w:t>. Retrieved April 17, 2016, from tools.ietf.org: https://tools.ietf.org/html/draft-ietf-core-coap-18</w:t>
              </w:r>
            </w:p>
            <w:p w14:paraId="7B2EE305" w14:textId="77777777" w:rsidR="00071130" w:rsidRDefault="00071130" w:rsidP="00071130">
              <w:pPr>
                <w:pStyle w:val="Bibliography"/>
                <w:ind w:left="720" w:hanging="720"/>
                <w:rPr>
                  <w:noProof/>
                </w:rPr>
              </w:pPr>
              <w:r>
                <w:rPr>
                  <w:noProof/>
                </w:rPr>
                <w:t xml:space="preserve">SIG. (2010, June 30). </w:t>
              </w:r>
              <w:r>
                <w:rPr>
                  <w:i/>
                  <w:iCs/>
                  <w:noProof/>
                </w:rPr>
                <w:t>BLUETOOTH SPECIFICATION Version 4.0.</w:t>
              </w:r>
              <w:r>
                <w:rPr>
                  <w:noProof/>
                </w:rPr>
                <w:t xml:space="preserve"> Retrieved April 13, 2016, from www.bluetooth.com: https://www.bluetooth.org/docman/handlers/downloaddoc.ashx?doc_id=229737</w:t>
              </w:r>
            </w:p>
            <w:p w14:paraId="50C841CF" w14:textId="77777777" w:rsidR="00071130" w:rsidRDefault="00071130" w:rsidP="00071130">
              <w:pPr>
                <w:pStyle w:val="Bibliography"/>
                <w:ind w:left="720" w:hanging="720"/>
                <w:rPr>
                  <w:noProof/>
                </w:rPr>
              </w:pPr>
              <w:r>
                <w:rPr>
                  <w:noProof/>
                </w:rPr>
                <w:t xml:space="preserve">SIG. (2013, Dec 4). </w:t>
              </w:r>
              <w:r>
                <w:rPr>
                  <w:i/>
                  <w:iCs/>
                  <w:noProof/>
                </w:rPr>
                <w:t>Updated Bluetooth® 4.1 Extends the Foundation of Bluetooth Technology for the Internet of Things</w:t>
              </w:r>
              <w:r>
                <w:rPr>
                  <w:noProof/>
                </w:rPr>
                <w:t>. (Bluetooth SIG) Retrieved April 17, 2016, from bluetooth.com: https://www.bluetooth.com/news/pressreleases/2013/12/04/updated-bluetooth4-1-extends-the-foundation-of-bluetooth-technology-for-the-internet-of-things</w:t>
              </w:r>
            </w:p>
            <w:p w14:paraId="2D9179F1" w14:textId="77777777" w:rsidR="00071130" w:rsidRDefault="00071130" w:rsidP="00071130">
              <w:pPr>
                <w:pStyle w:val="Bibliography"/>
                <w:ind w:left="720" w:hanging="720"/>
                <w:rPr>
                  <w:noProof/>
                </w:rPr>
              </w:pPr>
              <w:r>
                <w:rPr>
                  <w:noProof/>
                </w:rPr>
                <w:t xml:space="preserve">SIG. (2014, Dec). </w:t>
              </w:r>
              <w:r>
                <w:rPr>
                  <w:i/>
                  <w:iCs/>
                  <w:noProof/>
                </w:rPr>
                <w:t>BLUETOOTH ® CORE SPECIFICATION 4.2 FREQUENTLY ASKED QUESTIONS</w:t>
              </w:r>
              <w:r>
                <w:rPr>
                  <w:noProof/>
                </w:rPr>
                <w:t>. Retrieved April 18, 2016, from bluetooth.org: https://www.bluetooth.org/ja-jp/Documents/Bluetooth4-2FAQ.pdf),</w:t>
              </w:r>
            </w:p>
            <w:p w14:paraId="40FFE0ED" w14:textId="77777777" w:rsidR="00071130" w:rsidRDefault="00071130" w:rsidP="00071130">
              <w:pPr>
                <w:pStyle w:val="Bibliography"/>
                <w:ind w:left="720" w:hanging="720"/>
                <w:rPr>
                  <w:noProof/>
                </w:rPr>
              </w:pPr>
              <w:r>
                <w:rPr>
                  <w:noProof/>
                </w:rPr>
                <w:t xml:space="preserve">Torvmark, K. H. (2013, Jan 29). </w:t>
              </w:r>
              <w:r>
                <w:rPr>
                  <w:i/>
                  <w:iCs/>
                  <w:noProof/>
                </w:rPr>
                <w:t>Three flavors of Bluetooth: Which one to choose?</w:t>
              </w:r>
              <w:r>
                <w:rPr>
                  <w:noProof/>
                </w:rPr>
                <w:t xml:space="preserve"> Retrieved April 17, 2016, from edn.com: http://www.edn.com/Home/PrintView?contentItemId=4405960</w:t>
              </w:r>
            </w:p>
            <w:p w14:paraId="3364BDCA" w14:textId="77777777" w:rsidR="00C43BC0" w:rsidRDefault="00C43BC0" w:rsidP="00071130">
              <w:r>
                <w:rPr>
                  <w:b/>
                  <w:bCs/>
                  <w:noProof/>
                </w:rPr>
                <w:fldChar w:fldCharType="end"/>
              </w:r>
            </w:p>
          </w:sdtContent>
        </w:sdt>
      </w:sdtContent>
    </w:sdt>
    <w:p w14:paraId="3AD1B21E" w14:textId="77777777" w:rsidR="001B705C" w:rsidRDefault="001B705C" w:rsidP="00C43BC0"/>
    <w:sectPr w:rsidR="001B705C"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048D6" w14:textId="77777777" w:rsidR="00C919AB" w:rsidRDefault="00C919AB" w:rsidP="00EE7F83">
      <w:pPr>
        <w:spacing w:after="0" w:line="240" w:lineRule="auto"/>
      </w:pPr>
      <w:r>
        <w:separator/>
      </w:r>
    </w:p>
  </w:endnote>
  <w:endnote w:type="continuationSeparator" w:id="0">
    <w:p w14:paraId="00BE47D6" w14:textId="77777777" w:rsidR="00C919AB" w:rsidRDefault="00C919AB"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14:paraId="26B48DB3" w14:textId="65FCD900" w:rsidR="008E621F" w:rsidRDefault="008E621F">
        <w:pPr>
          <w:pStyle w:val="Footer"/>
          <w:jc w:val="center"/>
        </w:pPr>
        <w:r>
          <w:fldChar w:fldCharType="begin"/>
        </w:r>
        <w:r>
          <w:instrText xml:space="preserve"> PAGE   \* MERGEFORMAT </w:instrText>
        </w:r>
        <w:r>
          <w:fldChar w:fldCharType="separate"/>
        </w:r>
        <w:r w:rsidR="00CD5634">
          <w:rPr>
            <w:noProof/>
          </w:rPr>
          <w:t>vi</w:t>
        </w:r>
        <w:r>
          <w:rPr>
            <w:noProof/>
          </w:rPr>
          <w:fldChar w:fldCharType="end"/>
        </w:r>
      </w:p>
    </w:sdtContent>
  </w:sdt>
  <w:p w14:paraId="77ACE184" w14:textId="77777777" w:rsidR="008E621F" w:rsidRDefault="008E6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14:paraId="4CF7F085" w14:textId="1B0BE90E" w:rsidR="008E621F" w:rsidRPr="005C1BA5" w:rsidRDefault="008E621F">
        <w:pPr>
          <w:pStyle w:val="Footer"/>
          <w:jc w:val="center"/>
        </w:pPr>
        <w:r w:rsidRPr="005C1BA5">
          <w:fldChar w:fldCharType="begin"/>
        </w:r>
        <w:r w:rsidRPr="005C1BA5">
          <w:instrText xml:space="preserve"> PAGE   \* MERGEFORMAT </w:instrText>
        </w:r>
        <w:r w:rsidRPr="005C1BA5">
          <w:fldChar w:fldCharType="separate"/>
        </w:r>
        <w:r w:rsidR="00CD5634">
          <w:rPr>
            <w:noProof/>
          </w:rPr>
          <w:t>11</w:t>
        </w:r>
        <w:r w:rsidRPr="005C1BA5">
          <w:rPr>
            <w:noProof/>
          </w:rPr>
          <w:fldChar w:fldCharType="end"/>
        </w:r>
      </w:p>
    </w:sdtContent>
  </w:sdt>
  <w:p w14:paraId="5ED2FD2D" w14:textId="77777777" w:rsidR="008E621F" w:rsidRPr="00E14086" w:rsidRDefault="008E621F"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2DAF5" w14:textId="77777777" w:rsidR="00C919AB" w:rsidRDefault="00C919AB" w:rsidP="00EE7F83">
      <w:pPr>
        <w:spacing w:after="0" w:line="240" w:lineRule="auto"/>
      </w:pPr>
      <w:r>
        <w:separator/>
      </w:r>
    </w:p>
  </w:footnote>
  <w:footnote w:type="continuationSeparator" w:id="0">
    <w:p w14:paraId="4E4EC855" w14:textId="77777777" w:rsidR="00C919AB" w:rsidRDefault="00C919AB"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3"/>
  </w:num>
  <w:num w:numId="4">
    <w:abstractNumId w:val="19"/>
  </w:num>
  <w:num w:numId="5">
    <w:abstractNumId w:val="2"/>
  </w:num>
  <w:num w:numId="6">
    <w:abstractNumId w:val="16"/>
  </w:num>
  <w:num w:numId="7">
    <w:abstractNumId w:val="0"/>
  </w:num>
  <w:num w:numId="8">
    <w:abstractNumId w:val="14"/>
  </w:num>
  <w:num w:numId="9">
    <w:abstractNumId w:val="22"/>
  </w:num>
  <w:num w:numId="10">
    <w:abstractNumId w:val="12"/>
  </w:num>
  <w:num w:numId="11">
    <w:abstractNumId w:val="25"/>
  </w:num>
  <w:num w:numId="12">
    <w:abstractNumId w:val="15"/>
  </w:num>
  <w:num w:numId="13">
    <w:abstractNumId w:val="9"/>
  </w:num>
  <w:num w:numId="14">
    <w:abstractNumId w:val="26"/>
  </w:num>
  <w:num w:numId="15">
    <w:abstractNumId w:val="1"/>
  </w:num>
  <w:num w:numId="16">
    <w:abstractNumId w:val="18"/>
  </w:num>
  <w:num w:numId="17">
    <w:abstractNumId w:val="6"/>
  </w:num>
  <w:num w:numId="18">
    <w:abstractNumId w:val="21"/>
  </w:num>
  <w:num w:numId="19">
    <w:abstractNumId w:val="10"/>
  </w:num>
  <w:num w:numId="20">
    <w:abstractNumId w:val="13"/>
  </w:num>
  <w:num w:numId="21">
    <w:abstractNumId w:val="23"/>
  </w:num>
  <w:num w:numId="22">
    <w:abstractNumId w:val="20"/>
  </w:num>
  <w:num w:numId="23">
    <w:abstractNumId w:val="11"/>
  </w:num>
  <w:num w:numId="24">
    <w:abstractNumId w:val="8"/>
  </w:num>
  <w:num w:numId="25">
    <w:abstractNumId w:val="24"/>
  </w:num>
  <w:num w:numId="26">
    <w:abstractNumId w:val="4"/>
  </w:num>
  <w:num w:numId="2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N CHEN">
    <w15:presenceInfo w15:providerId="Windows Live" w15:userId="998915cd794062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F1C"/>
    <w:rsid w:val="00000C4B"/>
    <w:rsid w:val="00002700"/>
    <w:rsid w:val="00002AC8"/>
    <w:rsid w:val="000032D9"/>
    <w:rsid w:val="00012C52"/>
    <w:rsid w:val="0001790F"/>
    <w:rsid w:val="000203AB"/>
    <w:rsid w:val="000207E6"/>
    <w:rsid w:val="00022831"/>
    <w:rsid w:val="00023528"/>
    <w:rsid w:val="00023CAB"/>
    <w:rsid w:val="00023F5C"/>
    <w:rsid w:val="000246A1"/>
    <w:rsid w:val="00030FE0"/>
    <w:rsid w:val="00036358"/>
    <w:rsid w:val="0004007C"/>
    <w:rsid w:val="0004008E"/>
    <w:rsid w:val="00041832"/>
    <w:rsid w:val="00043788"/>
    <w:rsid w:val="000444E8"/>
    <w:rsid w:val="00045E9C"/>
    <w:rsid w:val="00046742"/>
    <w:rsid w:val="00052305"/>
    <w:rsid w:val="00053920"/>
    <w:rsid w:val="0005598B"/>
    <w:rsid w:val="00060F6F"/>
    <w:rsid w:val="0006373F"/>
    <w:rsid w:val="000639ED"/>
    <w:rsid w:val="00063E20"/>
    <w:rsid w:val="00064944"/>
    <w:rsid w:val="00065689"/>
    <w:rsid w:val="00066B40"/>
    <w:rsid w:val="00071130"/>
    <w:rsid w:val="000739F3"/>
    <w:rsid w:val="000773AA"/>
    <w:rsid w:val="0008200D"/>
    <w:rsid w:val="00087A99"/>
    <w:rsid w:val="000909CD"/>
    <w:rsid w:val="00092AF5"/>
    <w:rsid w:val="000A0C07"/>
    <w:rsid w:val="000A1086"/>
    <w:rsid w:val="000A33C1"/>
    <w:rsid w:val="000A40C1"/>
    <w:rsid w:val="000A6389"/>
    <w:rsid w:val="000A68AC"/>
    <w:rsid w:val="000B1EE7"/>
    <w:rsid w:val="000B25EE"/>
    <w:rsid w:val="000B4A52"/>
    <w:rsid w:val="000B6244"/>
    <w:rsid w:val="000C026B"/>
    <w:rsid w:val="000C08EA"/>
    <w:rsid w:val="000C2757"/>
    <w:rsid w:val="000C4477"/>
    <w:rsid w:val="000C5CDD"/>
    <w:rsid w:val="000D0E54"/>
    <w:rsid w:val="000D49C9"/>
    <w:rsid w:val="000D53CE"/>
    <w:rsid w:val="000D6142"/>
    <w:rsid w:val="000E142A"/>
    <w:rsid w:val="000E2C1E"/>
    <w:rsid w:val="000F4E02"/>
    <w:rsid w:val="000F75E8"/>
    <w:rsid w:val="0010582F"/>
    <w:rsid w:val="00110C6D"/>
    <w:rsid w:val="00111B26"/>
    <w:rsid w:val="0011507C"/>
    <w:rsid w:val="001152C9"/>
    <w:rsid w:val="001207A6"/>
    <w:rsid w:val="001229A6"/>
    <w:rsid w:val="001303DC"/>
    <w:rsid w:val="001335C5"/>
    <w:rsid w:val="00133FC1"/>
    <w:rsid w:val="00135FB0"/>
    <w:rsid w:val="00140D3C"/>
    <w:rsid w:val="00141B40"/>
    <w:rsid w:val="00141EA6"/>
    <w:rsid w:val="001428A8"/>
    <w:rsid w:val="001445BB"/>
    <w:rsid w:val="0014655C"/>
    <w:rsid w:val="00146815"/>
    <w:rsid w:val="00150CD2"/>
    <w:rsid w:val="00151247"/>
    <w:rsid w:val="00152551"/>
    <w:rsid w:val="00155383"/>
    <w:rsid w:val="00156907"/>
    <w:rsid w:val="00156C87"/>
    <w:rsid w:val="0015762A"/>
    <w:rsid w:val="00162620"/>
    <w:rsid w:val="0016399D"/>
    <w:rsid w:val="00167638"/>
    <w:rsid w:val="00175413"/>
    <w:rsid w:val="00177A7C"/>
    <w:rsid w:val="00182185"/>
    <w:rsid w:val="00183B3D"/>
    <w:rsid w:val="00183B61"/>
    <w:rsid w:val="00183D96"/>
    <w:rsid w:val="00186646"/>
    <w:rsid w:val="001873E7"/>
    <w:rsid w:val="00192AF8"/>
    <w:rsid w:val="00193CCB"/>
    <w:rsid w:val="00195F5D"/>
    <w:rsid w:val="00196710"/>
    <w:rsid w:val="001A0673"/>
    <w:rsid w:val="001A3BC9"/>
    <w:rsid w:val="001A4A03"/>
    <w:rsid w:val="001A4B56"/>
    <w:rsid w:val="001A66DC"/>
    <w:rsid w:val="001B1FFD"/>
    <w:rsid w:val="001B2104"/>
    <w:rsid w:val="001B362F"/>
    <w:rsid w:val="001B671E"/>
    <w:rsid w:val="001B705C"/>
    <w:rsid w:val="001C0994"/>
    <w:rsid w:val="001C220C"/>
    <w:rsid w:val="001C5E1E"/>
    <w:rsid w:val="001D2384"/>
    <w:rsid w:val="001D4B15"/>
    <w:rsid w:val="001D53C3"/>
    <w:rsid w:val="001D5773"/>
    <w:rsid w:val="001D75C6"/>
    <w:rsid w:val="001E1D83"/>
    <w:rsid w:val="001E4379"/>
    <w:rsid w:val="001E7B23"/>
    <w:rsid w:val="001F0789"/>
    <w:rsid w:val="001F2381"/>
    <w:rsid w:val="001F373B"/>
    <w:rsid w:val="001F6764"/>
    <w:rsid w:val="001F74EE"/>
    <w:rsid w:val="0020386E"/>
    <w:rsid w:val="0020438F"/>
    <w:rsid w:val="00207E53"/>
    <w:rsid w:val="00212812"/>
    <w:rsid w:val="00220AEF"/>
    <w:rsid w:val="00220B8B"/>
    <w:rsid w:val="00222141"/>
    <w:rsid w:val="00224F50"/>
    <w:rsid w:val="002308A9"/>
    <w:rsid w:val="00243740"/>
    <w:rsid w:val="00245240"/>
    <w:rsid w:val="0024712F"/>
    <w:rsid w:val="00264578"/>
    <w:rsid w:val="00264F5C"/>
    <w:rsid w:val="002667D4"/>
    <w:rsid w:val="00267C0A"/>
    <w:rsid w:val="00270C13"/>
    <w:rsid w:val="00271AB0"/>
    <w:rsid w:val="002762D2"/>
    <w:rsid w:val="00277930"/>
    <w:rsid w:val="00283E3C"/>
    <w:rsid w:val="00290F9A"/>
    <w:rsid w:val="00291C78"/>
    <w:rsid w:val="00292EEA"/>
    <w:rsid w:val="002953EA"/>
    <w:rsid w:val="00295DC5"/>
    <w:rsid w:val="002975A1"/>
    <w:rsid w:val="002A440C"/>
    <w:rsid w:val="002A4C2A"/>
    <w:rsid w:val="002A5FF2"/>
    <w:rsid w:val="002B3A60"/>
    <w:rsid w:val="002B43AF"/>
    <w:rsid w:val="002B5EA5"/>
    <w:rsid w:val="002C14E5"/>
    <w:rsid w:val="002C2FEF"/>
    <w:rsid w:val="002C5A97"/>
    <w:rsid w:val="002C72D5"/>
    <w:rsid w:val="002D2989"/>
    <w:rsid w:val="002D4A12"/>
    <w:rsid w:val="002D4F04"/>
    <w:rsid w:val="002D5980"/>
    <w:rsid w:val="002D7FE8"/>
    <w:rsid w:val="002E2D5A"/>
    <w:rsid w:val="002E5335"/>
    <w:rsid w:val="002E6B68"/>
    <w:rsid w:val="002E7222"/>
    <w:rsid w:val="002F1907"/>
    <w:rsid w:val="002F2E64"/>
    <w:rsid w:val="002F54BD"/>
    <w:rsid w:val="002F59C0"/>
    <w:rsid w:val="002F65B3"/>
    <w:rsid w:val="002F6782"/>
    <w:rsid w:val="00301747"/>
    <w:rsid w:val="00303A75"/>
    <w:rsid w:val="00303C71"/>
    <w:rsid w:val="00304D19"/>
    <w:rsid w:val="00307F86"/>
    <w:rsid w:val="00313A80"/>
    <w:rsid w:val="003153C3"/>
    <w:rsid w:val="003154B8"/>
    <w:rsid w:val="00316262"/>
    <w:rsid w:val="00320220"/>
    <w:rsid w:val="00323297"/>
    <w:rsid w:val="003252D0"/>
    <w:rsid w:val="00332C8E"/>
    <w:rsid w:val="00332E94"/>
    <w:rsid w:val="00341C44"/>
    <w:rsid w:val="003520ED"/>
    <w:rsid w:val="0036040F"/>
    <w:rsid w:val="00374265"/>
    <w:rsid w:val="003760F6"/>
    <w:rsid w:val="0038163E"/>
    <w:rsid w:val="003821D0"/>
    <w:rsid w:val="0038270B"/>
    <w:rsid w:val="00384721"/>
    <w:rsid w:val="00384A52"/>
    <w:rsid w:val="00390CB4"/>
    <w:rsid w:val="003932CF"/>
    <w:rsid w:val="00393EA4"/>
    <w:rsid w:val="003A011A"/>
    <w:rsid w:val="003A05AB"/>
    <w:rsid w:val="003A0828"/>
    <w:rsid w:val="003A0A46"/>
    <w:rsid w:val="003A1C53"/>
    <w:rsid w:val="003A471B"/>
    <w:rsid w:val="003A52CE"/>
    <w:rsid w:val="003A562A"/>
    <w:rsid w:val="003A6D5B"/>
    <w:rsid w:val="003B03B0"/>
    <w:rsid w:val="003B12EA"/>
    <w:rsid w:val="003B1717"/>
    <w:rsid w:val="003B3112"/>
    <w:rsid w:val="003B31AA"/>
    <w:rsid w:val="003B3959"/>
    <w:rsid w:val="003B5904"/>
    <w:rsid w:val="003B6EFF"/>
    <w:rsid w:val="003C192A"/>
    <w:rsid w:val="003C3287"/>
    <w:rsid w:val="003C3C91"/>
    <w:rsid w:val="003C7FB5"/>
    <w:rsid w:val="003D24A0"/>
    <w:rsid w:val="003D25CE"/>
    <w:rsid w:val="003D3C59"/>
    <w:rsid w:val="003D5558"/>
    <w:rsid w:val="003E062C"/>
    <w:rsid w:val="003E4217"/>
    <w:rsid w:val="003E553C"/>
    <w:rsid w:val="003E5971"/>
    <w:rsid w:val="003E6761"/>
    <w:rsid w:val="003E6AAD"/>
    <w:rsid w:val="003E6CC9"/>
    <w:rsid w:val="003E7EA5"/>
    <w:rsid w:val="003F02A6"/>
    <w:rsid w:val="003F0B05"/>
    <w:rsid w:val="003F103D"/>
    <w:rsid w:val="003F2A22"/>
    <w:rsid w:val="003F397E"/>
    <w:rsid w:val="00402E42"/>
    <w:rsid w:val="004048ED"/>
    <w:rsid w:val="004053F1"/>
    <w:rsid w:val="004064FC"/>
    <w:rsid w:val="00410DE5"/>
    <w:rsid w:val="004148E2"/>
    <w:rsid w:val="00421355"/>
    <w:rsid w:val="00426114"/>
    <w:rsid w:val="004266F5"/>
    <w:rsid w:val="00426A23"/>
    <w:rsid w:val="00426FD0"/>
    <w:rsid w:val="00430544"/>
    <w:rsid w:val="00431FEC"/>
    <w:rsid w:val="0043378D"/>
    <w:rsid w:val="00440A60"/>
    <w:rsid w:val="00441FFD"/>
    <w:rsid w:val="00454DDB"/>
    <w:rsid w:val="00460A06"/>
    <w:rsid w:val="00461BCA"/>
    <w:rsid w:val="00462C27"/>
    <w:rsid w:val="00463AA3"/>
    <w:rsid w:val="004652F3"/>
    <w:rsid w:val="00472E7E"/>
    <w:rsid w:val="00473ABB"/>
    <w:rsid w:val="0047458D"/>
    <w:rsid w:val="00476AF2"/>
    <w:rsid w:val="004804FB"/>
    <w:rsid w:val="00483359"/>
    <w:rsid w:val="00487361"/>
    <w:rsid w:val="00490818"/>
    <w:rsid w:val="004955D4"/>
    <w:rsid w:val="00495B73"/>
    <w:rsid w:val="004973E2"/>
    <w:rsid w:val="00497B14"/>
    <w:rsid w:val="004A0EA4"/>
    <w:rsid w:val="004A2504"/>
    <w:rsid w:val="004A7438"/>
    <w:rsid w:val="004B6587"/>
    <w:rsid w:val="004B65C5"/>
    <w:rsid w:val="004B6D1D"/>
    <w:rsid w:val="004B7D21"/>
    <w:rsid w:val="004B7F03"/>
    <w:rsid w:val="004C325D"/>
    <w:rsid w:val="004C3ABD"/>
    <w:rsid w:val="004C47D1"/>
    <w:rsid w:val="004C5A29"/>
    <w:rsid w:val="004C5E58"/>
    <w:rsid w:val="004C6416"/>
    <w:rsid w:val="004C7ECF"/>
    <w:rsid w:val="004D3EA6"/>
    <w:rsid w:val="004E3D3E"/>
    <w:rsid w:val="004E4CB0"/>
    <w:rsid w:val="004E4CB3"/>
    <w:rsid w:val="004E7E7B"/>
    <w:rsid w:val="004F1FD5"/>
    <w:rsid w:val="00501AFF"/>
    <w:rsid w:val="00506BC6"/>
    <w:rsid w:val="00511B33"/>
    <w:rsid w:val="00511BE2"/>
    <w:rsid w:val="005132AC"/>
    <w:rsid w:val="00513D8F"/>
    <w:rsid w:val="0051585A"/>
    <w:rsid w:val="005175F9"/>
    <w:rsid w:val="00530137"/>
    <w:rsid w:val="00530A57"/>
    <w:rsid w:val="00535A4E"/>
    <w:rsid w:val="0053685F"/>
    <w:rsid w:val="005369C0"/>
    <w:rsid w:val="00540BD8"/>
    <w:rsid w:val="00541C3F"/>
    <w:rsid w:val="005527DE"/>
    <w:rsid w:val="00553225"/>
    <w:rsid w:val="00553BEC"/>
    <w:rsid w:val="00554957"/>
    <w:rsid w:val="00557F1C"/>
    <w:rsid w:val="00564996"/>
    <w:rsid w:val="00566A5D"/>
    <w:rsid w:val="00571107"/>
    <w:rsid w:val="00574C60"/>
    <w:rsid w:val="005774D6"/>
    <w:rsid w:val="0058150D"/>
    <w:rsid w:val="0058172F"/>
    <w:rsid w:val="00582C4B"/>
    <w:rsid w:val="00582F5D"/>
    <w:rsid w:val="0058305A"/>
    <w:rsid w:val="00583877"/>
    <w:rsid w:val="00583E06"/>
    <w:rsid w:val="00590CBC"/>
    <w:rsid w:val="00596F17"/>
    <w:rsid w:val="005A36AF"/>
    <w:rsid w:val="005A4DF6"/>
    <w:rsid w:val="005A55FD"/>
    <w:rsid w:val="005A6B61"/>
    <w:rsid w:val="005B03DA"/>
    <w:rsid w:val="005B4CA6"/>
    <w:rsid w:val="005B5B0F"/>
    <w:rsid w:val="005C3104"/>
    <w:rsid w:val="005C4220"/>
    <w:rsid w:val="005C7CEC"/>
    <w:rsid w:val="005D4100"/>
    <w:rsid w:val="005D643F"/>
    <w:rsid w:val="005E5A34"/>
    <w:rsid w:val="005E5B6C"/>
    <w:rsid w:val="005F10BE"/>
    <w:rsid w:val="005F1D73"/>
    <w:rsid w:val="005F34FF"/>
    <w:rsid w:val="005F43A5"/>
    <w:rsid w:val="005F49FA"/>
    <w:rsid w:val="005F50C9"/>
    <w:rsid w:val="005F6F4C"/>
    <w:rsid w:val="006027B1"/>
    <w:rsid w:val="00603DF0"/>
    <w:rsid w:val="00603E14"/>
    <w:rsid w:val="006048AA"/>
    <w:rsid w:val="00604905"/>
    <w:rsid w:val="00604F50"/>
    <w:rsid w:val="0060532A"/>
    <w:rsid w:val="00606723"/>
    <w:rsid w:val="006106AE"/>
    <w:rsid w:val="00612BC6"/>
    <w:rsid w:val="00613A5B"/>
    <w:rsid w:val="00614437"/>
    <w:rsid w:val="006162F3"/>
    <w:rsid w:val="00621037"/>
    <w:rsid w:val="0062165A"/>
    <w:rsid w:val="006246BF"/>
    <w:rsid w:val="0062555D"/>
    <w:rsid w:val="00625C73"/>
    <w:rsid w:val="00627979"/>
    <w:rsid w:val="00636704"/>
    <w:rsid w:val="00640B85"/>
    <w:rsid w:val="00643F27"/>
    <w:rsid w:val="006446CE"/>
    <w:rsid w:val="0064521B"/>
    <w:rsid w:val="00646529"/>
    <w:rsid w:val="00646F7E"/>
    <w:rsid w:val="0065571F"/>
    <w:rsid w:val="00662C05"/>
    <w:rsid w:val="00665256"/>
    <w:rsid w:val="00670F3F"/>
    <w:rsid w:val="0067289B"/>
    <w:rsid w:val="00676AF0"/>
    <w:rsid w:val="00676F94"/>
    <w:rsid w:val="0068112A"/>
    <w:rsid w:val="00681754"/>
    <w:rsid w:val="00686628"/>
    <w:rsid w:val="00687EEA"/>
    <w:rsid w:val="00691612"/>
    <w:rsid w:val="00694968"/>
    <w:rsid w:val="006975C1"/>
    <w:rsid w:val="006A00A6"/>
    <w:rsid w:val="006A137C"/>
    <w:rsid w:val="006B099D"/>
    <w:rsid w:val="006B1D37"/>
    <w:rsid w:val="006B2622"/>
    <w:rsid w:val="006B29FB"/>
    <w:rsid w:val="006C05D9"/>
    <w:rsid w:val="006C0718"/>
    <w:rsid w:val="006C2F29"/>
    <w:rsid w:val="006C3828"/>
    <w:rsid w:val="006C4AE3"/>
    <w:rsid w:val="006C5F51"/>
    <w:rsid w:val="006C6A6C"/>
    <w:rsid w:val="006D048B"/>
    <w:rsid w:val="006D20CF"/>
    <w:rsid w:val="006D31AC"/>
    <w:rsid w:val="006D571B"/>
    <w:rsid w:val="006D672E"/>
    <w:rsid w:val="006E4151"/>
    <w:rsid w:val="006E743C"/>
    <w:rsid w:val="006E7AFC"/>
    <w:rsid w:val="006F14A2"/>
    <w:rsid w:val="006F65B3"/>
    <w:rsid w:val="00701CD5"/>
    <w:rsid w:val="007039DB"/>
    <w:rsid w:val="00703A66"/>
    <w:rsid w:val="00704E84"/>
    <w:rsid w:val="00705FDA"/>
    <w:rsid w:val="00711164"/>
    <w:rsid w:val="00716691"/>
    <w:rsid w:val="0072209F"/>
    <w:rsid w:val="00722848"/>
    <w:rsid w:val="007234FF"/>
    <w:rsid w:val="00732246"/>
    <w:rsid w:val="00733EE9"/>
    <w:rsid w:val="007356A8"/>
    <w:rsid w:val="00736957"/>
    <w:rsid w:val="007370D9"/>
    <w:rsid w:val="00737BD0"/>
    <w:rsid w:val="007424F0"/>
    <w:rsid w:val="00746A61"/>
    <w:rsid w:val="00751A3A"/>
    <w:rsid w:val="00751FAC"/>
    <w:rsid w:val="00752A1F"/>
    <w:rsid w:val="00752DAA"/>
    <w:rsid w:val="00754FF6"/>
    <w:rsid w:val="00760BA0"/>
    <w:rsid w:val="00762831"/>
    <w:rsid w:val="00765764"/>
    <w:rsid w:val="00765B47"/>
    <w:rsid w:val="00767690"/>
    <w:rsid w:val="007676F3"/>
    <w:rsid w:val="00770484"/>
    <w:rsid w:val="00771446"/>
    <w:rsid w:val="00774FED"/>
    <w:rsid w:val="00783CC8"/>
    <w:rsid w:val="00786550"/>
    <w:rsid w:val="00792B31"/>
    <w:rsid w:val="00793F00"/>
    <w:rsid w:val="00794871"/>
    <w:rsid w:val="00794BA8"/>
    <w:rsid w:val="00797661"/>
    <w:rsid w:val="007A2202"/>
    <w:rsid w:val="007A6F74"/>
    <w:rsid w:val="007B045B"/>
    <w:rsid w:val="007B119C"/>
    <w:rsid w:val="007B13F5"/>
    <w:rsid w:val="007B1AE9"/>
    <w:rsid w:val="007B25E9"/>
    <w:rsid w:val="007B34E7"/>
    <w:rsid w:val="007B39E2"/>
    <w:rsid w:val="007B5251"/>
    <w:rsid w:val="007B61DF"/>
    <w:rsid w:val="007B65F0"/>
    <w:rsid w:val="007B6B71"/>
    <w:rsid w:val="007C1743"/>
    <w:rsid w:val="007C46ED"/>
    <w:rsid w:val="007D032E"/>
    <w:rsid w:val="007D0E4D"/>
    <w:rsid w:val="007D3612"/>
    <w:rsid w:val="007D5AEE"/>
    <w:rsid w:val="007D673C"/>
    <w:rsid w:val="007E0C63"/>
    <w:rsid w:val="007E1E49"/>
    <w:rsid w:val="007E2450"/>
    <w:rsid w:val="007E3DD0"/>
    <w:rsid w:val="007E4E7D"/>
    <w:rsid w:val="007F0AA2"/>
    <w:rsid w:val="007F0D9F"/>
    <w:rsid w:val="007F1F03"/>
    <w:rsid w:val="0080052E"/>
    <w:rsid w:val="00800B5C"/>
    <w:rsid w:val="0081346A"/>
    <w:rsid w:val="008144D8"/>
    <w:rsid w:val="00815F1C"/>
    <w:rsid w:val="00822084"/>
    <w:rsid w:val="00825610"/>
    <w:rsid w:val="0082784C"/>
    <w:rsid w:val="00830E66"/>
    <w:rsid w:val="00830ED6"/>
    <w:rsid w:val="00837830"/>
    <w:rsid w:val="0084015C"/>
    <w:rsid w:val="008422BA"/>
    <w:rsid w:val="00843DBE"/>
    <w:rsid w:val="00844AD9"/>
    <w:rsid w:val="00845705"/>
    <w:rsid w:val="00847C30"/>
    <w:rsid w:val="00850377"/>
    <w:rsid w:val="008536C2"/>
    <w:rsid w:val="008545D8"/>
    <w:rsid w:val="0085511F"/>
    <w:rsid w:val="00855C03"/>
    <w:rsid w:val="00857CB3"/>
    <w:rsid w:val="008653E1"/>
    <w:rsid w:val="008677A4"/>
    <w:rsid w:val="0087238E"/>
    <w:rsid w:val="008733E7"/>
    <w:rsid w:val="00882B2B"/>
    <w:rsid w:val="008867DA"/>
    <w:rsid w:val="00886EE8"/>
    <w:rsid w:val="008924E7"/>
    <w:rsid w:val="00894236"/>
    <w:rsid w:val="00896F9F"/>
    <w:rsid w:val="00897D9F"/>
    <w:rsid w:val="008A2B5F"/>
    <w:rsid w:val="008A526D"/>
    <w:rsid w:val="008B1652"/>
    <w:rsid w:val="008B2A5D"/>
    <w:rsid w:val="008B5ED2"/>
    <w:rsid w:val="008B76A1"/>
    <w:rsid w:val="008B79D4"/>
    <w:rsid w:val="008B7E98"/>
    <w:rsid w:val="008C1830"/>
    <w:rsid w:val="008C5352"/>
    <w:rsid w:val="008C6AF7"/>
    <w:rsid w:val="008C7498"/>
    <w:rsid w:val="008D1A20"/>
    <w:rsid w:val="008D71FA"/>
    <w:rsid w:val="008E1FF5"/>
    <w:rsid w:val="008E4224"/>
    <w:rsid w:val="008E621F"/>
    <w:rsid w:val="008F166F"/>
    <w:rsid w:val="008F2F3A"/>
    <w:rsid w:val="008F3EAC"/>
    <w:rsid w:val="00902437"/>
    <w:rsid w:val="009052BF"/>
    <w:rsid w:val="009066E2"/>
    <w:rsid w:val="00914826"/>
    <w:rsid w:val="00914972"/>
    <w:rsid w:val="009154E5"/>
    <w:rsid w:val="009161B6"/>
    <w:rsid w:val="00923395"/>
    <w:rsid w:val="0092353C"/>
    <w:rsid w:val="00926596"/>
    <w:rsid w:val="00932497"/>
    <w:rsid w:val="0093321C"/>
    <w:rsid w:val="00942AC3"/>
    <w:rsid w:val="00943EF5"/>
    <w:rsid w:val="0095049A"/>
    <w:rsid w:val="00950EFE"/>
    <w:rsid w:val="00951D99"/>
    <w:rsid w:val="009524DD"/>
    <w:rsid w:val="00953873"/>
    <w:rsid w:val="0095442E"/>
    <w:rsid w:val="009558D5"/>
    <w:rsid w:val="009579EA"/>
    <w:rsid w:val="00960737"/>
    <w:rsid w:val="00961B55"/>
    <w:rsid w:val="00961EC7"/>
    <w:rsid w:val="00963495"/>
    <w:rsid w:val="0096578D"/>
    <w:rsid w:val="00966F11"/>
    <w:rsid w:val="00967226"/>
    <w:rsid w:val="00967A65"/>
    <w:rsid w:val="00973DD6"/>
    <w:rsid w:val="00977427"/>
    <w:rsid w:val="00980756"/>
    <w:rsid w:val="00980B28"/>
    <w:rsid w:val="009857DB"/>
    <w:rsid w:val="009906CF"/>
    <w:rsid w:val="00990BCC"/>
    <w:rsid w:val="00991252"/>
    <w:rsid w:val="009917BA"/>
    <w:rsid w:val="00991DCF"/>
    <w:rsid w:val="00992CEC"/>
    <w:rsid w:val="00993244"/>
    <w:rsid w:val="009932E0"/>
    <w:rsid w:val="009A0C74"/>
    <w:rsid w:val="009A1688"/>
    <w:rsid w:val="009B0A0D"/>
    <w:rsid w:val="009B0F2C"/>
    <w:rsid w:val="009B139F"/>
    <w:rsid w:val="009B3F8B"/>
    <w:rsid w:val="009B4B46"/>
    <w:rsid w:val="009B708F"/>
    <w:rsid w:val="009B7AA6"/>
    <w:rsid w:val="009C11FC"/>
    <w:rsid w:val="009C2770"/>
    <w:rsid w:val="009D0D99"/>
    <w:rsid w:val="009D5D42"/>
    <w:rsid w:val="009D5E83"/>
    <w:rsid w:val="009E0535"/>
    <w:rsid w:val="009E079E"/>
    <w:rsid w:val="009E2C3F"/>
    <w:rsid w:val="009E5A7D"/>
    <w:rsid w:val="009E64C2"/>
    <w:rsid w:val="009F58C9"/>
    <w:rsid w:val="00A02FB6"/>
    <w:rsid w:val="00A05D07"/>
    <w:rsid w:val="00A05E1D"/>
    <w:rsid w:val="00A11F57"/>
    <w:rsid w:val="00A134E2"/>
    <w:rsid w:val="00A15A33"/>
    <w:rsid w:val="00A2145B"/>
    <w:rsid w:val="00A22794"/>
    <w:rsid w:val="00A270D8"/>
    <w:rsid w:val="00A279AA"/>
    <w:rsid w:val="00A349C6"/>
    <w:rsid w:val="00A34C66"/>
    <w:rsid w:val="00A376F6"/>
    <w:rsid w:val="00A37BB8"/>
    <w:rsid w:val="00A37E29"/>
    <w:rsid w:val="00A40508"/>
    <w:rsid w:val="00A4545C"/>
    <w:rsid w:val="00A4744D"/>
    <w:rsid w:val="00A508C1"/>
    <w:rsid w:val="00A52D33"/>
    <w:rsid w:val="00A52F4F"/>
    <w:rsid w:val="00A62F30"/>
    <w:rsid w:val="00A64CFA"/>
    <w:rsid w:val="00A66D14"/>
    <w:rsid w:val="00A836EA"/>
    <w:rsid w:val="00A83A87"/>
    <w:rsid w:val="00A84743"/>
    <w:rsid w:val="00A85081"/>
    <w:rsid w:val="00A85F20"/>
    <w:rsid w:val="00A90C0B"/>
    <w:rsid w:val="00A95A24"/>
    <w:rsid w:val="00AA23FE"/>
    <w:rsid w:val="00AB1FE7"/>
    <w:rsid w:val="00AB24BE"/>
    <w:rsid w:val="00AB3088"/>
    <w:rsid w:val="00AB3F59"/>
    <w:rsid w:val="00AB5472"/>
    <w:rsid w:val="00AB63A3"/>
    <w:rsid w:val="00AB7BBE"/>
    <w:rsid w:val="00AC2AB4"/>
    <w:rsid w:val="00AC2D30"/>
    <w:rsid w:val="00AC38BC"/>
    <w:rsid w:val="00AC391C"/>
    <w:rsid w:val="00AC40A8"/>
    <w:rsid w:val="00AC4B0A"/>
    <w:rsid w:val="00AC4C34"/>
    <w:rsid w:val="00AC7484"/>
    <w:rsid w:val="00AC78AA"/>
    <w:rsid w:val="00AD06E2"/>
    <w:rsid w:val="00AD3FFD"/>
    <w:rsid w:val="00AE0230"/>
    <w:rsid w:val="00AE55C2"/>
    <w:rsid w:val="00AE5C5E"/>
    <w:rsid w:val="00AE70C6"/>
    <w:rsid w:val="00AF1051"/>
    <w:rsid w:val="00AF19C8"/>
    <w:rsid w:val="00AF3544"/>
    <w:rsid w:val="00AF3613"/>
    <w:rsid w:val="00AF47BC"/>
    <w:rsid w:val="00AF767B"/>
    <w:rsid w:val="00AF7B10"/>
    <w:rsid w:val="00B030A8"/>
    <w:rsid w:val="00B03E64"/>
    <w:rsid w:val="00B0691F"/>
    <w:rsid w:val="00B10D14"/>
    <w:rsid w:val="00B11D93"/>
    <w:rsid w:val="00B11DF6"/>
    <w:rsid w:val="00B1249B"/>
    <w:rsid w:val="00B14426"/>
    <w:rsid w:val="00B14976"/>
    <w:rsid w:val="00B1660A"/>
    <w:rsid w:val="00B21722"/>
    <w:rsid w:val="00B322E6"/>
    <w:rsid w:val="00B37849"/>
    <w:rsid w:val="00B40E1F"/>
    <w:rsid w:val="00B40FEE"/>
    <w:rsid w:val="00B42098"/>
    <w:rsid w:val="00B42F1D"/>
    <w:rsid w:val="00B44B5A"/>
    <w:rsid w:val="00B5109A"/>
    <w:rsid w:val="00B5596E"/>
    <w:rsid w:val="00B62AEB"/>
    <w:rsid w:val="00B668A6"/>
    <w:rsid w:val="00B673E3"/>
    <w:rsid w:val="00B77AD1"/>
    <w:rsid w:val="00B86311"/>
    <w:rsid w:val="00B86560"/>
    <w:rsid w:val="00B873FB"/>
    <w:rsid w:val="00B87E19"/>
    <w:rsid w:val="00B907B0"/>
    <w:rsid w:val="00B91A9B"/>
    <w:rsid w:val="00B97D32"/>
    <w:rsid w:val="00BA0BE9"/>
    <w:rsid w:val="00BA6A96"/>
    <w:rsid w:val="00BB0678"/>
    <w:rsid w:val="00BB774E"/>
    <w:rsid w:val="00BC0DF6"/>
    <w:rsid w:val="00BC197B"/>
    <w:rsid w:val="00BC39A3"/>
    <w:rsid w:val="00BC5A89"/>
    <w:rsid w:val="00BC68C0"/>
    <w:rsid w:val="00BD0663"/>
    <w:rsid w:val="00BD10B0"/>
    <w:rsid w:val="00BD26AE"/>
    <w:rsid w:val="00BD3D0E"/>
    <w:rsid w:val="00BD7771"/>
    <w:rsid w:val="00BE5679"/>
    <w:rsid w:val="00BE7AAE"/>
    <w:rsid w:val="00BF6CA9"/>
    <w:rsid w:val="00BF72ED"/>
    <w:rsid w:val="00BF7BAD"/>
    <w:rsid w:val="00C011E6"/>
    <w:rsid w:val="00C01538"/>
    <w:rsid w:val="00C03E52"/>
    <w:rsid w:val="00C04E33"/>
    <w:rsid w:val="00C05420"/>
    <w:rsid w:val="00C15C9A"/>
    <w:rsid w:val="00C20407"/>
    <w:rsid w:val="00C336E4"/>
    <w:rsid w:val="00C34ED6"/>
    <w:rsid w:val="00C35FC7"/>
    <w:rsid w:val="00C42EFE"/>
    <w:rsid w:val="00C43272"/>
    <w:rsid w:val="00C43BC0"/>
    <w:rsid w:val="00C44AD0"/>
    <w:rsid w:val="00C501F5"/>
    <w:rsid w:val="00C52AC5"/>
    <w:rsid w:val="00C54C41"/>
    <w:rsid w:val="00C57EB0"/>
    <w:rsid w:val="00C61F75"/>
    <w:rsid w:val="00C6388A"/>
    <w:rsid w:val="00C65C31"/>
    <w:rsid w:val="00C66295"/>
    <w:rsid w:val="00C704E6"/>
    <w:rsid w:val="00C8271B"/>
    <w:rsid w:val="00C912BC"/>
    <w:rsid w:val="00C919AB"/>
    <w:rsid w:val="00C95CAA"/>
    <w:rsid w:val="00CA2A49"/>
    <w:rsid w:val="00CA48B0"/>
    <w:rsid w:val="00CA4E5B"/>
    <w:rsid w:val="00CA5A46"/>
    <w:rsid w:val="00CB01C5"/>
    <w:rsid w:val="00CB3B41"/>
    <w:rsid w:val="00CB4BED"/>
    <w:rsid w:val="00CB54DB"/>
    <w:rsid w:val="00CB5B34"/>
    <w:rsid w:val="00CC2ECA"/>
    <w:rsid w:val="00CC548B"/>
    <w:rsid w:val="00CC7249"/>
    <w:rsid w:val="00CC7387"/>
    <w:rsid w:val="00CD0897"/>
    <w:rsid w:val="00CD08F9"/>
    <w:rsid w:val="00CD15E8"/>
    <w:rsid w:val="00CD5634"/>
    <w:rsid w:val="00CD5EFA"/>
    <w:rsid w:val="00CD6CC4"/>
    <w:rsid w:val="00CD7509"/>
    <w:rsid w:val="00CD75FC"/>
    <w:rsid w:val="00CE09B0"/>
    <w:rsid w:val="00CE386B"/>
    <w:rsid w:val="00CE538A"/>
    <w:rsid w:val="00CE5BB6"/>
    <w:rsid w:val="00CE64C3"/>
    <w:rsid w:val="00CE7481"/>
    <w:rsid w:val="00CF2661"/>
    <w:rsid w:val="00CF327E"/>
    <w:rsid w:val="00CF33C8"/>
    <w:rsid w:val="00CF686C"/>
    <w:rsid w:val="00D02192"/>
    <w:rsid w:val="00D021B6"/>
    <w:rsid w:val="00D04FE6"/>
    <w:rsid w:val="00D13905"/>
    <w:rsid w:val="00D210CE"/>
    <w:rsid w:val="00D21F8C"/>
    <w:rsid w:val="00D22C9C"/>
    <w:rsid w:val="00D26ED3"/>
    <w:rsid w:val="00D30C7B"/>
    <w:rsid w:val="00D346E4"/>
    <w:rsid w:val="00D36EE0"/>
    <w:rsid w:val="00D372BC"/>
    <w:rsid w:val="00D41354"/>
    <w:rsid w:val="00D413E8"/>
    <w:rsid w:val="00D41D69"/>
    <w:rsid w:val="00D43A04"/>
    <w:rsid w:val="00D473BA"/>
    <w:rsid w:val="00D47A2C"/>
    <w:rsid w:val="00D51486"/>
    <w:rsid w:val="00D52C8A"/>
    <w:rsid w:val="00D532B6"/>
    <w:rsid w:val="00D541A5"/>
    <w:rsid w:val="00D56F39"/>
    <w:rsid w:val="00D57FA9"/>
    <w:rsid w:val="00D609CF"/>
    <w:rsid w:val="00D609D6"/>
    <w:rsid w:val="00D62538"/>
    <w:rsid w:val="00D74CC3"/>
    <w:rsid w:val="00D74F75"/>
    <w:rsid w:val="00D858B9"/>
    <w:rsid w:val="00D85F17"/>
    <w:rsid w:val="00D86C6F"/>
    <w:rsid w:val="00D90372"/>
    <w:rsid w:val="00D90842"/>
    <w:rsid w:val="00D93A43"/>
    <w:rsid w:val="00D93BC0"/>
    <w:rsid w:val="00D95332"/>
    <w:rsid w:val="00D958E2"/>
    <w:rsid w:val="00D97FC9"/>
    <w:rsid w:val="00DA0197"/>
    <w:rsid w:val="00DA1746"/>
    <w:rsid w:val="00DA1F94"/>
    <w:rsid w:val="00DA7CDD"/>
    <w:rsid w:val="00DA7D5E"/>
    <w:rsid w:val="00DB0D48"/>
    <w:rsid w:val="00DB0F2C"/>
    <w:rsid w:val="00DB43EE"/>
    <w:rsid w:val="00DB4797"/>
    <w:rsid w:val="00DB49B6"/>
    <w:rsid w:val="00DB49B9"/>
    <w:rsid w:val="00DB4A40"/>
    <w:rsid w:val="00DC1D34"/>
    <w:rsid w:val="00DC396F"/>
    <w:rsid w:val="00DD2D47"/>
    <w:rsid w:val="00DD5B11"/>
    <w:rsid w:val="00DE2164"/>
    <w:rsid w:val="00DE560E"/>
    <w:rsid w:val="00DE58CA"/>
    <w:rsid w:val="00DE67BD"/>
    <w:rsid w:val="00DE6DD8"/>
    <w:rsid w:val="00DE7351"/>
    <w:rsid w:val="00DE7785"/>
    <w:rsid w:val="00DF11F8"/>
    <w:rsid w:val="00DF2046"/>
    <w:rsid w:val="00DF5074"/>
    <w:rsid w:val="00DF72BB"/>
    <w:rsid w:val="00E02AF3"/>
    <w:rsid w:val="00E049C8"/>
    <w:rsid w:val="00E06F44"/>
    <w:rsid w:val="00E07DD8"/>
    <w:rsid w:val="00E1041E"/>
    <w:rsid w:val="00E153E3"/>
    <w:rsid w:val="00E17E1B"/>
    <w:rsid w:val="00E24693"/>
    <w:rsid w:val="00E24A73"/>
    <w:rsid w:val="00E25924"/>
    <w:rsid w:val="00E4155A"/>
    <w:rsid w:val="00E4238D"/>
    <w:rsid w:val="00E42C59"/>
    <w:rsid w:val="00E439EA"/>
    <w:rsid w:val="00E45F40"/>
    <w:rsid w:val="00E46F2C"/>
    <w:rsid w:val="00E54B02"/>
    <w:rsid w:val="00E55718"/>
    <w:rsid w:val="00E733AA"/>
    <w:rsid w:val="00E734B5"/>
    <w:rsid w:val="00E74895"/>
    <w:rsid w:val="00E76CA9"/>
    <w:rsid w:val="00E77467"/>
    <w:rsid w:val="00E77DE9"/>
    <w:rsid w:val="00E808A1"/>
    <w:rsid w:val="00E80B82"/>
    <w:rsid w:val="00E863F2"/>
    <w:rsid w:val="00E965A2"/>
    <w:rsid w:val="00E97902"/>
    <w:rsid w:val="00E97F6C"/>
    <w:rsid w:val="00EA73B1"/>
    <w:rsid w:val="00EA746C"/>
    <w:rsid w:val="00EB1BE9"/>
    <w:rsid w:val="00EB58A1"/>
    <w:rsid w:val="00EC74E1"/>
    <w:rsid w:val="00EC7A5C"/>
    <w:rsid w:val="00ED06EB"/>
    <w:rsid w:val="00ED0B55"/>
    <w:rsid w:val="00ED27BF"/>
    <w:rsid w:val="00ED3BF6"/>
    <w:rsid w:val="00ED4D24"/>
    <w:rsid w:val="00ED53BB"/>
    <w:rsid w:val="00ED5A65"/>
    <w:rsid w:val="00ED5DE9"/>
    <w:rsid w:val="00EE0867"/>
    <w:rsid w:val="00EE1ABD"/>
    <w:rsid w:val="00EE3BF2"/>
    <w:rsid w:val="00EE678F"/>
    <w:rsid w:val="00EE7F83"/>
    <w:rsid w:val="00EF13E7"/>
    <w:rsid w:val="00EF251B"/>
    <w:rsid w:val="00EF62A8"/>
    <w:rsid w:val="00EF708D"/>
    <w:rsid w:val="00EF76C5"/>
    <w:rsid w:val="00EF7FA2"/>
    <w:rsid w:val="00F01237"/>
    <w:rsid w:val="00F030CF"/>
    <w:rsid w:val="00F038F5"/>
    <w:rsid w:val="00F0503D"/>
    <w:rsid w:val="00F06FC8"/>
    <w:rsid w:val="00F11467"/>
    <w:rsid w:val="00F126C9"/>
    <w:rsid w:val="00F1533F"/>
    <w:rsid w:val="00F1638B"/>
    <w:rsid w:val="00F17F1F"/>
    <w:rsid w:val="00F222F3"/>
    <w:rsid w:val="00F27515"/>
    <w:rsid w:val="00F27D28"/>
    <w:rsid w:val="00F3101B"/>
    <w:rsid w:val="00F323FE"/>
    <w:rsid w:val="00F34496"/>
    <w:rsid w:val="00F34BCB"/>
    <w:rsid w:val="00F40520"/>
    <w:rsid w:val="00F43DFF"/>
    <w:rsid w:val="00F440C4"/>
    <w:rsid w:val="00F506BA"/>
    <w:rsid w:val="00F50870"/>
    <w:rsid w:val="00F50E74"/>
    <w:rsid w:val="00F54B9E"/>
    <w:rsid w:val="00F57040"/>
    <w:rsid w:val="00F60F4A"/>
    <w:rsid w:val="00F62212"/>
    <w:rsid w:val="00F7083D"/>
    <w:rsid w:val="00F710E3"/>
    <w:rsid w:val="00F73ED4"/>
    <w:rsid w:val="00F77291"/>
    <w:rsid w:val="00F77AEE"/>
    <w:rsid w:val="00F83AE8"/>
    <w:rsid w:val="00F85D4A"/>
    <w:rsid w:val="00F85FA7"/>
    <w:rsid w:val="00F8684D"/>
    <w:rsid w:val="00F96839"/>
    <w:rsid w:val="00F96A26"/>
    <w:rsid w:val="00FA2B3F"/>
    <w:rsid w:val="00FA5E65"/>
    <w:rsid w:val="00FA6D20"/>
    <w:rsid w:val="00FA7378"/>
    <w:rsid w:val="00FA7D54"/>
    <w:rsid w:val="00FB07AE"/>
    <w:rsid w:val="00FB0810"/>
    <w:rsid w:val="00FC0EDD"/>
    <w:rsid w:val="00FC54C5"/>
    <w:rsid w:val="00FC7BB8"/>
    <w:rsid w:val="00FD4397"/>
    <w:rsid w:val="00FD5CDD"/>
    <w:rsid w:val="00FD73A8"/>
    <w:rsid w:val="00FE09E6"/>
    <w:rsid w:val="00FE1ADB"/>
    <w:rsid w:val="00FE3266"/>
    <w:rsid w:val="00FE398D"/>
    <w:rsid w:val="00FE7AB9"/>
    <w:rsid w:val="00FF0D23"/>
    <w:rsid w:val="00FF134D"/>
    <w:rsid w:val="00FF25A5"/>
    <w:rsid w:val="00FF5240"/>
    <w:rsid w:val="00FF5FB1"/>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8545AE"/>
  <w15:docId w15:val="{14AD1197-0A59-4056-8B77-64254FD6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4148E2"/>
    <w:pPr>
      <w:widowControl w:val="0"/>
      <w:spacing w:before="240" w:after="240" w:line="48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MultiApp Experiment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196.71780029296869</c:v>
                </c:pt>
                <c:pt idx="2">
                  <c:v>204.63649902343749</c:v>
                </c:pt>
                <c:pt idx="3">
                  <c:v>202.02260009765621</c:v>
                </c:pt>
                <c:pt idx="4">
                  <c:v>201.43540039062501</c:v>
                </c:pt>
                <c:pt idx="5">
                  <c:v>200.44260009765631</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3B58-40DF-9D1A-19C813946965}"/>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112.58889892578119</c:v>
                </c:pt>
                <c:pt idx="1">
                  <c:v>132.62300048828129</c:v>
                </c:pt>
                <c:pt idx="2">
                  <c:v>122.31600097656251</c:v>
                </c:pt>
                <c:pt idx="3">
                  <c:v>138.75209960937499</c:v>
                </c:pt>
                <c:pt idx="4">
                  <c:v>114.7</c:v>
                </c:pt>
                <c:pt idx="5">
                  <c:v>123.9323999023438</c:v>
                </c:pt>
                <c:pt idx="6">
                  <c:v>181.11849853515619</c:v>
                </c:pt>
                <c:pt idx="7">
                  <c:v>113.3039990234375</c:v>
                </c:pt>
                <c:pt idx="8">
                  <c:v>114.1638989257812</c:v>
                </c:pt>
                <c:pt idx="9">
                  <c:v>116.3394995117188</c:v>
                </c:pt>
              </c:numCache>
            </c:numRef>
          </c:val>
          <c:extLst>
            <c:ext xmlns:c16="http://schemas.microsoft.com/office/drawing/2014/chart" uri="{C3380CC4-5D6E-409C-BE32-E72D297353CC}">
              <c16:uniqueId val="{00000001-3B58-40DF-9D1A-19C813946965}"/>
            </c:ext>
          </c:extLst>
        </c:ser>
        <c:dLbls>
          <c:showLegendKey val="0"/>
          <c:showVal val="0"/>
          <c:showCatName val="0"/>
          <c:showSerName val="0"/>
          <c:showPercent val="0"/>
          <c:showBubbleSize val="0"/>
        </c:dLbls>
        <c:gapWidth val="150"/>
        <c:axId val="2062396040"/>
        <c:axId val="2107263976"/>
      </c:barChart>
      <c:catAx>
        <c:axId val="2062396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 100 data from each App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263976"/>
        <c:crosses val="autoZero"/>
        <c:auto val="1"/>
        <c:lblAlgn val="ctr"/>
        <c:lblOffset val="100"/>
        <c:noMultiLvlLbl val="0"/>
      </c:catAx>
      <c:valAx>
        <c:axId val="2107263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396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{77CC5620-497D-44C3-8389-DDB0F2513D46}</b:Guid>
    <b:Title>Transmission of IPv6 Packets over BLUETOOTH Low Energy</b:Title>
    <b:Year>2011</b:Year>
    <b:Author>
      <b:Author>
        <b:Corporate>Isomaki, M., Nieminen, J., Gomez, C., Shelby, Z., Savolainen, T., &amp; Patil, B.</b:Corporate>
      </b:Author>
    </b:Author>
    <b:InternetSiteTitle>tools.ietf.org</b:InternetSiteTitle>
    <b:Month>April</b:Month>
    <b:Day>19</b:Day>
    <b:URL>https://tools.ietf.org/html/draft-ietf-6lowpan-btle-00</b:URL>
    <b:YearAccessed>2016</b:YearAccessed>
    <b:MonthAccessed>April</b:MonthAccessed>
    <b:DayAccessed>12</b:DayAccessed>
    <b:RefOrder>1</b:RefOrder>
  </b:Source>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8</b:RefOrder>
  </b:Source>
  <b:Source>
    <b:Tag>11</b:Tag>
    <b:SourceType>InternetSite</b:SourceType>
    <b:Guid>{68362A61-C8E2-4B68-9D6A-325C319BC7FB}</b:Guid>
    <b:Title>MQTT Version 3.1.1</b:Title>
    <b:Year>2014</b:Year>
    <b:Author>
      <b:Author>
        <b:Corporate>OASIS Technical Committee</b:Corporate>
      </b:Author>
      <b:Editor>
        <b:NameList>
          <b:Person>
            <b:Last>Banks </b:Last>
            <b:First>Andrew</b:First>
          </b:Person>
          <b:Person>
            <b:Last>Gupta</b:Last>
            <b:First>Rahul</b:First>
          </b:Person>
        </b:NameList>
      </b:Editor>
    </b:Author>
    <b:InternetSiteTitle>docs.oasis-open.org</b:InternetSiteTitle>
    <b:Month>0ct</b:Month>
    <b:Day>29</b:Day>
    <b:URL>http://docs.oasis-open.org/mqtt/mqtt/v3.1.1/os/mqtt-v3.1.1-os.html</b:URL>
    <b:YearAccessed>2016</b:YearAccessed>
    <b:MonthAccessed>April</b:MonthAccessed>
    <b:DayAccessed>17</b:DayAccessed>
    <b:RefOrder>12</b:RefOrder>
  </b:Source>
  <b:Source>
    <b:Tag>12</b:Tag>
    <b:SourceType>InternetSite</b:SourceType>
    <b:Guid>{D5E155AB-A6F6-49DD-A007-A7A310396C31}</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13</b:RefOrder>
  </b:Source>
  <b:Source>
    <b:Tag>4</b:Tag>
    <b:SourceType>InternetSite</b:SourceType>
    <b:Guid>{8C6D86CE-28CA-4BE8-8D52-B29DC27624DE}</b:Guid>
    <b:Author>
      <b:Author>
        <b:NameList>
          <b:Person>
            <b:Last>Barrett</b:Last>
            <b:First>J.</b:First>
          </b:Person>
        </b:NameList>
      </b:Author>
    </b:Author>
    <b:Title>The Internet of Things</b:Title>
    <b:InternetSiteTitle>tedxtalks.ted.com</b:InternetSiteTitle>
    <b:Year>2012</b:Year>
    <b:Month>Oct</b:Month>
    <b:Day>9</b:Day>
    <b:URL>http://tedxtalks.ted.com/video/The-Internet-of-Things-Dr-John</b:URL>
    <b:YearAccessed>2016</b:YearAccessed>
    <b:MonthAccessed>April</b:MonthAccessed>
    <b:DayAccessed>13</b:DayAccessed>
    <b:RefOrder>4</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7</b:RefOrder>
  </b:Source>
  <b:Source>
    <b:Tag>10</b:Tag>
    <b:SourceType>ConferenceProceedings</b:SourceType>
    <b:Guid>{B3D32090-1ABB-4426-B20E-329F41B09B2E}</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10</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13</b:Tag>
    <b:SourceType>InternetSite</b:SourceType>
    <b:Guid>{A1720D8B-5613-4253-92B9-0641525DDD17}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14</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9</b:RefOrder>
  </b:Source>
  <b:Source>
    <b:Tag>14</b:Tag>
    <b:SourceType>InternetSite</b:SourceType>
    <b:Guid>{1075F110-39A1-4EA0-8D9E-6D9279AE3AF4}</b:Guid>
    <b:Author>
      <b:Author>
        <b:NameList>
          <b:Person>
            <b:Last>Torvmark</b:Last>
            <b:First>K.</b:First>
            <b:Middle>H.</b:Middle>
          </b:Person>
        </b:NameList>
      </b:Author>
    </b:Author>
    <b:Title>Three flavors of Bluetooth: Which one to choose?</b:Title>
    <b:InternetSiteTitle>edn.com</b:InternetSiteTitle>
    <b:Year>2013</b:Year>
    <b:Month>Jan</b:Month>
    <b:Day>29</b:Day>
    <b:URL>http://www.edn.com/Home/PrintView?contentItemId=4405960</b:URL>
    <b:YearAccessed>2016</b:YearAccessed>
    <b:MonthAccessed>April</b:MonthAccessed>
    <b:DayAccessed>17</b:DayAccessed>
    <b:RefOrder>15</b:RefOrder>
  </b:Source>
  <b:Source>
    <b:Tag>15</b:Tag>
    <b:SourceType>InternetSite</b:SourceType>
    <b:Guid>{16F4CD43-6DE6-4719-B025-FB4119F8A82B}</b:Guid>
    <b:Title>Updated Bluetooth® 4.1 Extends the Foundation of Bluetooth Technology for the Internet of Things</b:Title>
    <b:InternetSiteTitle>bluetooth.com</b:InternetSiteTitle>
    <b:Year>2013</b:Year>
    <b:Month>Dec</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16</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16</b:Tag>
    <b:SourceType>InternetSite</b:SourceType>
    <b:Guid>{349DCAE2-35CF-439D-A6EA-46CFE1ABBDF0}</b:Guid>
    <b:Author>
      <b:Author>
        <b:Corporate>SIG</b:Corporate>
      </b:Author>
    </b:Author>
    <b:Title>BLUETOOTH ® CORE SPECIFICATION 4.2 FREQUENTLY ASKED QUESTIONS</b:Title>
    <b:InternetSiteTitle>bluetooth.org</b:InternetSiteTitle>
    <b:Year>2014</b:Year>
    <b:Month>Dec</b:Month>
    <b:URL>https://www.bluetooth.org/ja-jp/Documents/Bluetooth4-2FAQ.pdf),</b:URL>
    <b:YearAccessed>2016</b:YearAccessed>
    <b:MonthAccessed>April</b:MonthAccessed>
    <b:DayAccessed>18</b:DayAccessed>
    <b:RefOrder>17</b:RefOrder>
  </b:Source>
  <b:Source>
    <b:Tag>17</b:Tag>
    <b:SourceType>InternetSite</b:SourceType>
    <b:Guid>{131B6022-F7FB-4497-B614-264D352ACF53}</b:Guid>
    <b:Title>Getting Started with iBeacon</b:Title>
    <b:InternetSiteTitle>developer.apple.com</b:InternetSiteTitle>
    <b:Year>2014</b:Year>
    <b:Month>Jun</b:Month>
    <b:Day>2</b:Day>
    <b:URL>https://developer.apple.com/ibeacon/Getting-Started-with-iBeacon.pdf</b:URL>
    <b:YearAccessed>2016</b:YearAccessed>
    <b:MonthAccessed>April</b:MonthAccessed>
    <b:DayAccessed>18</b:DayAccessed>
    <b:Author>
      <b:Author>
        <b:NameList>
          <b:Person>
            <b:Last>iOS</b:Last>
          </b:Person>
        </b:NameList>
      </b:Author>
    </b:Author>
    <b:RefOrder>18</b:RefOrder>
  </b:Source>
  <b:Source>
    <b:Tag>18</b:Tag>
    <b:SourceType>ArticleInAPeriodical</b:SourceType>
    <b:Guid>{89AFED96-3F2D-45FA-A943-6394CC89AF8E}</b:Guid>
    <b:Author>
      <b:Author>
        <b:Corporate>Gilbert, S., Lynch, N.</b:Corporate>
      </b:Author>
    </b:Author>
    <b:Title>Brewer's conjecture and the feasibility of consistent, available, partition-tolerant web services</b:Title>
    <b:Year>2002</b:Year>
    <b:Month>Jun</b:Month>
    <b:Pages>51-59</b:Pages>
    <b:PeriodicalTitle>ACM SIGACT News</b:PeriodicalTitle>
    <b:Volume>33</b:Volume>
    <b:Issue>2</b:Issue>
    <b:RefOrder>19</b:RefOrder>
  </b:Source>
  <b:Source>
    <b:Tag>19</b:Tag>
    <b:SourceType>InternetSite</b:SourceType>
    <b:Guid>{D957E1CE-D162-454C-A5EC-0AD52243F2B9}</b:Guid>
    <b:Author>
      <b:Author>
        <b:NameList>
          <b:Person>
            <b:Last>Flanders.J</b:Last>
          </b:Person>
        </b:NameList>
      </b:Author>
    </b:Author>
    <b:Title>Service Station - More On REST</b:Title>
    <b:InternetSiteTitle>msdn.microsoft.com</b:InternetSiteTitle>
    <b:Year>2009</b:Year>
    <b:Month>Jul</b:Month>
    <b:URL>https://msdn.microsoft.com/en-us/magazine/dd942839.aspx#id0070007</b:URL>
    <b:YearAccessed>2016</b:YearAccessed>
    <b:MonthAccessed>April</b:MonthAccessed>
    <b:DayAccessed>22</b:DayAccessed>
    <b:RefOrder>11</b:RefOrder>
  </b:Source>
</b:Sources>
</file>

<file path=customXml/itemProps1.xml><?xml version="1.0" encoding="utf-8"?>
<ds:datastoreItem xmlns:ds="http://schemas.openxmlformats.org/officeDocument/2006/customXml" ds:itemID="{80E50E14-2599-4261-99E1-0836CC3CF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7538</TotalTime>
  <Pages>1</Pages>
  <Words>15633</Words>
  <Characters>89110</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790</cp:revision>
  <dcterms:created xsi:type="dcterms:W3CDTF">2016-01-20T19:49:00Z</dcterms:created>
  <dcterms:modified xsi:type="dcterms:W3CDTF">2016-05-09T06:06:00Z</dcterms:modified>
</cp:coreProperties>
</file>