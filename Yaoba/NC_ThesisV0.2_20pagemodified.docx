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88B79F" w14:textId="77777777" w:rsidR="00D51486" w:rsidRPr="00410DE5" w:rsidRDefault="00D51486" w:rsidP="00C57EB0">
      <w:pPr>
        <w:spacing w:after="240" w:line="360" w:lineRule="auto"/>
        <w:jc w:val="center"/>
        <w:rPr>
          <w:rFonts w:cs="Times New Roman"/>
          <w:b/>
          <w:bCs/>
          <w:color w:val="252525"/>
          <w:sz w:val="28"/>
          <w:szCs w:val="28"/>
          <w:shd w:val="clear" w:color="auto" w:fill="FFFFFF"/>
        </w:rPr>
        <w:sectPr w:rsidR="00D51486" w:rsidRPr="00410DE5" w:rsidSect="00752A1F">
          <w:footerReference w:type="default" r:id="rId9"/>
          <w:pgSz w:w="12240" w:h="15840"/>
          <w:pgMar w:top="1440" w:right="1440" w:bottom="1440" w:left="1440" w:header="708" w:footer="708" w:gutter="0"/>
          <w:cols w:space="708"/>
          <w:titlePg/>
          <w:docGrid w:linePitch="360"/>
        </w:sectPr>
      </w:pPr>
    </w:p>
    <w:p w14:paraId="64F90AED" w14:textId="77777777" w:rsidR="00646F7E" w:rsidRDefault="00646F7E" w:rsidP="00D51486">
      <w:pPr>
        <w:spacing w:after="240" w:line="360" w:lineRule="auto"/>
        <w:rPr>
          <w:rFonts w:eastAsia="Times New Roman" w:cs="Times New Roman"/>
          <w:b/>
          <w:bCs/>
          <w:color w:val="252525"/>
          <w:sz w:val="28"/>
          <w:szCs w:val="28"/>
          <w:shd w:val="clear" w:color="auto" w:fill="FFFFFF"/>
        </w:rPr>
      </w:pPr>
    </w:p>
    <w:p w14:paraId="412520D5" w14:textId="77777777" w:rsidR="00D51486" w:rsidRDefault="00D51486" w:rsidP="00D51486">
      <w:pPr>
        <w:spacing w:after="240" w:line="360" w:lineRule="auto"/>
        <w:rPr>
          <w:rFonts w:eastAsia="Times New Roman" w:cs="Times New Roman"/>
          <w:b/>
          <w:bCs/>
          <w:color w:val="252525"/>
          <w:sz w:val="28"/>
          <w:szCs w:val="28"/>
          <w:shd w:val="clear" w:color="auto" w:fill="FFFFFF"/>
        </w:rPr>
      </w:pPr>
    </w:p>
    <w:p w14:paraId="48695316" w14:textId="77777777" w:rsidR="00646F7E" w:rsidRDefault="00D021B6" w:rsidP="00C57EB0">
      <w:pPr>
        <w:spacing w:after="240" w:line="360" w:lineRule="auto"/>
        <w:jc w:val="center"/>
        <w:rPr>
          <w:rFonts w:eastAsia="Times New Roman" w:cs="Times New Roman"/>
          <w:b/>
          <w:bCs/>
          <w:color w:val="252525"/>
          <w:sz w:val="28"/>
          <w:szCs w:val="28"/>
          <w:shd w:val="clear" w:color="auto" w:fill="FFFFFF"/>
        </w:rPr>
      </w:pPr>
      <w:r w:rsidRPr="00D021B6">
        <w:rPr>
          <w:rFonts w:eastAsia="Times New Roman" w:cs="Times New Roman"/>
          <w:b/>
          <w:bCs/>
          <w:color w:val="252525"/>
          <w:sz w:val="28"/>
          <w:szCs w:val="28"/>
          <w:shd w:val="clear" w:color="auto" w:fill="FFFFFF"/>
        </w:rPr>
        <w:t xml:space="preserve">Bluetooth Low Energy Based </w:t>
      </w:r>
      <w:proofErr w:type="spellStart"/>
      <w:r w:rsidRPr="00D021B6">
        <w:rPr>
          <w:rFonts w:eastAsia="Times New Roman" w:cs="Times New Roman"/>
          <w:b/>
          <w:bCs/>
          <w:color w:val="252525"/>
          <w:sz w:val="28"/>
          <w:szCs w:val="28"/>
          <w:shd w:val="clear" w:color="auto" w:fill="FFFFFF"/>
        </w:rPr>
        <w:t>CoAP</w:t>
      </w:r>
      <w:proofErr w:type="spellEnd"/>
      <w:r w:rsidRPr="00D021B6">
        <w:rPr>
          <w:rFonts w:eastAsia="Times New Roman" w:cs="Times New Roman"/>
          <w:b/>
          <w:bCs/>
          <w:color w:val="252525"/>
          <w:sz w:val="28"/>
          <w:szCs w:val="28"/>
          <w:shd w:val="clear" w:color="auto" w:fill="FFFFFF"/>
        </w:rPr>
        <w:t xml:space="preserve"> Communication in </w:t>
      </w:r>
      <w:proofErr w:type="spellStart"/>
      <w:r w:rsidRPr="00D021B6">
        <w:rPr>
          <w:rFonts w:eastAsia="Times New Roman" w:cs="Times New Roman"/>
          <w:b/>
          <w:bCs/>
          <w:color w:val="252525"/>
          <w:sz w:val="28"/>
          <w:szCs w:val="28"/>
          <w:shd w:val="clear" w:color="auto" w:fill="FFFFFF"/>
        </w:rPr>
        <w:t>IoT</w:t>
      </w:r>
      <w:proofErr w:type="spellEnd"/>
    </w:p>
    <w:p w14:paraId="0BA54651" w14:textId="77777777" w:rsidR="006F65B3" w:rsidRPr="003C3C91" w:rsidRDefault="00A87526" w:rsidP="006F65B3">
      <w:pPr>
        <w:pStyle w:val="Caption"/>
        <w:rPr>
          <w:color w:val="000000" w:themeColor="text1"/>
        </w:rPr>
      </w:pPr>
      <w:r>
        <w:rPr>
          <w:color w:val="000000" w:themeColor="text1"/>
        </w:rPr>
        <w:t xml:space="preserve">----- </w:t>
      </w:r>
      <w:proofErr w:type="spellStart"/>
      <w:r>
        <w:rPr>
          <w:color w:val="000000" w:themeColor="text1"/>
        </w:rPr>
        <w:t>CoAPNonIP</w:t>
      </w:r>
      <w:proofErr w:type="spellEnd"/>
      <w:r>
        <w:rPr>
          <w:color w:val="000000" w:themeColor="text1"/>
        </w:rPr>
        <w:t xml:space="preserve">: </w:t>
      </w:r>
      <w:r w:rsidR="006F65B3" w:rsidRPr="003C3C91">
        <w:rPr>
          <w:color w:val="000000" w:themeColor="text1"/>
        </w:rPr>
        <w:t xml:space="preserve">Architecture Grants </w:t>
      </w:r>
      <w:proofErr w:type="spellStart"/>
      <w:r w:rsidR="006F65B3" w:rsidRPr="003C3C91">
        <w:rPr>
          <w:color w:val="000000" w:themeColor="text1"/>
        </w:rPr>
        <w:t>CoAP</w:t>
      </w:r>
      <w:proofErr w:type="spellEnd"/>
      <w:r w:rsidR="006F65B3" w:rsidRPr="003C3C91">
        <w:rPr>
          <w:color w:val="000000" w:themeColor="text1"/>
        </w:rPr>
        <w:t xml:space="preserve"> in Wireless Personal Area Network</w:t>
      </w:r>
    </w:p>
    <w:p w14:paraId="5E87444D" w14:textId="77777777" w:rsidR="00646F7E" w:rsidRDefault="00646F7E" w:rsidP="00C57EB0">
      <w:pPr>
        <w:spacing w:after="240" w:line="360" w:lineRule="auto"/>
        <w:jc w:val="center"/>
        <w:rPr>
          <w:rFonts w:eastAsia="Times New Roman" w:cs="Times New Roman"/>
          <w:b/>
          <w:bCs/>
          <w:color w:val="252525"/>
          <w:sz w:val="28"/>
          <w:szCs w:val="28"/>
          <w:shd w:val="clear" w:color="auto" w:fill="FFFFFF"/>
        </w:rPr>
      </w:pPr>
    </w:p>
    <w:p w14:paraId="065424A1" w14:textId="77777777" w:rsidR="00646F7E" w:rsidRDefault="00646F7E" w:rsidP="00646F7E">
      <w:pPr>
        <w:spacing w:after="240" w:line="360" w:lineRule="auto"/>
        <w:jc w:val="center"/>
        <w:rPr>
          <w:rFonts w:eastAsia="Times New Roman" w:cs="Times New Roman"/>
          <w:b/>
          <w:bCs/>
          <w:color w:val="252525"/>
          <w:sz w:val="28"/>
          <w:szCs w:val="28"/>
          <w:shd w:val="clear" w:color="auto" w:fill="FFFFFF"/>
        </w:rPr>
      </w:pPr>
    </w:p>
    <w:p w14:paraId="650DE21E"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A Thesis Submitted to the</w:t>
      </w:r>
    </w:p>
    <w:p w14:paraId="60A88A7D"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College of Graduate Studies and Research</w:t>
      </w:r>
    </w:p>
    <w:p w14:paraId="3CD5C556" w14:textId="77777777" w:rsidR="00646F7E" w:rsidRPr="00646F7E" w:rsidRDefault="00646F7E" w:rsidP="00646F7E">
      <w:pPr>
        <w:autoSpaceDE w:val="0"/>
        <w:autoSpaceDN w:val="0"/>
        <w:adjustRightInd w:val="0"/>
        <w:spacing w:after="0" w:line="360" w:lineRule="auto"/>
        <w:jc w:val="center"/>
        <w:rPr>
          <w:rFonts w:cs="Times New Roman"/>
          <w:szCs w:val="24"/>
        </w:rPr>
      </w:pPr>
      <w:proofErr w:type="gramStart"/>
      <w:r>
        <w:rPr>
          <w:rFonts w:cs="Times New Roman"/>
          <w:szCs w:val="24"/>
        </w:rPr>
        <w:t>in</w:t>
      </w:r>
      <w:proofErr w:type="gramEnd"/>
      <w:r>
        <w:rPr>
          <w:rFonts w:cs="Times New Roman"/>
          <w:szCs w:val="24"/>
        </w:rPr>
        <w:t xml:space="preserve"> Partial Fulfi</w:t>
      </w:r>
      <w:r w:rsidRPr="00646F7E">
        <w:rPr>
          <w:rFonts w:cs="Times New Roman"/>
          <w:szCs w:val="24"/>
        </w:rPr>
        <w:t>llment of the Requirements</w:t>
      </w:r>
    </w:p>
    <w:p w14:paraId="70004B9B" w14:textId="77777777" w:rsidR="00646F7E" w:rsidRPr="00646F7E" w:rsidRDefault="00646F7E" w:rsidP="00646F7E">
      <w:pPr>
        <w:autoSpaceDE w:val="0"/>
        <w:autoSpaceDN w:val="0"/>
        <w:adjustRightInd w:val="0"/>
        <w:spacing w:after="0" w:line="360" w:lineRule="auto"/>
        <w:jc w:val="center"/>
        <w:rPr>
          <w:rFonts w:cs="Times New Roman"/>
          <w:szCs w:val="24"/>
        </w:rPr>
      </w:pPr>
      <w:proofErr w:type="gramStart"/>
      <w:r w:rsidRPr="00646F7E">
        <w:rPr>
          <w:rFonts w:cs="Times New Roman"/>
          <w:szCs w:val="24"/>
        </w:rPr>
        <w:t>for</w:t>
      </w:r>
      <w:proofErr w:type="gramEnd"/>
      <w:r w:rsidRPr="00646F7E">
        <w:rPr>
          <w:rFonts w:cs="Times New Roman"/>
          <w:szCs w:val="24"/>
        </w:rPr>
        <w:t xml:space="preserve"> the degree of Master of Science</w:t>
      </w:r>
    </w:p>
    <w:p w14:paraId="56617191" w14:textId="77777777" w:rsidR="00646F7E" w:rsidRPr="00646F7E" w:rsidRDefault="00646F7E" w:rsidP="00646F7E">
      <w:pPr>
        <w:autoSpaceDE w:val="0"/>
        <w:autoSpaceDN w:val="0"/>
        <w:adjustRightInd w:val="0"/>
        <w:spacing w:after="0" w:line="360" w:lineRule="auto"/>
        <w:jc w:val="center"/>
        <w:rPr>
          <w:rFonts w:cs="Times New Roman"/>
          <w:szCs w:val="24"/>
        </w:rPr>
      </w:pPr>
      <w:proofErr w:type="gramStart"/>
      <w:r w:rsidRPr="00646F7E">
        <w:rPr>
          <w:rFonts w:cs="Times New Roman"/>
          <w:szCs w:val="24"/>
        </w:rPr>
        <w:t>in</w:t>
      </w:r>
      <w:proofErr w:type="gramEnd"/>
      <w:r w:rsidRPr="00646F7E">
        <w:rPr>
          <w:rFonts w:cs="Times New Roman"/>
          <w:szCs w:val="24"/>
        </w:rPr>
        <w:t xml:space="preserve"> the Department of Computer Science</w:t>
      </w:r>
    </w:p>
    <w:p w14:paraId="734EB60B" w14:textId="77777777"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University of Saskatchewan</w:t>
      </w:r>
    </w:p>
    <w:p w14:paraId="2DAAB331" w14:textId="77777777" w:rsidR="00CC548B" w:rsidRPr="00646F7E" w:rsidRDefault="00646F7E" w:rsidP="00646F7E">
      <w:pPr>
        <w:spacing w:line="360" w:lineRule="auto"/>
        <w:jc w:val="center"/>
        <w:rPr>
          <w:rFonts w:cs="Times New Roman"/>
          <w:color w:val="000000" w:themeColor="text1"/>
          <w:szCs w:val="24"/>
        </w:rPr>
      </w:pPr>
      <w:r w:rsidRPr="00646F7E">
        <w:rPr>
          <w:rFonts w:cs="Times New Roman"/>
          <w:szCs w:val="24"/>
        </w:rPr>
        <w:t>Saskatoon</w:t>
      </w:r>
    </w:p>
    <w:p w14:paraId="08A9278F" w14:textId="77777777" w:rsidR="00CC548B" w:rsidRPr="00F16E77" w:rsidRDefault="00CC548B" w:rsidP="00CC548B">
      <w:pPr>
        <w:rPr>
          <w:color w:val="000000" w:themeColor="text1"/>
        </w:rPr>
      </w:pPr>
    </w:p>
    <w:p w14:paraId="5C5F5ABC" w14:textId="77777777" w:rsidR="00CC548B" w:rsidRDefault="00CC548B" w:rsidP="00CC548B">
      <w:pPr>
        <w:rPr>
          <w:color w:val="000000" w:themeColor="text1"/>
        </w:rPr>
      </w:pPr>
    </w:p>
    <w:p w14:paraId="5128CA91" w14:textId="77777777" w:rsidR="00646F7E" w:rsidRDefault="00646F7E" w:rsidP="00CC548B">
      <w:pPr>
        <w:rPr>
          <w:color w:val="000000" w:themeColor="text1"/>
        </w:rPr>
      </w:pPr>
    </w:p>
    <w:p w14:paraId="24F00893" w14:textId="77777777" w:rsidR="00646F7E" w:rsidRPr="00F16E77" w:rsidRDefault="00646F7E" w:rsidP="00CC548B">
      <w:pPr>
        <w:rPr>
          <w:color w:val="000000" w:themeColor="text1"/>
        </w:rPr>
      </w:pPr>
    </w:p>
    <w:p w14:paraId="2785B876" w14:textId="77777777" w:rsidR="00CC548B" w:rsidRPr="00F16E77" w:rsidRDefault="00CC548B" w:rsidP="00CC548B">
      <w:pPr>
        <w:jc w:val="center"/>
        <w:rPr>
          <w:color w:val="000000" w:themeColor="text1"/>
        </w:rPr>
      </w:pPr>
      <w:proofErr w:type="gramStart"/>
      <w:r w:rsidRPr="00F16E77">
        <w:rPr>
          <w:color w:val="000000" w:themeColor="text1"/>
        </w:rPr>
        <w:t>by</w:t>
      </w:r>
      <w:proofErr w:type="gramEnd"/>
    </w:p>
    <w:p w14:paraId="50023E2A" w14:textId="77777777" w:rsidR="00CC548B" w:rsidRPr="00F16E77" w:rsidRDefault="00646F7E" w:rsidP="00646F7E">
      <w:pPr>
        <w:jc w:val="center"/>
        <w:rPr>
          <w:color w:val="000000" w:themeColor="text1"/>
        </w:rPr>
      </w:pPr>
      <w:r>
        <w:rPr>
          <w:color w:val="000000" w:themeColor="text1"/>
        </w:rPr>
        <w:t>NAN CHEN</w:t>
      </w:r>
    </w:p>
    <w:p w14:paraId="0117AD0D" w14:textId="77777777"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proofErr w:type="gramStart"/>
      <w:r w:rsidR="00646F7E">
        <w:rPr>
          <w:color w:val="000000" w:themeColor="text1"/>
        </w:rPr>
        <w:t>January</w:t>
      </w:r>
      <w:r w:rsidRPr="00F16E77">
        <w:rPr>
          <w:color w:val="000000" w:themeColor="text1"/>
        </w:rPr>
        <w:t>,</w:t>
      </w:r>
      <w:proofErr w:type="gramEnd"/>
      <w:r w:rsidRPr="00F16E77">
        <w:rPr>
          <w:color w:val="000000" w:themeColor="text1"/>
        </w:rPr>
        <w:t xml:space="preserve"> </w:t>
      </w:r>
      <w:r w:rsidR="00646F7E">
        <w:rPr>
          <w:color w:val="000000" w:themeColor="text1"/>
        </w:rPr>
        <w:t>2016</w:t>
      </w:r>
      <w:r w:rsidRPr="00F16E77">
        <w:rPr>
          <w:color w:val="000000" w:themeColor="text1"/>
        </w:rPr>
        <w:t>. All rights reserved.</w:t>
      </w:r>
    </w:p>
    <w:p w14:paraId="04566C65" w14:textId="77777777" w:rsidR="00CC548B" w:rsidRDefault="00CC548B" w:rsidP="00C57EB0">
      <w:pPr>
        <w:spacing w:after="240" w:line="360" w:lineRule="auto"/>
        <w:jc w:val="center"/>
        <w:rPr>
          <w:rFonts w:eastAsia="Times New Roman" w:cs="Times New Roman"/>
          <w:sz w:val="28"/>
          <w:szCs w:val="28"/>
        </w:rPr>
      </w:pPr>
    </w:p>
    <w:p w14:paraId="028919AA" w14:textId="77777777" w:rsidR="00752A1F" w:rsidRDefault="00CD0897" w:rsidP="00CD0897">
      <w:pPr>
        <w:spacing w:after="240" w:line="360" w:lineRule="auto"/>
        <w:jc w:val="center"/>
        <w:rPr>
          <w:rFonts w:eastAsia="Times New Roman" w:cs="Times New Roman"/>
          <w:sz w:val="28"/>
          <w:szCs w:val="28"/>
        </w:rPr>
        <w:sectPr w:rsidR="00752A1F" w:rsidSect="00752A1F">
          <w:type w:val="continuous"/>
          <w:pgSz w:w="12240" w:h="15840"/>
          <w:pgMar w:top="1440" w:right="1440" w:bottom="1440" w:left="1440" w:header="567" w:footer="567" w:gutter="0"/>
          <w:pgNumType w:fmt="lowerRoman" w:start="1"/>
          <w:cols w:space="708"/>
          <w:docGrid w:linePitch="360"/>
        </w:sectPr>
      </w:pPr>
      <w:r>
        <w:rPr>
          <w:rFonts w:eastAsia="Times New Roman" w:cs="Times New Roman"/>
          <w:sz w:val="28"/>
          <w:szCs w:val="28"/>
        </w:rPr>
        <w:br w:type="page"/>
      </w:r>
    </w:p>
    <w:p w14:paraId="60AA4BDB" w14:textId="77777777" w:rsidR="00CC548B" w:rsidRDefault="00CC548B" w:rsidP="00CD0897">
      <w:pPr>
        <w:spacing w:after="240" w:line="360" w:lineRule="auto"/>
        <w:rPr>
          <w:rFonts w:eastAsia="Times New Roman" w:cs="Times New Roman"/>
          <w:sz w:val="28"/>
          <w:szCs w:val="28"/>
        </w:rPr>
      </w:pPr>
    </w:p>
    <w:p w14:paraId="002CFADD" w14:textId="77777777" w:rsidR="00CC548B" w:rsidRDefault="00CC548B" w:rsidP="00C57EB0">
      <w:pPr>
        <w:spacing w:after="240" w:line="360" w:lineRule="auto"/>
        <w:jc w:val="center"/>
        <w:rPr>
          <w:rFonts w:eastAsia="Times New Roman" w:cs="Times New Roman"/>
          <w:sz w:val="28"/>
          <w:szCs w:val="28"/>
        </w:rPr>
      </w:pPr>
    </w:p>
    <w:p w14:paraId="58A0B152" w14:textId="77777777" w:rsidR="002D4F04" w:rsidRPr="002D4F04" w:rsidRDefault="004148E2" w:rsidP="00E65330">
      <w:pPr>
        <w:pStyle w:val="OtherTitle"/>
      </w:pPr>
      <w:bookmarkStart w:id="0" w:name="_Toc449949693"/>
      <w:r w:rsidRPr="002D4F04">
        <w:t>PERMISSION TO USE</w:t>
      </w:r>
      <w:bookmarkEnd w:id="0"/>
    </w:p>
    <w:p w14:paraId="27BF8A1B" w14:textId="77777777"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In presenting this thesis in partial fulfi</w:t>
      </w:r>
      <w:r w:rsidR="009C0643">
        <w:rPr>
          <w:rFonts w:cs="Times New Roman"/>
          <w:szCs w:val="24"/>
        </w:rPr>
        <w:t>l</w:t>
      </w:r>
      <w:r w:rsidRPr="004A1447">
        <w:rPr>
          <w:rFonts w:cs="Times New Roman"/>
          <w:szCs w:val="24"/>
        </w:rPr>
        <w:t>lment of the requirements for a Postgraduate degree from the</w:t>
      </w:r>
      <w:r w:rsidR="004A1447">
        <w:rPr>
          <w:rFonts w:cs="Times New Roman"/>
          <w:szCs w:val="24"/>
        </w:rPr>
        <w:t xml:space="preserve"> </w:t>
      </w:r>
      <w:r w:rsidRPr="004A1447">
        <w:rPr>
          <w:rFonts w:cs="Times New Roman"/>
          <w:szCs w:val="24"/>
        </w:rPr>
        <w:t>University of Saskatchewan, I agree that the Libraries of this University may make it freely available for</w:t>
      </w:r>
      <w:r w:rsidR="004A1447">
        <w:rPr>
          <w:rFonts w:cs="Times New Roman"/>
          <w:szCs w:val="24"/>
        </w:rPr>
        <w:t xml:space="preserve"> </w:t>
      </w:r>
      <w:r w:rsidRPr="004A1447">
        <w:rPr>
          <w:rFonts w:cs="Times New Roman"/>
          <w:szCs w:val="24"/>
        </w:rPr>
        <w:t>inspection. I further agree that permission for copying of this thesis in any manner, in whole or in part, for</w:t>
      </w:r>
      <w:r w:rsidR="004A1447">
        <w:rPr>
          <w:rFonts w:cs="Times New Roman"/>
          <w:szCs w:val="24"/>
        </w:rPr>
        <w:t xml:space="preserve"> </w:t>
      </w:r>
      <w:r w:rsidRPr="004A1447">
        <w:rPr>
          <w:rFonts w:cs="Times New Roman"/>
          <w:szCs w:val="24"/>
        </w:rPr>
        <w:t>scholarly purposes may be granted by the professor or professors who supervised my thesis work or, in their</w:t>
      </w:r>
      <w:r w:rsidR="004A1447">
        <w:rPr>
          <w:rFonts w:cs="Times New Roman"/>
          <w:szCs w:val="24"/>
        </w:rPr>
        <w:t xml:space="preserve"> </w:t>
      </w:r>
      <w:r w:rsidRPr="004A1447">
        <w:rPr>
          <w:rFonts w:cs="Times New Roman"/>
          <w:szCs w:val="24"/>
        </w:rPr>
        <w:t>absence, by the Head of the Department or the Dean of the College in which my thesis work was done. It is</w:t>
      </w:r>
      <w:r w:rsidR="004A1447">
        <w:rPr>
          <w:rFonts w:cs="Times New Roman"/>
          <w:szCs w:val="24"/>
        </w:rPr>
        <w:t xml:space="preserve"> </w:t>
      </w:r>
      <w:r w:rsidRPr="004A1447">
        <w:rPr>
          <w:rFonts w:cs="Times New Roman"/>
          <w:szCs w:val="24"/>
        </w:rPr>
        <w:t>understood that any copying or publication or use of this thesis or parts thereof for financial gain shall not</w:t>
      </w:r>
      <w:r w:rsidR="004A1447">
        <w:rPr>
          <w:rFonts w:cs="Times New Roman"/>
          <w:szCs w:val="24"/>
        </w:rPr>
        <w:t xml:space="preserve"> </w:t>
      </w:r>
      <w:r w:rsidRPr="004A1447">
        <w:rPr>
          <w:rFonts w:cs="Times New Roman"/>
          <w:szCs w:val="24"/>
        </w:rPr>
        <w:t>be allowed without my written permission. It is also understood that due recognition shall be given to me</w:t>
      </w:r>
      <w:r w:rsidR="004A1447">
        <w:rPr>
          <w:rFonts w:cs="Times New Roman"/>
          <w:szCs w:val="24"/>
        </w:rPr>
        <w:t xml:space="preserve"> </w:t>
      </w:r>
      <w:r w:rsidRPr="004A1447">
        <w:rPr>
          <w:rFonts w:cs="Times New Roman"/>
          <w:szCs w:val="24"/>
        </w:rPr>
        <w:t>and to the University of Saskatchewan in any scholarly use which may be made of any material in my thesis.</w:t>
      </w:r>
      <w:r w:rsidR="004A1447">
        <w:rPr>
          <w:rFonts w:cs="Times New Roman"/>
          <w:szCs w:val="24"/>
        </w:rPr>
        <w:t xml:space="preserve"> </w:t>
      </w:r>
      <w:r w:rsidRPr="004A1447">
        <w:rPr>
          <w:rFonts w:cs="Times New Roman"/>
          <w:szCs w:val="24"/>
        </w:rPr>
        <w:t>Requests for permission to copy or to make other use of material in this thesis in whole or part should</w:t>
      </w:r>
    </w:p>
    <w:p w14:paraId="7A220493" w14:textId="77777777" w:rsidR="002D4F04" w:rsidRPr="004A1447" w:rsidRDefault="002D4F04" w:rsidP="004A1447">
      <w:pPr>
        <w:autoSpaceDE w:val="0"/>
        <w:autoSpaceDN w:val="0"/>
        <w:adjustRightInd w:val="0"/>
        <w:spacing w:after="0" w:line="360" w:lineRule="auto"/>
        <w:rPr>
          <w:rFonts w:cs="Times New Roman"/>
          <w:szCs w:val="24"/>
        </w:rPr>
      </w:pPr>
      <w:proofErr w:type="gramStart"/>
      <w:r w:rsidRPr="004A1447">
        <w:rPr>
          <w:rFonts w:cs="Times New Roman"/>
          <w:szCs w:val="24"/>
        </w:rPr>
        <w:t>be</w:t>
      </w:r>
      <w:proofErr w:type="gramEnd"/>
      <w:r w:rsidRPr="004A1447">
        <w:rPr>
          <w:rFonts w:cs="Times New Roman"/>
          <w:szCs w:val="24"/>
        </w:rPr>
        <w:t xml:space="preserve"> addressed to:</w:t>
      </w:r>
    </w:p>
    <w:p w14:paraId="06166248" w14:textId="77777777" w:rsidR="002D4F04" w:rsidRPr="004A1447" w:rsidRDefault="002D4F04" w:rsidP="004A1447">
      <w:pPr>
        <w:autoSpaceDE w:val="0"/>
        <w:autoSpaceDN w:val="0"/>
        <w:adjustRightInd w:val="0"/>
        <w:spacing w:after="0" w:line="360" w:lineRule="auto"/>
        <w:rPr>
          <w:rFonts w:cs="Times New Roman"/>
          <w:szCs w:val="24"/>
        </w:rPr>
      </w:pPr>
    </w:p>
    <w:p w14:paraId="23C526C5" w14:textId="77777777"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Head of the Department of Computer Science</w:t>
      </w:r>
    </w:p>
    <w:p w14:paraId="5D6D1966" w14:textId="77777777"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176 Thorvaldsen Building</w:t>
      </w:r>
    </w:p>
    <w:p w14:paraId="3D7442FC" w14:textId="77777777"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110 Science Place</w:t>
      </w:r>
    </w:p>
    <w:p w14:paraId="303A8AB9" w14:textId="77777777"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University of Saskatchewan</w:t>
      </w:r>
    </w:p>
    <w:p w14:paraId="50E8B87E" w14:textId="77777777"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Saskatoon, Saskatchewan</w:t>
      </w:r>
    </w:p>
    <w:p w14:paraId="0AFA9916" w14:textId="77777777" w:rsidR="002D4F04" w:rsidRPr="004A1447" w:rsidRDefault="002D4F04" w:rsidP="004A1447">
      <w:pPr>
        <w:autoSpaceDE w:val="0"/>
        <w:autoSpaceDN w:val="0"/>
        <w:adjustRightInd w:val="0"/>
        <w:spacing w:after="0" w:line="360" w:lineRule="auto"/>
        <w:rPr>
          <w:rFonts w:cs="Times New Roman"/>
          <w:szCs w:val="24"/>
        </w:rPr>
      </w:pPr>
      <w:r w:rsidRPr="004A1447">
        <w:rPr>
          <w:rFonts w:cs="Times New Roman"/>
          <w:szCs w:val="24"/>
        </w:rPr>
        <w:t>Canada</w:t>
      </w:r>
    </w:p>
    <w:p w14:paraId="4ACF9644" w14:textId="77777777" w:rsidR="00CC548B" w:rsidRPr="004A1447" w:rsidRDefault="002D4F04" w:rsidP="004A1447">
      <w:pPr>
        <w:spacing w:after="240" w:line="360" w:lineRule="auto"/>
        <w:rPr>
          <w:rFonts w:eastAsia="Times New Roman" w:cs="Times New Roman"/>
          <w:b/>
          <w:szCs w:val="24"/>
        </w:rPr>
      </w:pPr>
      <w:r w:rsidRPr="004A1447">
        <w:rPr>
          <w:rFonts w:cs="Times New Roman"/>
          <w:szCs w:val="24"/>
        </w:rPr>
        <w:t>S7N 5C9</w:t>
      </w:r>
    </w:p>
    <w:p w14:paraId="18C48E2A" w14:textId="77777777" w:rsidR="00CC548B" w:rsidRDefault="00CC548B" w:rsidP="00C57EB0">
      <w:pPr>
        <w:spacing w:after="240" w:line="360" w:lineRule="auto"/>
        <w:jc w:val="center"/>
        <w:rPr>
          <w:rFonts w:eastAsia="Times New Roman" w:cs="Times New Roman"/>
          <w:sz w:val="28"/>
          <w:szCs w:val="28"/>
        </w:rPr>
      </w:pPr>
    </w:p>
    <w:p w14:paraId="478EA478" w14:textId="77777777" w:rsidR="002D4F04" w:rsidRDefault="002D4F04" w:rsidP="00C57EB0">
      <w:pPr>
        <w:spacing w:after="0" w:line="360" w:lineRule="auto"/>
        <w:rPr>
          <w:rFonts w:eastAsia="Times New Roman" w:cs="Times New Roman"/>
          <w:szCs w:val="24"/>
        </w:rPr>
      </w:pPr>
    </w:p>
    <w:p w14:paraId="464866CF" w14:textId="77777777" w:rsidR="002D4F04" w:rsidRDefault="002D4F04" w:rsidP="00C57EB0">
      <w:pPr>
        <w:spacing w:after="0" w:line="360" w:lineRule="auto"/>
        <w:rPr>
          <w:rFonts w:eastAsia="Times New Roman" w:cs="Times New Roman"/>
          <w:szCs w:val="24"/>
        </w:rPr>
      </w:pPr>
    </w:p>
    <w:p w14:paraId="629CFD85" w14:textId="77777777" w:rsidR="002D4F04" w:rsidRDefault="002D4F04" w:rsidP="00C57EB0">
      <w:pPr>
        <w:spacing w:after="0" w:line="360" w:lineRule="auto"/>
        <w:rPr>
          <w:rFonts w:eastAsia="Times New Roman" w:cs="Times New Roman"/>
          <w:szCs w:val="24"/>
        </w:rPr>
      </w:pPr>
    </w:p>
    <w:p w14:paraId="3BB6CDDB" w14:textId="77777777" w:rsidR="002D4F04" w:rsidRDefault="004148E2" w:rsidP="00E65330">
      <w:pPr>
        <w:pStyle w:val="OtherTitle"/>
      </w:pPr>
      <w:bookmarkStart w:id="1" w:name="_Toc449949694"/>
      <w:r w:rsidRPr="002D4F04">
        <w:lastRenderedPageBreak/>
        <w:t>ABSTRACT</w:t>
      </w:r>
      <w:bookmarkEnd w:id="1"/>
    </w:p>
    <w:p w14:paraId="6F040BAB" w14:textId="77777777" w:rsidR="00AE493D" w:rsidRDefault="00AE493D" w:rsidP="00AE493D">
      <w:pPr>
        <w:spacing w:line="360" w:lineRule="auto"/>
      </w:pPr>
      <w:r>
        <w:t>In recent years, the development of smart devices has brought the Internet of things (</w:t>
      </w:r>
      <w:proofErr w:type="spellStart"/>
      <w:r>
        <w:t>IoT</w:t>
      </w:r>
      <w:proofErr w:type="spellEnd"/>
      <w:r>
        <w:t xml:space="preserve">) become a popular topic. In </w:t>
      </w:r>
      <w:proofErr w:type="spellStart"/>
      <w:r>
        <w:t>IoT</w:t>
      </w:r>
      <w:proofErr w:type="spellEnd"/>
      <w:r>
        <w:t>, the Constrained Application Protocol (</w:t>
      </w:r>
      <w:proofErr w:type="spellStart"/>
      <w:r>
        <w:t>CoAP</w:t>
      </w:r>
      <w:proofErr w:type="spellEnd"/>
      <w:r>
        <w:t xml:space="preserve">) is a well-known protocol used in constrained nodes and constrained networks. </w:t>
      </w:r>
      <w:proofErr w:type="spellStart"/>
      <w:r>
        <w:t>CoAP</w:t>
      </w:r>
      <w:proofErr w:type="spellEnd"/>
      <w:r>
        <w:t xml:space="preserve"> aims to work in an IP-based network where a socket is available. However, there are many constrained devices using different scenario to transfer data. For example, in Bluetooth Low Energy (BLE) device use MAC address as an identifier and use Generic Attribute Profile (GATT) to transfer data. Therefore, how to overcome those barriers of communication technologies to support </w:t>
      </w:r>
      <w:proofErr w:type="spellStart"/>
      <w:r>
        <w:t>CoAP</w:t>
      </w:r>
      <w:proofErr w:type="spellEnd"/>
      <w:r>
        <w:t xml:space="preserve"> is a meaningful research field. </w:t>
      </w:r>
    </w:p>
    <w:p w14:paraId="09409968" w14:textId="77777777" w:rsidR="00AE493D" w:rsidRDefault="00A85DDF" w:rsidP="00AE493D">
      <w:pPr>
        <w:spacing w:line="360" w:lineRule="auto"/>
      </w:pPr>
      <w:r>
        <w:t>T</w:t>
      </w:r>
      <w:r w:rsidR="00AE493D">
        <w:t xml:space="preserve">here are several approaches to overcome those barriers. For example, a new hardware component can be added to make those device support TCP/IP protocol stacks. Then those devices can easily implement </w:t>
      </w:r>
      <w:proofErr w:type="spellStart"/>
      <w:r w:rsidR="00AE493D">
        <w:t>CoAP</w:t>
      </w:r>
      <w:proofErr w:type="spellEnd"/>
      <w:r w:rsidR="00AE493D">
        <w:t xml:space="preserve">. On the other hand, </w:t>
      </w:r>
      <w:proofErr w:type="gramStart"/>
      <w:r w:rsidR="00AE493D">
        <w:t>an application</w:t>
      </w:r>
      <w:proofErr w:type="gramEnd"/>
      <w:r w:rsidR="00AE493D">
        <w:t xml:space="preserve"> layer architecture can be added upon existing communication technologies to support </w:t>
      </w:r>
      <w:proofErr w:type="spellStart"/>
      <w:r w:rsidR="00AE493D">
        <w:t>CoAP</w:t>
      </w:r>
      <w:proofErr w:type="spellEnd"/>
      <w:r w:rsidR="00AE493D">
        <w:t xml:space="preserve">. Considering </w:t>
      </w:r>
      <w:proofErr w:type="gramStart"/>
      <w:r w:rsidR="00AE493D">
        <w:t>to minimize</w:t>
      </w:r>
      <w:proofErr w:type="gramEnd"/>
      <w:r w:rsidR="00AE493D">
        <w:t xml:space="preserve"> </w:t>
      </w:r>
      <w:r w:rsidR="00531A78">
        <w:t xml:space="preserve">the </w:t>
      </w:r>
      <w:r w:rsidR="00AE493D">
        <w:t xml:space="preserve">changes </w:t>
      </w:r>
      <w:r w:rsidR="00074B29">
        <w:t>of</w:t>
      </w:r>
      <w:r w:rsidR="00AE493D">
        <w:t xml:space="preserve"> underlying communication infrastructure, the second approach can achieve the goal with less cost.</w:t>
      </w:r>
    </w:p>
    <w:p w14:paraId="0E49EF0B" w14:textId="77777777" w:rsidR="00045E9C" w:rsidRPr="003B1717" w:rsidRDefault="00AE493D" w:rsidP="00AE493D">
      <w:pPr>
        <w:spacing w:line="360" w:lineRule="auto"/>
        <w:rPr>
          <w:rFonts w:cs="Times New Roman"/>
          <w:szCs w:val="24"/>
        </w:rPr>
      </w:pPr>
      <w:r>
        <w:t xml:space="preserve">The objective </w:t>
      </w:r>
      <w:r w:rsidR="006D61E2">
        <w:t xml:space="preserve">of </w:t>
      </w:r>
      <w:r w:rsidR="009665FF">
        <w:t>this</w:t>
      </w:r>
      <w:r w:rsidR="006D61E2">
        <w:t xml:space="preserve"> research is </w:t>
      </w:r>
      <w:r w:rsidR="0038287F">
        <w:t>to propose</w:t>
      </w:r>
      <w:r w:rsidR="006D61E2">
        <w:t xml:space="preserve"> </w:t>
      </w:r>
      <w:proofErr w:type="gramStart"/>
      <w:r w:rsidR="000D60A6">
        <w:t xml:space="preserve">an </w:t>
      </w:r>
      <w:r>
        <w:t>architecture</w:t>
      </w:r>
      <w:proofErr w:type="gramEnd"/>
      <w:r>
        <w:t xml:space="preserve"> </w:t>
      </w:r>
      <w:r w:rsidR="001D49F6">
        <w:t xml:space="preserve">that </w:t>
      </w:r>
      <w:r>
        <w:t>grant</w:t>
      </w:r>
      <w:r w:rsidR="000D4C83">
        <w:t>s</w:t>
      </w:r>
      <w:r>
        <w:t xml:space="preserve"> </w:t>
      </w:r>
      <w:proofErr w:type="spellStart"/>
      <w:r>
        <w:t>CoAP</w:t>
      </w:r>
      <w:proofErr w:type="spellEnd"/>
      <w:r>
        <w:t xml:space="preserve"> in different Non-IP based communication technologies. Meanwhile, th</w:t>
      </w:r>
      <w:r w:rsidR="005E7717">
        <w:t>e research will take Bluetooth Low E</w:t>
      </w:r>
      <w:r>
        <w:t>nergy as an example to explore how to overcome limitations of underline communication technology</w:t>
      </w:r>
      <w:r w:rsidR="008E4224">
        <w:t>.</w:t>
      </w:r>
      <w:r w:rsidR="00D86C6F">
        <w:t xml:space="preserve"> </w:t>
      </w:r>
    </w:p>
    <w:p w14:paraId="45643EAE" w14:textId="77777777" w:rsidR="00D346E4" w:rsidRPr="00D346E4" w:rsidRDefault="00D346E4" w:rsidP="00D346E4"/>
    <w:p w14:paraId="31C57034" w14:textId="77777777" w:rsidR="008E1FF5" w:rsidRPr="008E1FF5" w:rsidRDefault="008E1FF5" w:rsidP="008E1FF5">
      <w:pPr>
        <w:pStyle w:val="Caption"/>
      </w:pPr>
    </w:p>
    <w:p w14:paraId="7E6E504E" w14:textId="77777777" w:rsidR="002D4F04" w:rsidRDefault="002D4F04" w:rsidP="002D4F04">
      <w:pPr>
        <w:spacing w:after="0" w:line="360" w:lineRule="auto"/>
        <w:jc w:val="center"/>
        <w:rPr>
          <w:rFonts w:cs="Times New Roman"/>
          <w:szCs w:val="24"/>
        </w:rPr>
      </w:pPr>
    </w:p>
    <w:p w14:paraId="690BC33C" w14:textId="77777777" w:rsidR="002D4F04" w:rsidRDefault="002D4F04" w:rsidP="002D4F04">
      <w:pPr>
        <w:spacing w:after="0" w:line="360" w:lineRule="auto"/>
        <w:jc w:val="center"/>
        <w:rPr>
          <w:rFonts w:cs="Times New Roman"/>
          <w:szCs w:val="24"/>
        </w:rPr>
      </w:pPr>
    </w:p>
    <w:p w14:paraId="034DBB3A" w14:textId="77777777" w:rsidR="002D4F04" w:rsidRDefault="002D4F04" w:rsidP="002D4F04">
      <w:pPr>
        <w:spacing w:after="0" w:line="360" w:lineRule="auto"/>
        <w:jc w:val="center"/>
        <w:rPr>
          <w:rFonts w:cs="Times New Roman"/>
          <w:szCs w:val="24"/>
        </w:rPr>
      </w:pPr>
    </w:p>
    <w:p w14:paraId="58145F29" w14:textId="77777777" w:rsidR="00E65330" w:rsidRDefault="00E65330" w:rsidP="00E65330">
      <w:pPr>
        <w:pStyle w:val="Caption"/>
      </w:pPr>
    </w:p>
    <w:p w14:paraId="20937F7E" w14:textId="77777777" w:rsidR="00E65330" w:rsidRDefault="00E65330" w:rsidP="00E65330"/>
    <w:p w14:paraId="558EB5DA" w14:textId="77777777" w:rsidR="00E65330" w:rsidRPr="00E65330" w:rsidRDefault="00E65330" w:rsidP="00E65330">
      <w:pPr>
        <w:pStyle w:val="Caption"/>
      </w:pPr>
    </w:p>
    <w:p w14:paraId="5EE3450F" w14:textId="77777777" w:rsidR="002D4F04" w:rsidRDefault="002D4F04" w:rsidP="00FC0EDD">
      <w:pPr>
        <w:spacing w:after="0" w:line="360" w:lineRule="auto"/>
        <w:rPr>
          <w:rFonts w:cs="Times New Roman"/>
          <w:szCs w:val="24"/>
        </w:rPr>
      </w:pPr>
    </w:p>
    <w:p w14:paraId="4FDD3A9F" w14:textId="77777777" w:rsidR="005C7CEC" w:rsidRDefault="004148E2" w:rsidP="00E65330">
      <w:pPr>
        <w:pStyle w:val="OtherTitle"/>
      </w:pPr>
      <w:bookmarkStart w:id="2" w:name="_Toc449949695"/>
      <w:r w:rsidRPr="002D4F04">
        <w:lastRenderedPageBreak/>
        <w:t>ACKNOWLEDGEMENTS</w:t>
      </w:r>
      <w:bookmarkEnd w:id="2"/>
    </w:p>
    <w:p w14:paraId="751ECE5C" w14:textId="77777777" w:rsidR="00E4155A" w:rsidRDefault="00886EE8" w:rsidP="00993FE3">
      <w:pPr>
        <w:spacing w:after="0" w:line="360" w:lineRule="auto"/>
      </w:pPr>
      <w:r>
        <w:rPr>
          <w:rFonts w:hint="eastAsia"/>
        </w:rPr>
        <w:t xml:space="preserve">I would like to express my </w:t>
      </w:r>
      <w:r>
        <w:t>very great appreciation to my supervisor Professor</w:t>
      </w:r>
      <w:r w:rsidR="00303A75">
        <w:t xml:space="preserve"> R</w:t>
      </w:r>
      <w:r w:rsidR="0079596D">
        <w:t>alph Deters. Under his superv</w:t>
      </w:r>
      <w:r w:rsidR="0079596D">
        <w:rPr>
          <w:rFonts w:hint="eastAsia"/>
        </w:rPr>
        <w:t>ision</w:t>
      </w:r>
      <w:r w:rsidR="0079596D">
        <w:t>,</w:t>
      </w:r>
      <w:r w:rsidR="00303A75">
        <w:t xml:space="preserve"> I</w:t>
      </w:r>
      <w:r w:rsidR="0079596D">
        <w:t xml:space="preserve"> have</w:t>
      </w:r>
      <w:r w:rsidR="00430644">
        <w:t xml:space="preserve"> </w:t>
      </w:r>
      <w:r w:rsidR="006F58A9">
        <w:t>gained</w:t>
      </w:r>
      <w:r w:rsidR="00303A75">
        <w:t xml:space="preserve"> </w:t>
      </w:r>
      <w:r w:rsidR="00621037">
        <w:t>great</w:t>
      </w:r>
      <w:r w:rsidR="00303A75">
        <w:t xml:space="preserve"> </w:t>
      </w:r>
      <w:r w:rsidR="007C1743">
        <w:t>skills in the past two years.</w:t>
      </w:r>
      <w:r w:rsidR="00621037">
        <w:t xml:space="preserve"> </w:t>
      </w:r>
      <w:r w:rsidR="003A562A">
        <w:t xml:space="preserve">The past two years </w:t>
      </w:r>
      <w:r w:rsidR="00775716">
        <w:t>was</w:t>
      </w:r>
      <w:r w:rsidR="003A562A">
        <w:t xml:space="preserve"> a wonderful and </w:t>
      </w:r>
      <w:r w:rsidR="00505AAC" w:rsidRPr="00505AAC">
        <w:t xml:space="preserve">memorable </w:t>
      </w:r>
      <w:r w:rsidR="003A562A">
        <w:t>journey</w:t>
      </w:r>
      <w:r w:rsidR="00157CC3">
        <w:t xml:space="preserve"> of my life</w:t>
      </w:r>
      <w:r w:rsidR="003A562A">
        <w:t xml:space="preserve">. </w:t>
      </w:r>
      <w:r w:rsidR="00687EEA">
        <w:t xml:space="preserve">Under Professor Ralph </w:t>
      </w:r>
      <w:proofErr w:type="spellStart"/>
      <w:r w:rsidR="00687EEA">
        <w:t>Deters</w:t>
      </w:r>
      <w:r w:rsidR="006F64EA">
        <w:t>’s</w:t>
      </w:r>
      <w:proofErr w:type="spellEnd"/>
      <w:r w:rsidR="00687EEA">
        <w:t xml:space="preserve"> guide, I not only achieved marks in academic but also increase skills in programming.</w:t>
      </w:r>
    </w:p>
    <w:p w14:paraId="39DF8F24" w14:textId="77777777" w:rsidR="00993FE3" w:rsidRPr="00993FE3" w:rsidRDefault="00993FE3" w:rsidP="00993FE3">
      <w:pPr>
        <w:pStyle w:val="Caption"/>
      </w:pPr>
    </w:p>
    <w:p w14:paraId="50832B53" w14:textId="77777777" w:rsidR="00BC0DF6" w:rsidRDefault="00BC0DF6" w:rsidP="00AD7F09">
      <w:pPr>
        <w:spacing w:line="360" w:lineRule="auto"/>
      </w:pPr>
      <w:r w:rsidRPr="00BC0DF6">
        <w:t xml:space="preserve">I would also like to extend my thanks to </w:t>
      </w:r>
      <w:r>
        <w:t>all colleagues in MADMAC lab</w:t>
      </w:r>
      <w:r w:rsidR="00A95A24">
        <w:t xml:space="preserve">. </w:t>
      </w:r>
      <w:r w:rsidR="00E4155A">
        <w:t>Their support helped me to work through the tough time at the first year and grant</w:t>
      </w:r>
      <w:r w:rsidR="00E7460C">
        <w:t>ed</w:t>
      </w:r>
      <w:r w:rsidR="00E4155A">
        <w:t xml:space="preserve"> me confidence to overcome problems. </w:t>
      </w:r>
    </w:p>
    <w:p w14:paraId="5321E16C" w14:textId="77777777" w:rsidR="00993FE3" w:rsidRPr="00993FE3" w:rsidRDefault="00993FE3" w:rsidP="00993FE3">
      <w:pPr>
        <w:pStyle w:val="Caption"/>
      </w:pPr>
    </w:p>
    <w:p w14:paraId="55D1D702" w14:textId="77777777" w:rsidR="00583877" w:rsidRPr="00583877" w:rsidRDefault="0068112A" w:rsidP="00AD7F09">
      <w:pPr>
        <w:spacing w:line="360" w:lineRule="auto"/>
      </w:pPr>
      <w:r>
        <w:t xml:space="preserve">At last, </w:t>
      </w:r>
      <w:r w:rsidR="00583877">
        <w:t xml:space="preserve">I </w:t>
      </w:r>
      <w:r w:rsidR="00C01538">
        <w:t>want</w:t>
      </w:r>
      <w:r>
        <w:t xml:space="preserve"> to thank</w:t>
      </w:r>
      <w:r w:rsidR="00583877">
        <w:t xml:space="preserve"> the support of my parents and family members. </w:t>
      </w:r>
      <w:r w:rsidR="006D672E">
        <w:t>Without their support</w:t>
      </w:r>
      <w:r w:rsidR="004769E7">
        <w:t>,</w:t>
      </w:r>
      <w:r w:rsidR="006D672E">
        <w:t xml:space="preserve"> I </w:t>
      </w:r>
      <w:proofErr w:type="gramStart"/>
      <w:r w:rsidR="006D672E">
        <w:t>can not</w:t>
      </w:r>
      <w:proofErr w:type="gramEnd"/>
      <w:r w:rsidR="006D672E">
        <w:t xml:space="preserve"> </w:t>
      </w:r>
      <w:r w:rsidR="008C6AF7">
        <w:t xml:space="preserve">study and work </w:t>
      </w:r>
      <w:r w:rsidR="00993FE3">
        <w:rPr>
          <w:rFonts w:hint="eastAsia"/>
        </w:rPr>
        <w:t>smoothly</w:t>
      </w:r>
      <w:r w:rsidR="00993FE3">
        <w:t xml:space="preserve"> </w:t>
      </w:r>
      <w:r w:rsidR="008C6AF7">
        <w:t>in the past two years.</w:t>
      </w:r>
    </w:p>
    <w:p w14:paraId="6E323B58" w14:textId="77777777" w:rsidR="002D4F04" w:rsidRDefault="002D4F04" w:rsidP="002D4F04">
      <w:pPr>
        <w:spacing w:after="0" w:line="360" w:lineRule="auto"/>
        <w:jc w:val="center"/>
        <w:rPr>
          <w:rFonts w:eastAsia="Times New Roman" w:cs="Times New Roman"/>
          <w:szCs w:val="24"/>
        </w:rPr>
      </w:pPr>
    </w:p>
    <w:p w14:paraId="181B9416" w14:textId="77777777" w:rsidR="002D4F04" w:rsidRDefault="002D4F04" w:rsidP="002D4F04">
      <w:pPr>
        <w:spacing w:after="0" w:line="360" w:lineRule="auto"/>
        <w:jc w:val="center"/>
        <w:rPr>
          <w:rFonts w:eastAsia="Times New Roman" w:cs="Times New Roman"/>
          <w:szCs w:val="24"/>
        </w:rPr>
      </w:pPr>
    </w:p>
    <w:p w14:paraId="750CBFDE" w14:textId="77777777" w:rsidR="002D4F04" w:rsidRDefault="002D4F04" w:rsidP="002D4F04">
      <w:pPr>
        <w:spacing w:after="0" w:line="360" w:lineRule="auto"/>
        <w:jc w:val="center"/>
        <w:rPr>
          <w:rFonts w:eastAsia="Times New Roman" w:cs="Times New Roman"/>
          <w:szCs w:val="24"/>
        </w:rPr>
      </w:pPr>
    </w:p>
    <w:p w14:paraId="0529AA7A" w14:textId="77777777" w:rsidR="002D4F04" w:rsidRDefault="002D4F04" w:rsidP="002D4F04">
      <w:pPr>
        <w:spacing w:after="0" w:line="360" w:lineRule="auto"/>
        <w:jc w:val="center"/>
        <w:rPr>
          <w:rFonts w:eastAsia="Times New Roman" w:cs="Times New Roman"/>
          <w:szCs w:val="24"/>
        </w:rPr>
      </w:pPr>
    </w:p>
    <w:p w14:paraId="2A7DC37E" w14:textId="77777777" w:rsidR="002D4F04" w:rsidRDefault="002D4F04" w:rsidP="002D4F04">
      <w:pPr>
        <w:spacing w:after="0" w:line="360" w:lineRule="auto"/>
        <w:jc w:val="center"/>
        <w:rPr>
          <w:rFonts w:eastAsia="Times New Roman" w:cs="Times New Roman"/>
          <w:szCs w:val="24"/>
        </w:rPr>
      </w:pPr>
    </w:p>
    <w:p w14:paraId="35C182F4" w14:textId="77777777" w:rsidR="002D4F04" w:rsidRDefault="002D4F04" w:rsidP="002D4F04">
      <w:pPr>
        <w:spacing w:after="0" w:line="360" w:lineRule="auto"/>
        <w:jc w:val="center"/>
        <w:rPr>
          <w:rFonts w:eastAsia="Times New Roman" w:cs="Times New Roman"/>
          <w:szCs w:val="24"/>
        </w:rPr>
      </w:pPr>
    </w:p>
    <w:p w14:paraId="5BC99DBC" w14:textId="77777777" w:rsidR="002D4F04" w:rsidRDefault="002D4F04" w:rsidP="002D4F04">
      <w:pPr>
        <w:spacing w:after="0" w:line="360" w:lineRule="auto"/>
        <w:jc w:val="center"/>
        <w:rPr>
          <w:rFonts w:eastAsia="Times New Roman" w:cs="Times New Roman"/>
          <w:szCs w:val="24"/>
        </w:rPr>
      </w:pPr>
    </w:p>
    <w:p w14:paraId="60B51FFE" w14:textId="77777777" w:rsidR="002D4F04" w:rsidRDefault="002D4F04" w:rsidP="002D4F04">
      <w:pPr>
        <w:spacing w:after="0" w:line="360" w:lineRule="auto"/>
        <w:jc w:val="center"/>
        <w:rPr>
          <w:rFonts w:eastAsia="Times New Roman" w:cs="Times New Roman"/>
          <w:szCs w:val="24"/>
        </w:rPr>
      </w:pPr>
    </w:p>
    <w:p w14:paraId="1F99464A" w14:textId="77777777" w:rsidR="002D4F04" w:rsidRDefault="002D4F04" w:rsidP="002D4F04">
      <w:pPr>
        <w:spacing w:after="0" w:line="360" w:lineRule="auto"/>
        <w:jc w:val="center"/>
        <w:rPr>
          <w:rFonts w:eastAsia="Times New Roman" w:cs="Times New Roman"/>
          <w:szCs w:val="24"/>
        </w:rPr>
      </w:pPr>
    </w:p>
    <w:p w14:paraId="562A57C1" w14:textId="77777777" w:rsidR="002D4F04" w:rsidRDefault="002D4F04" w:rsidP="002D4F04">
      <w:pPr>
        <w:spacing w:after="0" w:line="360" w:lineRule="auto"/>
        <w:jc w:val="center"/>
        <w:rPr>
          <w:rFonts w:eastAsia="Times New Roman" w:cs="Times New Roman"/>
          <w:szCs w:val="24"/>
        </w:rPr>
      </w:pPr>
    </w:p>
    <w:p w14:paraId="31755CE8" w14:textId="77777777" w:rsidR="002D4F04" w:rsidRDefault="002D4F04" w:rsidP="002D4F04">
      <w:pPr>
        <w:spacing w:after="0" w:line="360" w:lineRule="auto"/>
        <w:jc w:val="center"/>
        <w:rPr>
          <w:rFonts w:eastAsia="Times New Roman" w:cs="Times New Roman"/>
          <w:szCs w:val="24"/>
        </w:rPr>
      </w:pPr>
    </w:p>
    <w:p w14:paraId="7E7A094B" w14:textId="77777777" w:rsidR="002D4F04" w:rsidRDefault="002D4F04" w:rsidP="002D4F04">
      <w:pPr>
        <w:spacing w:after="0" w:line="360" w:lineRule="auto"/>
        <w:jc w:val="center"/>
        <w:rPr>
          <w:rFonts w:eastAsia="Times New Roman" w:cs="Times New Roman"/>
          <w:szCs w:val="24"/>
        </w:rPr>
      </w:pPr>
    </w:p>
    <w:p w14:paraId="2AC37A5C" w14:textId="77777777" w:rsidR="002D4F04" w:rsidRDefault="002D4F04" w:rsidP="002D4F04">
      <w:pPr>
        <w:spacing w:after="0" w:line="360" w:lineRule="auto"/>
        <w:jc w:val="center"/>
        <w:rPr>
          <w:rFonts w:eastAsia="Times New Roman" w:cs="Times New Roman"/>
          <w:szCs w:val="24"/>
        </w:rPr>
      </w:pPr>
    </w:p>
    <w:p w14:paraId="2839D57E" w14:textId="77777777" w:rsidR="002D4F04" w:rsidRDefault="002D4F04" w:rsidP="002D4F04">
      <w:pPr>
        <w:spacing w:after="0" w:line="360" w:lineRule="auto"/>
        <w:jc w:val="center"/>
        <w:rPr>
          <w:rFonts w:eastAsia="Times New Roman" w:cs="Times New Roman"/>
          <w:szCs w:val="24"/>
        </w:rPr>
      </w:pPr>
    </w:p>
    <w:p w14:paraId="4DC013D8" w14:textId="77777777" w:rsidR="00D51486" w:rsidRDefault="00D51486" w:rsidP="00D346E4">
      <w:pPr>
        <w:spacing w:after="0" w:line="360" w:lineRule="auto"/>
        <w:rPr>
          <w:rFonts w:eastAsia="Times New Roman" w:cs="Times New Roman"/>
          <w:szCs w:val="24"/>
        </w:rPr>
        <w:sectPr w:rsidR="00D51486" w:rsidSect="00752A1F">
          <w:pgSz w:w="12240" w:h="15840"/>
          <w:pgMar w:top="1440" w:right="1440" w:bottom="1440" w:left="1440" w:header="567" w:footer="567" w:gutter="0"/>
          <w:pgNumType w:fmt="lowerRoman" w:start="1"/>
          <w:cols w:space="708"/>
          <w:docGrid w:linePitch="360"/>
        </w:sectPr>
      </w:pPr>
    </w:p>
    <w:p w14:paraId="5CC633D6" w14:textId="77777777" w:rsidR="00752A1F" w:rsidRDefault="00752A1F" w:rsidP="00815F1C">
      <w:pPr>
        <w:spacing w:after="0" w:line="360" w:lineRule="auto"/>
        <w:rPr>
          <w:rFonts w:eastAsia="Times New Roman" w:cs="Times New Roman"/>
          <w:szCs w:val="24"/>
        </w:rPr>
      </w:pPr>
    </w:p>
    <w:p w14:paraId="3ABF87F0" w14:textId="77777777" w:rsidR="00E65330" w:rsidRDefault="00E65330" w:rsidP="00E65330">
      <w:pPr>
        <w:pStyle w:val="Caption"/>
      </w:pPr>
    </w:p>
    <w:p w14:paraId="60CECAF1" w14:textId="77777777" w:rsidR="00E65330" w:rsidRPr="00E65330" w:rsidRDefault="00E65330" w:rsidP="00E65330">
      <w:pPr>
        <w:sectPr w:rsidR="00E65330" w:rsidRPr="00E65330" w:rsidSect="00752A1F">
          <w:type w:val="continuous"/>
          <w:pgSz w:w="12240" w:h="15840"/>
          <w:pgMar w:top="1440" w:right="1440" w:bottom="1440" w:left="1440" w:header="708" w:footer="708" w:gutter="0"/>
          <w:pgNumType w:fmt="lowerRoman"/>
          <w:cols w:space="708"/>
          <w:docGrid w:linePitch="360"/>
        </w:sectPr>
      </w:pPr>
    </w:p>
    <w:p w14:paraId="784C67B3" w14:textId="77777777" w:rsidR="002D4F04" w:rsidRDefault="002D4F04" w:rsidP="00AD7F09">
      <w:pPr>
        <w:spacing w:after="0" w:line="360" w:lineRule="auto"/>
        <w:rPr>
          <w:rFonts w:eastAsia="Times New Roman" w:cs="Times New Roman"/>
          <w:szCs w:val="24"/>
        </w:rPr>
      </w:pPr>
    </w:p>
    <w:bookmarkStart w:id="3" w:name="_Toc449949696" w:displacedByCustomXml="next"/>
    <w:sdt>
      <w:sdtPr>
        <w:rPr>
          <w:rFonts w:asciiTheme="minorHAnsi" w:eastAsiaTheme="minorEastAsia" w:hAnsiTheme="minorHAnsi" w:cstheme="minorBidi"/>
          <w:b w:val="0"/>
          <w:bCs w:val="0"/>
          <w:kern w:val="0"/>
          <w:sz w:val="22"/>
          <w:szCs w:val="22"/>
          <w:lang w:val="en-CA"/>
        </w:rPr>
        <w:id w:val="-1131636100"/>
        <w:docPartObj>
          <w:docPartGallery w:val="Table of Contents"/>
          <w:docPartUnique/>
        </w:docPartObj>
      </w:sdtPr>
      <w:sdtEndPr>
        <w:rPr>
          <w:rFonts w:ascii="Times New Roman" w:hAnsi="Times New Roman"/>
          <w:noProof/>
          <w:sz w:val="24"/>
        </w:rPr>
      </w:sdtEndPr>
      <w:sdtContent>
        <w:bookmarkStart w:id="4" w:name="_Toc441059971" w:displacedByCustomXml="prev"/>
        <w:p w14:paraId="26332A4D" w14:textId="77777777" w:rsidR="002D4F04" w:rsidRPr="00E65330" w:rsidRDefault="00752A1F" w:rsidP="00E65330">
          <w:pPr>
            <w:pStyle w:val="OtherTitle"/>
            <w:rPr>
              <w:rStyle w:val="Heading1Char"/>
              <w:b/>
            </w:rPr>
          </w:pPr>
          <w:r w:rsidRPr="00E65330">
            <w:rPr>
              <w:rStyle w:val="Heading1Char"/>
              <w:b/>
            </w:rPr>
            <w:t>TABLE OF CONTENTS</w:t>
          </w:r>
          <w:bookmarkEnd w:id="4"/>
          <w:bookmarkEnd w:id="3"/>
        </w:p>
        <w:p w14:paraId="13EA9196" w14:textId="77777777" w:rsidR="00711262" w:rsidRDefault="002D4F04">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49949693" w:history="1">
            <w:r w:rsidR="00711262" w:rsidRPr="00E13BB5">
              <w:rPr>
                <w:rStyle w:val="Hyperlink"/>
                <w:noProof/>
              </w:rPr>
              <w:t>PERMISSION TO USE</w:t>
            </w:r>
            <w:r w:rsidR="00711262">
              <w:rPr>
                <w:noProof/>
                <w:webHidden/>
              </w:rPr>
              <w:tab/>
            </w:r>
            <w:r w:rsidR="00711262">
              <w:rPr>
                <w:noProof/>
                <w:webHidden/>
              </w:rPr>
              <w:fldChar w:fldCharType="begin"/>
            </w:r>
            <w:r w:rsidR="00711262">
              <w:rPr>
                <w:noProof/>
                <w:webHidden/>
              </w:rPr>
              <w:instrText xml:space="preserve"> PAGEREF _Toc449949693 \h </w:instrText>
            </w:r>
            <w:r w:rsidR="00711262">
              <w:rPr>
                <w:noProof/>
                <w:webHidden/>
              </w:rPr>
            </w:r>
            <w:r w:rsidR="00711262">
              <w:rPr>
                <w:noProof/>
                <w:webHidden/>
              </w:rPr>
              <w:fldChar w:fldCharType="separate"/>
            </w:r>
            <w:r w:rsidR="007C4420">
              <w:rPr>
                <w:noProof/>
                <w:webHidden/>
              </w:rPr>
              <w:t>i</w:t>
            </w:r>
            <w:r w:rsidR="00711262">
              <w:rPr>
                <w:noProof/>
                <w:webHidden/>
              </w:rPr>
              <w:fldChar w:fldCharType="end"/>
            </w:r>
          </w:hyperlink>
        </w:p>
        <w:p w14:paraId="28DFD127" w14:textId="77777777" w:rsidR="00711262" w:rsidRDefault="00DA7A4D">
          <w:pPr>
            <w:pStyle w:val="TOC1"/>
            <w:tabs>
              <w:tab w:val="right" w:leader="dot" w:pos="9350"/>
            </w:tabs>
            <w:rPr>
              <w:rFonts w:asciiTheme="minorHAnsi" w:hAnsiTheme="minorHAnsi"/>
              <w:noProof/>
              <w:sz w:val="22"/>
            </w:rPr>
          </w:pPr>
          <w:hyperlink w:anchor="_Toc449949694" w:history="1">
            <w:r w:rsidR="00711262" w:rsidRPr="00E13BB5">
              <w:rPr>
                <w:rStyle w:val="Hyperlink"/>
                <w:noProof/>
              </w:rPr>
              <w:t>ABSTRACT</w:t>
            </w:r>
            <w:r w:rsidR="00711262">
              <w:rPr>
                <w:noProof/>
                <w:webHidden/>
              </w:rPr>
              <w:tab/>
            </w:r>
            <w:r w:rsidR="00711262">
              <w:rPr>
                <w:noProof/>
                <w:webHidden/>
              </w:rPr>
              <w:fldChar w:fldCharType="begin"/>
            </w:r>
            <w:r w:rsidR="00711262">
              <w:rPr>
                <w:noProof/>
                <w:webHidden/>
              </w:rPr>
              <w:instrText xml:space="preserve"> PAGEREF _Toc449949694 \h </w:instrText>
            </w:r>
            <w:r w:rsidR="00711262">
              <w:rPr>
                <w:noProof/>
                <w:webHidden/>
              </w:rPr>
            </w:r>
            <w:r w:rsidR="00711262">
              <w:rPr>
                <w:noProof/>
                <w:webHidden/>
              </w:rPr>
              <w:fldChar w:fldCharType="separate"/>
            </w:r>
            <w:r w:rsidR="007C4420">
              <w:rPr>
                <w:noProof/>
                <w:webHidden/>
              </w:rPr>
              <w:t>ii</w:t>
            </w:r>
            <w:r w:rsidR="00711262">
              <w:rPr>
                <w:noProof/>
                <w:webHidden/>
              </w:rPr>
              <w:fldChar w:fldCharType="end"/>
            </w:r>
          </w:hyperlink>
        </w:p>
        <w:p w14:paraId="2D679EB5" w14:textId="77777777" w:rsidR="00711262" w:rsidRDefault="00DA7A4D">
          <w:pPr>
            <w:pStyle w:val="TOC1"/>
            <w:tabs>
              <w:tab w:val="right" w:leader="dot" w:pos="9350"/>
            </w:tabs>
            <w:rPr>
              <w:rFonts w:asciiTheme="minorHAnsi" w:hAnsiTheme="minorHAnsi"/>
              <w:noProof/>
              <w:sz w:val="22"/>
            </w:rPr>
          </w:pPr>
          <w:hyperlink w:anchor="_Toc449949695" w:history="1">
            <w:r w:rsidR="00711262" w:rsidRPr="00E13BB5">
              <w:rPr>
                <w:rStyle w:val="Hyperlink"/>
                <w:noProof/>
              </w:rPr>
              <w:t>ACKNOWLEDGEMENTS</w:t>
            </w:r>
            <w:r w:rsidR="00711262">
              <w:rPr>
                <w:noProof/>
                <w:webHidden/>
              </w:rPr>
              <w:tab/>
            </w:r>
            <w:r w:rsidR="00711262">
              <w:rPr>
                <w:noProof/>
                <w:webHidden/>
              </w:rPr>
              <w:fldChar w:fldCharType="begin"/>
            </w:r>
            <w:r w:rsidR="00711262">
              <w:rPr>
                <w:noProof/>
                <w:webHidden/>
              </w:rPr>
              <w:instrText xml:space="preserve"> PAGEREF _Toc449949695 \h </w:instrText>
            </w:r>
            <w:r w:rsidR="00711262">
              <w:rPr>
                <w:noProof/>
                <w:webHidden/>
              </w:rPr>
            </w:r>
            <w:r w:rsidR="00711262">
              <w:rPr>
                <w:noProof/>
                <w:webHidden/>
              </w:rPr>
              <w:fldChar w:fldCharType="separate"/>
            </w:r>
            <w:r w:rsidR="007C4420">
              <w:rPr>
                <w:noProof/>
                <w:webHidden/>
              </w:rPr>
              <w:t>iii</w:t>
            </w:r>
            <w:r w:rsidR="00711262">
              <w:rPr>
                <w:noProof/>
                <w:webHidden/>
              </w:rPr>
              <w:fldChar w:fldCharType="end"/>
            </w:r>
          </w:hyperlink>
        </w:p>
        <w:p w14:paraId="7B4061EA" w14:textId="77777777" w:rsidR="00711262" w:rsidRDefault="00DA7A4D">
          <w:pPr>
            <w:pStyle w:val="TOC1"/>
            <w:tabs>
              <w:tab w:val="right" w:leader="dot" w:pos="9350"/>
            </w:tabs>
            <w:rPr>
              <w:rFonts w:asciiTheme="minorHAnsi" w:hAnsiTheme="minorHAnsi"/>
              <w:noProof/>
              <w:sz w:val="22"/>
            </w:rPr>
          </w:pPr>
          <w:hyperlink w:anchor="_Toc449949696" w:history="1">
            <w:r w:rsidR="00711262" w:rsidRPr="00E13BB5">
              <w:rPr>
                <w:rStyle w:val="Hyperlink"/>
                <w:noProof/>
              </w:rPr>
              <w:t>TABLE OF CONTENTS</w:t>
            </w:r>
            <w:r w:rsidR="00711262">
              <w:rPr>
                <w:noProof/>
                <w:webHidden/>
              </w:rPr>
              <w:tab/>
            </w:r>
            <w:r w:rsidR="00711262">
              <w:rPr>
                <w:noProof/>
                <w:webHidden/>
              </w:rPr>
              <w:fldChar w:fldCharType="begin"/>
            </w:r>
            <w:r w:rsidR="00711262">
              <w:rPr>
                <w:noProof/>
                <w:webHidden/>
              </w:rPr>
              <w:instrText xml:space="preserve"> PAGEREF _Toc449949696 \h </w:instrText>
            </w:r>
            <w:r w:rsidR="00711262">
              <w:rPr>
                <w:noProof/>
                <w:webHidden/>
              </w:rPr>
            </w:r>
            <w:r w:rsidR="00711262">
              <w:rPr>
                <w:noProof/>
                <w:webHidden/>
              </w:rPr>
              <w:fldChar w:fldCharType="separate"/>
            </w:r>
            <w:r w:rsidR="007C4420">
              <w:rPr>
                <w:noProof/>
                <w:webHidden/>
              </w:rPr>
              <w:t>iv</w:t>
            </w:r>
            <w:r w:rsidR="00711262">
              <w:rPr>
                <w:noProof/>
                <w:webHidden/>
              </w:rPr>
              <w:fldChar w:fldCharType="end"/>
            </w:r>
          </w:hyperlink>
        </w:p>
        <w:p w14:paraId="6FF937E1" w14:textId="77777777" w:rsidR="00711262" w:rsidRDefault="00DA7A4D">
          <w:pPr>
            <w:pStyle w:val="TOC1"/>
            <w:tabs>
              <w:tab w:val="right" w:leader="dot" w:pos="9350"/>
            </w:tabs>
            <w:rPr>
              <w:rFonts w:asciiTheme="minorHAnsi" w:hAnsiTheme="minorHAnsi"/>
              <w:noProof/>
              <w:sz w:val="22"/>
            </w:rPr>
          </w:pPr>
          <w:hyperlink w:anchor="_Toc449949697" w:history="1">
            <w:r w:rsidR="00711262" w:rsidRPr="00E13BB5">
              <w:rPr>
                <w:rStyle w:val="Hyperlink"/>
                <w:noProof/>
              </w:rPr>
              <w:t>LIST OF FIGURES</w:t>
            </w:r>
            <w:r w:rsidR="00711262">
              <w:rPr>
                <w:noProof/>
                <w:webHidden/>
              </w:rPr>
              <w:tab/>
            </w:r>
            <w:r w:rsidR="00711262">
              <w:rPr>
                <w:noProof/>
                <w:webHidden/>
              </w:rPr>
              <w:fldChar w:fldCharType="begin"/>
            </w:r>
            <w:r w:rsidR="00711262">
              <w:rPr>
                <w:noProof/>
                <w:webHidden/>
              </w:rPr>
              <w:instrText xml:space="preserve"> PAGEREF _Toc449949697 \h </w:instrText>
            </w:r>
            <w:r w:rsidR="00711262">
              <w:rPr>
                <w:noProof/>
                <w:webHidden/>
              </w:rPr>
            </w:r>
            <w:r w:rsidR="00711262">
              <w:rPr>
                <w:noProof/>
                <w:webHidden/>
              </w:rPr>
              <w:fldChar w:fldCharType="separate"/>
            </w:r>
            <w:r w:rsidR="007C4420">
              <w:rPr>
                <w:noProof/>
                <w:webHidden/>
              </w:rPr>
              <w:t>vii</w:t>
            </w:r>
            <w:r w:rsidR="00711262">
              <w:rPr>
                <w:noProof/>
                <w:webHidden/>
              </w:rPr>
              <w:fldChar w:fldCharType="end"/>
            </w:r>
          </w:hyperlink>
        </w:p>
        <w:p w14:paraId="46E1A5E7" w14:textId="77777777" w:rsidR="00711262" w:rsidRDefault="00DA7A4D">
          <w:pPr>
            <w:pStyle w:val="TOC1"/>
            <w:tabs>
              <w:tab w:val="right" w:leader="dot" w:pos="9350"/>
            </w:tabs>
            <w:rPr>
              <w:rFonts w:asciiTheme="minorHAnsi" w:hAnsiTheme="minorHAnsi"/>
              <w:noProof/>
              <w:sz w:val="22"/>
            </w:rPr>
          </w:pPr>
          <w:hyperlink w:anchor="_Toc449949698" w:history="1">
            <w:r w:rsidR="00711262" w:rsidRPr="00E13BB5">
              <w:rPr>
                <w:rStyle w:val="Hyperlink"/>
                <w:noProof/>
              </w:rPr>
              <w:t>LIST OF TABLES</w:t>
            </w:r>
            <w:r w:rsidR="00711262">
              <w:rPr>
                <w:noProof/>
                <w:webHidden/>
              </w:rPr>
              <w:tab/>
            </w:r>
            <w:r w:rsidR="00711262">
              <w:rPr>
                <w:noProof/>
                <w:webHidden/>
              </w:rPr>
              <w:fldChar w:fldCharType="begin"/>
            </w:r>
            <w:r w:rsidR="00711262">
              <w:rPr>
                <w:noProof/>
                <w:webHidden/>
              </w:rPr>
              <w:instrText xml:space="preserve"> PAGEREF _Toc449949698 \h </w:instrText>
            </w:r>
            <w:r w:rsidR="00711262">
              <w:rPr>
                <w:noProof/>
                <w:webHidden/>
              </w:rPr>
            </w:r>
            <w:r w:rsidR="00711262">
              <w:rPr>
                <w:noProof/>
                <w:webHidden/>
              </w:rPr>
              <w:fldChar w:fldCharType="separate"/>
            </w:r>
            <w:r w:rsidR="007C4420">
              <w:rPr>
                <w:noProof/>
                <w:webHidden/>
              </w:rPr>
              <w:t>viii</w:t>
            </w:r>
            <w:r w:rsidR="00711262">
              <w:rPr>
                <w:noProof/>
                <w:webHidden/>
              </w:rPr>
              <w:fldChar w:fldCharType="end"/>
            </w:r>
          </w:hyperlink>
        </w:p>
        <w:p w14:paraId="59A66FCD" w14:textId="77777777" w:rsidR="00711262" w:rsidRDefault="00DA7A4D">
          <w:pPr>
            <w:pStyle w:val="TOC1"/>
            <w:tabs>
              <w:tab w:val="right" w:leader="dot" w:pos="9350"/>
            </w:tabs>
            <w:rPr>
              <w:rFonts w:asciiTheme="minorHAnsi" w:hAnsiTheme="minorHAnsi"/>
              <w:noProof/>
              <w:sz w:val="22"/>
            </w:rPr>
          </w:pPr>
          <w:hyperlink w:anchor="_Toc449949699" w:history="1">
            <w:r w:rsidR="00711262" w:rsidRPr="00E13BB5">
              <w:rPr>
                <w:rStyle w:val="Hyperlink"/>
                <w:noProof/>
              </w:rPr>
              <w:t>LIST OF ABBREVIATION</w:t>
            </w:r>
            <w:r w:rsidR="00711262">
              <w:rPr>
                <w:noProof/>
                <w:webHidden/>
              </w:rPr>
              <w:tab/>
            </w:r>
            <w:r w:rsidR="00711262">
              <w:rPr>
                <w:noProof/>
                <w:webHidden/>
              </w:rPr>
              <w:fldChar w:fldCharType="begin"/>
            </w:r>
            <w:r w:rsidR="00711262">
              <w:rPr>
                <w:noProof/>
                <w:webHidden/>
              </w:rPr>
              <w:instrText xml:space="preserve"> PAGEREF _Toc449949699 \h </w:instrText>
            </w:r>
            <w:r w:rsidR="00711262">
              <w:rPr>
                <w:noProof/>
                <w:webHidden/>
              </w:rPr>
            </w:r>
            <w:r w:rsidR="00711262">
              <w:rPr>
                <w:noProof/>
                <w:webHidden/>
              </w:rPr>
              <w:fldChar w:fldCharType="separate"/>
            </w:r>
            <w:r w:rsidR="007C4420">
              <w:rPr>
                <w:noProof/>
                <w:webHidden/>
              </w:rPr>
              <w:t>ix</w:t>
            </w:r>
            <w:r w:rsidR="00711262">
              <w:rPr>
                <w:noProof/>
                <w:webHidden/>
              </w:rPr>
              <w:fldChar w:fldCharType="end"/>
            </w:r>
          </w:hyperlink>
        </w:p>
        <w:p w14:paraId="611BDFFD" w14:textId="77777777" w:rsidR="00711262" w:rsidRDefault="00DA7A4D">
          <w:pPr>
            <w:pStyle w:val="TOC1"/>
            <w:tabs>
              <w:tab w:val="right" w:leader="dot" w:pos="9350"/>
            </w:tabs>
            <w:rPr>
              <w:rFonts w:asciiTheme="minorHAnsi" w:hAnsiTheme="minorHAnsi"/>
              <w:noProof/>
              <w:sz w:val="22"/>
            </w:rPr>
          </w:pPr>
          <w:hyperlink w:anchor="_Toc449949700" w:history="1">
            <w:r w:rsidR="00711262" w:rsidRPr="00E13BB5">
              <w:rPr>
                <w:rStyle w:val="Hyperlink"/>
                <w:noProof/>
              </w:rPr>
              <w:t>CHAPTER 1 INTRODUCTION</w:t>
            </w:r>
            <w:r w:rsidR="00711262">
              <w:rPr>
                <w:noProof/>
                <w:webHidden/>
              </w:rPr>
              <w:tab/>
            </w:r>
            <w:r w:rsidR="00711262">
              <w:rPr>
                <w:noProof/>
                <w:webHidden/>
              </w:rPr>
              <w:fldChar w:fldCharType="begin"/>
            </w:r>
            <w:r w:rsidR="00711262">
              <w:rPr>
                <w:noProof/>
                <w:webHidden/>
              </w:rPr>
              <w:instrText xml:space="preserve"> PAGEREF _Toc449949700 \h </w:instrText>
            </w:r>
            <w:r w:rsidR="00711262">
              <w:rPr>
                <w:noProof/>
                <w:webHidden/>
              </w:rPr>
            </w:r>
            <w:r w:rsidR="00711262">
              <w:rPr>
                <w:noProof/>
                <w:webHidden/>
              </w:rPr>
              <w:fldChar w:fldCharType="separate"/>
            </w:r>
            <w:r w:rsidR="007C4420">
              <w:rPr>
                <w:noProof/>
                <w:webHidden/>
              </w:rPr>
              <w:t>1</w:t>
            </w:r>
            <w:r w:rsidR="00711262">
              <w:rPr>
                <w:noProof/>
                <w:webHidden/>
              </w:rPr>
              <w:fldChar w:fldCharType="end"/>
            </w:r>
          </w:hyperlink>
        </w:p>
        <w:p w14:paraId="056CE8EC" w14:textId="77777777" w:rsidR="00711262" w:rsidRDefault="00DA7A4D">
          <w:pPr>
            <w:pStyle w:val="TOC1"/>
            <w:tabs>
              <w:tab w:val="right" w:leader="dot" w:pos="9350"/>
            </w:tabs>
            <w:rPr>
              <w:rFonts w:asciiTheme="minorHAnsi" w:hAnsiTheme="minorHAnsi"/>
              <w:noProof/>
              <w:sz w:val="22"/>
            </w:rPr>
          </w:pPr>
          <w:hyperlink w:anchor="_Toc449949701" w:history="1">
            <w:r w:rsidR="00711262" w:rsidRPr="00E13BB5">
              <w:rPr>
                <w:rStyle w:val="Hyperlink"/>
                <w:noProof/>
              </w:rPr>
              <w:t>CHAPTER 2 PROBLEM DEFINITION</w:t>
            </w:r>
            <w:r w:rsidR="00711262">
              <w:rPr>
                <w:noProof/>
                <w:webHidden/>
              </w:rPr>
              <w:tab/>
            </w:r>
            <w:r w:rsidR="00711262">
              <w:rPr>
                <w:noProof/>
                <w:webHidden/>
              </w:rPr>
              <w:fldChar w:fldCharType="begin"/>
            </w:r>
            <w:r w:rsidR="00711262">
              <w:rPr>
                <w:noProof/>
                <w:webHidden/>
              </w:rPr>
              <w:instrText xml:space="preserve"> PAGEREF _Toc449949701 \h </w:instrText>
            </w:r>
            <w:r w:rsidR="00711262">
              <w:rPr>
                <w:noProof/>
                <w:webHidden/>
              </w:rPr>
            </w:r>
            <w:r w:rsidR="00711262">
              <w:rPr>
                <w:noProof/>
                <w:webHidden/>
              </w:rPr>
              <w:fldChar w:fldCharType="separate"/>
            </w:r>
            <w:r w:rsidR="007C4420">
              <w:rPr>
                <w:noProof/>
                <w:webHidden/>
              </w:rPr>
              <w:t>2</w:t>
            </w:r>
            <w:r w:rsidR="00711262">
              <w:rPr>
                <w:noProof/>
                <w:webHidden/>
              </w:rPr>
              <w:fldChar w:fldCharType="end"/>
            </w:r>
          </w:hyperlink>
        </w:p>
        <w:p w14:paraId="3E304A73" w14:textId="77777777" w:rsidR="00711262" w:rsidRDefault="00DA7A4D">
          <w:pPr>
            <w:pStyle w:val="TOC2"/>
            <w:tabs>
              <w:tab w:val="right" w:leader="dot" w:pos="9350"/>
            </w:tabs>
            <w:rPr>
              <w:rFonts w:asciiTheme="minorHAnsi" w:hAnsiTheme="minorHAnsi"/>
              <w:noProof/>
              <w:sz w:val="22"/>
            </w:rPr>
          </w:pPr>
          <w:hyperlink w:anchor="_Toc449949702" w:history="1">
            <w:r w:rsidR="00711262" w:rsidRPr="00E13BB5">
              <w:rPr>
                <w:rStyle w:val="Hyperlink"/>
                <w:noProof/>
              </w:rPr>
              <w:t>2.1 How to unify communication language between Non-IP and IP based technologies?</w:t>
            </w:r>
            <w:r w:rsidR="00711262">
              <w:rPr>
                <w:noProof/>
                <w:webHidden/>
              </w:rPr>
              <w:tab/>
            </w:r>
            <w:r w:rsidR="00711262">
              <w:rPr>
                <w:noProof/>
                <w:webHidden/>
              </w:rPr>
              <w:fldChar w:fldCharType="begin"/>
            </w:r>
            <w:r w:rsidR="00711262">
              <w:rPr>
                <w:noProof/>
                <w:webHidden/>
              </w:rPr>
              <w:instrText xml:space="preserve"> PAGEREF _Toc449949702 \h </w:instrText>
            </w:r>
            <w:r w:rsidR="00711262">
              <w:rPr>
                <w:noProof/>
                <w:webHidden/>
              </w:rPr>
            </w:r>
            <w:r w:rsidR="00711262">
              <w:rPr>
                <w:noProof/>
                <w:webHidden/>
              </w:rPr>
              <w:fldChar w:fldCharType="separate"/>
            </w:r>
            <w:r w:rsidR="007C4420">
              <w:rPr>
                <w:noProof/>
                <w:webHidden/>
              </w:rPr>
              <w:t>2</w:t>
            </w:r>
            <w:r w:rsidR="00711262">
              <w:rPr>
                <w:noProof/>
                <w:webHidden/>
              </w:rPr>
              <w:fldChar w:fldCharType="end"/>
            </w:r>
          </w:hyperlink>
        </w:p>
        <w:p w14:paraId="5DA4F7C4" w14:textId="77777777" w:rsidR="00711262" w:rsidRDefault="00DA7A4D">
          <w:pPr>
            <w:pStyle w:val="TOC2"/>
            <w:tabs>
              <w:tab w:val="right" w:leader="dot" w:pos="9350"/>
            </w:tabs>
            <w:rPr>
              <w:rFonts w:asciiTheme="minorHAnsi" w:hAnsiTheme="minorHAnsi"/>
              <w:noProof/>
              <w:sz w:val="22"/>
            </w:rPr>
          </w:pPr>
          <w:hyperlink w:anchor="_Toc449949703" w:history="1">
            <w:r w:rsidR="00711262" w:rsidRPr="00E13BB5">
              <w:rPr>
                <w:rStyle w:val="Hyperlink"/>
                <w:noProof/>
              </w:rPr>
              <w:t>2.2 How to overcome limitations of standard BLE communication?</w:t>
            </w:r>
            <w:r w:rsidR="00711262">
              <w:rPr>
                <w:noProof/>
                <w:webHidden/>
              </w:rPr>
              <w:tab/>
            </w:r>
            <w:r w:rsidR="00711262">
              <w:rPr>
                <w:noProof/>
                <w:webHidden/>
              </w:rPr>
              <w:fldChar w:fldCharType="begin"/>
            </w:r>
            <w:r w:rsidR="00711262">
              <w:rPr>
                <w:noProof/>
                <w:webHidden/>
              </w:rPr>
              <w:instrText xml:space="preserve"> PAGEREF _Toc449949703 \h </w:instrText>
            </w:r>
            <w:r w:rsidR="00711262">
              <w:rPr>
                <w:noProof/>
                <w:webHidden/>
              </w:rPr>
            </w:r>
            <w:r w:rsidR="00711262">
              <w:rPr>
                <w:noProof/>
                <w:webHidden/>
              </w:rPr>
              <w:fldChar w:fldCharType="separate"/>
            </w:r>
            <w:r w:rsidR="007C4420">
              <w:rPr>
                <w:noProof/>
                <w:webHidden/>
              </w:rPr>
              <w:t>2</w:t>
            </w:r>
            <w:r w:rsidR="00711262">
              <w:rPr>
                <w:noProof/>
                <w:webHidden/>
              </w:rPr>
              <w:fldChar w:fldCharType="end"/>
            </w:r>
          </w:hyperlink>
        </w:p>
        <w:p w14:paraId="1CC1F9D0" w14:textId="77777777" w:rsidR="00711262" w:rsidRDefault="00DA7A4D">
          <w:pPr>
            <w:pStyle w:val="TOC3"/>
            <w:rPr>
              <w:rFonts w:asciiTheme="minorHAnsi" w:eastAsiaTheme="minorEastAsia" w:hAnsiTheme="minorHAnsi" w:cstheme="minorBidi"/>
              <w:bCs w:val="0"/>
              <w:sz w:val="22"/>
              <w:shd w:val="clear" w:color="auto" w:fill="auto"/>
            </w:rPr>
          </w:pPr>
          <w:hyperlink w:anchor="_Toc449949704" w:history="1">
            <w:r w:rsidR="00711262" w:rsidRPr="00E13BB5">
              <w:rPr>
                <w:rStyle w:val="Hyperlink"/>
              </w:rPr>
              <w:t>2.2.1 Size limitation of a BLE request</w:t>
            </w:r>
            <w:r w:rsidR="00711262">
              <w:rPr>
                <w:webHidden/>
              </w:rPr>
              <w:tab/>
            </w:r>
            <w:r w:rsidR="00711262">
              <w:rPr>
                <w:webHidden/>
              </w:rPr>
              <w:fldChar w:fldCharType="begin"/>
            </w:r>
            <w:r w:rsidR="00711262">
              <w:rPr>
                <w:webHidden/>
              </w:rPr>
              <w:instrText xml:space="preserve"> PAGEREF _Toc449949704 \h </w:instrText>
            </w:r>
            <w:r w:rsidR="00711262">
              <w:rPr>
                <w:webHidden/>
              </w:rPr>
            </w:r>
            <w:r w:rsidR="00711262">
              <w:rPr>
                <w:webHidden/>
              </w:rPr>
              <w:fldChar w:fldCharType="separate"/>
            </w:r>
            <w:r w:rsidR="007C4420">
              <w:rPr>
                <w:webHidden/>
              </w:rPr>
              <w:t>3</w:t>
            </w:r>
            <w:r w:rsidR="00711262">
              <w:rPr>
                <w:webHidden/>
              </w:rPr>
              <w:fldChar w:fldCharType="end"/>
            </w:r>
          </w:hyperlink>
        </w:p>
        <w:p w14:paraId="589971B5" w14:textId="77777777" w:rsidR="00711262" w:rsidRDefault="00DA7A4D">
          <w:pPr>
            <w:pStyle w:val="TOC3"/>
            <w:rPr>
              <w:rFonts w:asciiTheme="minorHAnsi" w:eastAsiaTheme="minorEastAsia" w:hAnsiTheme="minorHAnsi" w:cstheme="minorBidi"/>
              <w:bCs w:val="0"/>
              <w:sz w:val="22"/>
              <w:shd w:val="clear" w:color="auto" w:fill="auto"/>
            </w:rPr>
          </w:pPr>
          <w:hyperlink w:anchor="_Toc449949705" w:history="1">
            <w:r w:rsidR="00711262" w:rsidRPr="00711262">
              <w:rPr>
                <w:rStyle w:val="Hyperlink"/>
              </w:rPr>
              <w:t>2.2.2 Chaos server-side callback</w:t>
            </w:r>
            <w:r w:rsidR="00711262">
              <w:rPr>
                <w:webHidden/>
              </w:rPr>
              <w:tab/>
            </w:r>
            <w:r w:rsidR="00711262">
              <w:rPr>
                <w:webHidden/>
              </w:rPr>
              <w:fldChar w:fldCharType="begin"/>
            </w:r>
            <w:r w:rsidR="00711262">
              <w:rPr>
                <w:webHidden/>
              </w:rPr>
              <w:instrText xml:space="preserve"> PAGEREF _Toc449949705 \h </w:instrText>
            </w:r>
            <w:r w:rsidR="00711262">
              <w:rPr>
                <w:webHidden/>
              </w:rPr>
            </w:r>
            <w:r w:rsidR="00711262">
              <w:rPr>
                <w:webHidden/>
              </w:rPr>
              <w:fldChar w:fldCharType="separate"/>
            </w:r>
            <w:r w:rsidR="007C4420">
              <w:rPr>
                <w:webHidden/>
              </w:rPr>
              <w:t>3</w:t>
            </w:r>
            <w:r w:rsidR="00711262">
              <w:rPr>
                <w:webHidden/>
              </w:rPr>
              <w:fldChar w:fldCharType="end"/>
            </w:r>
          </w:hyperlink>
        </w:p>
        <w:p w14:paraId="11AC2218" w14:textId="77777777" w:rsidR="00711262" w:rsidRDefault="00DA7A4D">
          <w:pPr>
            <w:pStyle w:val="TOC2"/>
            <w:tabs>
              <w:tab w:val="right" w:leader="dot" w:pos="9350"/>
            </w:tabs>
            <w:rPr>
              <w:rFonts w:asciiTheme="minorHAnsi" w:hAnsiTheme="minorHAnsi"/>
              <w:noProof/>
              <w:sz w:val="22"/>
            </w:rPr>
          </w:pPr>
          <w:hyperlink w:anchor="_Toc449949706" w:history="1">
            <w:r w:rsidR="00711262" w:rsidRPr="00E13BB5">
              <w:rPr>
                <w:rStyle w:val="Hyperlink"/>
                <w:noProof/>
              </w:rPr>
              <w:t>2.3 How to serve multiple applications as a background service?</w:t>
            </w:r>
            <w:r w:rsidR="00711262">
              <w:rPr>
                <w:noProof/>
                <w:webHidden/>
              </w:rPr>
              <w:tab/>
            </w:r>
            <w:r w:rsidR="00711262">
              <w:rPr>
                <w:noProof/>
                <w:webHidden/>
              </w:rPr>
              <w:fldChar w:fldCharType="begin"/>
            </w:r>
            <w:r w:rsidR="00711262">
              <w:rPr>
                <w:noProof/>
                <w:webHidden/>
              </w:rPr>
              <w:instrText xml:space="preserve"> PAGEREF _Toc449949706 \h </w:instrText>
            </w:r>
            <w:r w:rsidR="00711262">
              <w:rPr>
                <w:noProof/>
                <w:webHidden/>
              </w:rPr>
            </w:r>
            <w:r w:rsidR="00711262">
              <w:rPr>
                <w:noProof/>
                <w:webHidden/>
              </w:rPr>
              <w:fldChar w:fldCharType="separate"/>
            </w:r>
            <w:r w:rsidR="007C4420">
              <w:rPr>
                <w:noProof/>
                <w:webHidden/>
              </w:rPr>
              <w:t>3</w:t>
            </w:r>
            <w:r w:rsidR="00711262">
              <w:rPr>
                <w:noProof/>
                <w:webHidden/>
              </w:rPr>
              <w:fldChar w:fldCharType="end"/>
            </w:r>
          </w:hyperlink>
        </w:p>
        <w:p w14:paraId="13A4B76E" w14:textId="77777777" w:rsidR="00711262" w:rsidRPr="00711262" w:rsidRDefault="00DA7A4D">
          <w:pPr>
            <w:pStyle w:val="TOC2"/>
            <w:tabs>
              <w:tab w:val="right" w:leader="dot" w:pos="9350"/>
            </w:tabs>
            <w:rPr>
              <w:rFonts w:asciiTheme="minorHAnsi" w:hAnsiTheme="minorHAnsi"/>
              <w:noProof/>
              <w:sz w:val="22"/>
            </w:rPr>
          </w:pPr>
          <w:hyperlink w:anchor="_Toc449949707" w:history="1">
            <w:r w:rsidR="00711262" w:rsidRPr="00711262">
              <w:rPr>
                <w:rStyle w:val="Hyperlink"/>
                <w:rFonts w:eastAsia="Times New Roman" w:cs="Times New Roman"/>
                <w:bCs/>
                <w:noProof/>
                <w:shd w:val="clear" w:color="auto" w:fill="FFFFFF"/>
              </w:rPr>
              <w:t>2.4 How to provide common interface to support different technologies?</w:t>
            </w:r>
            <w:r w:rsidR="00711262" w:rsidRPr="00711262">
              <w:rPr>
                <w:noProof/>
                <w:webHidden/>
              </w:rPr>
              <w:tab/>
            </w:r>
            <w:r w:rsidR="00711262" w:rsidRPr="00711262">
              <w:rPr>
                <w:noProof/>
                <w:webHidden/>
              </w:rPr>
              <w:fldChar w:fldCharType="begin"/>
            </w:r>
            <w:r w:rsidR="00711262" w:rsidRPr="00711262">
              <w:rPr>
                <w:noProof/>
                <w:webHidden/>
              </w:rPr>
              <w:instrText xml:space="preserve"> PAGEREF _Toc449949707 \h </w:instrText>
            </w:r>
            <w:r w:rsidR="00711262" w:rsidRPr="00711262">
              <w:rPr>
                <w:noProof/>
                <w:webHidden/>
              </w:rPr>
            </w:r>
            <w:r w:rsidR="00711262" w:rsidRPr="00711262">
              <w:rPr>
                <w:noProof/>
                <w:webHidden/>
              </w:rPr>
              <w:fldChar w:fldCharType="separate"/>
            </w:r>
            <w:r w:rsidR="007C4420">
              <w:rPr>
                <w:noProof/>
                <w:webHidden/>
              </w:rPr>
              <w:t>3</w:t>
            </w:r>
            <w:r w:rsidR="00711262" w:rsidRPr="00711262">
              <w:rPr>
                <w:noProof/>
                <w:webHidden/>
              </w:rPr>
              <w:fldChar w:fldCharType="end"/>
            </w:r>
          </w:hyperlink>
        </w:p>
        <w:p w14:paraId="311DC018" w14:textId="77777777" w:rsidR="00711262" w:rsidRPr="00711262" w:rsidRDefault="00DA7A4D">
          <w:pPr>
            <w:pStyle w:val="TOC2"/>
            <w:tabs>
              <w:tab w:val="right" w:leader="dot" w:pos="9350"/>
            </w:tabs>
            <w:rPr>
              <w:rFonts w:asciiTheme="minorHAnsi" w:hAnsiTheme="minorHAnsi"/>
              <w:noProof/>
              <w:sz w:val="22"/>
            </w:rPr>
          </w:pPr>
          <w:hyperlink w:anchor="_Toc449949708" w:history="1">
            <w:r w:rsidR="00711262" w:rsidRPr="00711262">
              <w:rPr>
                <w:rStyle w:val="Hyperlink"/>
                <w:rFonts w:eastAsia="Times New Roman" w:cs="Times New Roman"/>
                <w:bCs/>
                <w:noProof/>
                <w:shd w:val="clear" w:color="auto" w:fill="FFFFFF"/>
              </w:rPr>
              <w:t>2.5 Research Goal</w:t>
            </w:r>
            <w:r w:rsidR="00711262" w:rsidRPr="00711262">
              <w:rPr>
                <w:noProof/>
                <w:webHidden/>
              </w:rPr>
              <w:tab/>
            </w:r>
            <w:r w:rsidR="00711262" w:rsidRPr="00711262">
              <w:rPr>
                <w:noProof/>
                <w:webHidden/>
              </w:rPr>
              <w:fldChar w:fldCharType="begin"/>
            </w:r>
            <w:r w:rsidR="00711262" w:rsidRPr="00711262">
              <w:rPr>
                <w:noProof/>
                <w:webHidden/>
              </w:rPr>
              <w:instrText xml:space="preserve"> PAGEREF _Toc449949708 \h </w:instrText>
            </w:r>
            <w:r w:rsidR="00711262" w:rsidRPr="00711262">
              <w:rPr>
                <w:noProof/>
                <w:webHidden/>
              </w:rPr>
            </w:r>
            <w:r w:rsidR="00711262" w:rsidRPr="00711262">
              <w:rPr>
                <w:noProof/>
                <w:webHidden/>
              </w:rPr>
              <w:fldChar w:fldCharType="separate"/>
            </w:r>
            <w:r w:rsidR="007C4420">
              <w:rPr>
                <w:noProof/>
                <w:webHidden/>
              </w:rPr>
              <w:t>4</w:t>
            </w:r>
            <w:r w:rsidR="00711262" w:rsidRPr="00711262">
              <w:rPr>
                <w:noProof/>
                <w:webHidden/>
              </w:rPr>
              <w:fldChar w:fldCharType="end"/>
            </w:r>
          </w:hyperlink>
        </w:p>
        <w:p w14:paraId="5D5F16FC" w14:textId="77777777" w:rsidR="00711262" w:rsidRDefault="00DA7A4D">
          <w:pPr>
            <w:pStyle w:val="TOC1"/>
            <w:tabs>
              <w:tab w:val="right" w:leader="dot" w:pos="9350"/>
            </w:tabs>
            <w:rPr>
              <w:rFonts w:asciiTheme="minorHAnsi" w:hAnsiTheme="minorHAnsi"/>
              <w:noProof/>
              <w:sz w:val="22"/>
            </w:rPr>
          </w:pPr>
          <w:hyperlink w:anchor="_Toc449949709" w:history="1">
            <w:r w:rsidR="00711262" w:rsidRPr="00E13BB5">
              <w:rPr>
                <w:rStyle w:val="Hyperlink"/>
                <w:noProof/>
              </w:rPr>
              <w:t>CHAPTER 3 LITERATURE REVIEW</w:t>
            </w:r>
            <w:r w:rsidR="00711262">
              <w:rPr>
                <w:noProof/>
                <w:webHidden/>
              </w:rPr>
              <w:tab/>
            </w:r>
            <w:r w:rsidR="00711262">
              <w:rPr>
                <w:noProof/>
                <w:webHidden/>
              </w:rPr>
              <w:fldChar w:fldCharType="begin"/>
            </w:r>
            <w:r w:rsidR="00711262">
              <w:rPr>
                <w:noProof/>
                <w:webHidden/>
              </w:rPr>
              <w:instrText xml:space="preserve"> PAGEREF _Toc449949709 \h </w:instrText>
            </w:r>
            <w:r w:rsidR="00711262">
              <w:rPr>
                <w:noProof/>
                <w:webHidden/>
              </w:rPr>
            </w:r>
            <w:r w:rsidR="00711262">
              <w:rPr>
                <w:noProof/>
                <w:webHidden/>
              </w:rPr>
              <w:fldChar w:fldCharType="separate"/>
            </w:r>
            <w:r w:rsidR="007C4420">
              <w:rPr>
                <w:noProof/>
                <w:webHidden/>
              </w:rPr>
              <w:t>5</w:t>
            </w:r>
            <w:r w:rsidR="00711262">
              <w:rPr>
                <w:noProof/>
                <w:webHidden/>
              </w:rPr>
              <w:fldChar w:fldCharType="end"/>
            </w:r>
          </w:hyperlink>
        </w:p>
        <w:p w14:paraId="24019937" w14:textId="77777777" w:rsidR="00711262" w:rsidRDefault="00DA7A4D">
          <w:pPr>
            <w:pStyle w:val="TOC2"/>
            <w:tabs>
              <w:tab w:val="right" w:leader="dot" w:pos="9350"/>
            </w:tabs>
            <w:rPr>
              <w:rFonts w:asciiTheme="minorHAnsi" w:hAnsiTheme="minorHAnsi"/>
              <w:noProof/>
              <w:sz w:val="22"/>
            </w:rPr>
          </w:pPr>
          <w:hyperlink w:anchor="_Toc449949710" w:history="1">
            <w:r w:rsidR="00711262" w:rsidRPr="00E13BB5">
              <w:rPr>
                <w:rStyle w:val="Hyperlink"/>
                <w:noProof/>
              </w:rPr>
              <w:t>3.1 IoT</w:t>
            </w:r>
            <w:r w:rsidR="00711262">
              <w:rPr>
                <w:noProof/>
                <w:webHidden/>
              </w:rPr>
              <w:tab/>
            </w:r>
            <w:r w:rsidR="00711262">
              <w:rPr>
                <w:noProof/>
                <w:webHidden/>
              </w:rPr>
              <w:fldChar w:fldCharType="begin"/>
            </w:r>
            <w:r w:rsidR="00711262">
              <w:rPr>
                <w:noProof/>
                <w:webHidden/>
              </w:rPr>
              <w:instrText xml:space="preserve"> PAGEREF _Toc449949710 \h </w:instrText>
            </w:r>
            <w:r w:rsidR="00711262">
              <w:rPr>
                <w:noProof/>
                <w:webHidden/>
              </w:rPr>
            </w:r>
            <w:r w:rsidR="00711262">
              <w:rPr>
                <w:noProof/>
                <w:webHidden/>
              </w:rPr>
              <w:fldChar w:fldCharType="separate"/>
            </w:r>
            <w:r w:rsidR="007C4420">
              <w:rPr>
                <w:noProof/>
                <w:webHidden/>
              </w:rPr>
              <w:t>5</w:t>
            </w:r>
            <w:r w:rsidR="00711262">
              <w:rPr>
                <w:noProof/>
                <w:webHidden/>
              </w:rPr>
              <w:fldChar w:fldCharType="end"/>
            </w:r>
          </w:hyperlink>
        </w:p>
        <w:p w14:paraId="6C5F9A62" w14:textId="77777777" w:rsidR="00711262" w:rsidRDefault="00DA7A4D">
          <w:pPr>
            <w:pStyle w:val="TOC2"/>
            <w:tabs>
              <w:tab w:val="right" w:leader="dot" w:pos="9350"/>
            </w:tabs>
            <w:rPr>
              <w:rFonts w:asciiTheme="minorHAnsi" w:hAnsiTheme="minorHAnsi"/>
              <w:noProof/>
              <w:sz w:val="22"/>
            </w:rPr>
          </w:pPr>
          <w:hyperlink w:anchor="_Toc449949711" w:history="1">
            <w:r w:rsidR="00711262" w:rsidRPr="00E13BB5">
              <w:rPr>
                <w:rStyle w:val="Hyperlink"/>
                <w:noProof/>
              </w:rPr>
              <w:t>3.2 Personal Cloud</w:t>
            </w:r>
            <w:r w:rsidR="00711262">
              <w:rPr>
                <w:noProof/>
                <w:webHidden/>
              </w:rPr>
              <w:tab/>
            </w:r>
            <w:r w:rsidR="00711262">
              <w:rPr>
                <w:noProof/>
                <w:webHidden/>
              </w:rPr>
              <w:fldChar w:fldCharType="begin"/>
            </w:r>
            <w:r w:rsidR="00711262">
              <w:rPr>
                <w:noProof/>
                <w:webHidden/>
              </w:rPr>
              <w:instrText xml:space="preserve"> PAGEREF _Toc449949711 \h </w:instrText>
            </w:r>
            <w:r w:rsidR="00711262">
              <w:rPr>
                <w:noProof/>
                <w:webHidden/>
              </w:rPr>
            </w:r>
            <w:r w:rsidR="00711262">
              <w:rPr>
                <w:noProof/>
                <w:webHidden/>
              </w:rPr>
              <w:fldChar w:fldCharType="separate"/>
            </w:r>
            <w:r w:rsidR="007C4420">
              <w:rPr>
                <w:noProof/>
                <w:webHidden/>
              </w:rPr>
              <w:t>7</w:t>
            </w:r>
            <w:r w:rsidR="00711262">
              <w:rPr>
                <w:noProof/>
                <w:webHidden/>
              </w:rPr>
              <w:fldChar w:fldCharType="end"/>
            </w:r>
          </w:hyperlink>
        </w:p>
        <w:p w14:paraId="2AB2A5C7" w14:textId="77777777" w:rsidR="00711262" w:rsidRDefault="00DA7A4D">
          <w:pPr>
            <w:pStyle w:val="TOC2"/>
            <w:tabs>
              <w:tab w:val="right" w:leader="dot" w:pos="9350"/>
            </w:tabs>
            <w:rPr>
              <w:rFonts w:asciiTheme="minorHAnsi" w:hAnsiTheme="minorHAnsi"/>
              <w:noProof/>
              <w:sz w:val="22"/>
            </w:rPr>
          </w:pPr>
          <w:hyperlink w:anchor="_Toc449949712" w:history="1">
            <w:r w:rsidR="00711262" w:rsidRPr="00E13BB5">
              <w:rPr>
                <w:rStyle w:val="Hyperlink"/>
                <w:noProof/>
              </w:rPr>
              <w:t>3.3 SOAP and REST</w:t>
            </w:r>
            <w:r w:rsidR="00711262">
              <w:rPr>
                <w:noProof/>
                <w:webHidden/>
              </w:rPr>
              <w:tab/>
            </w:r>
            <w:r w:rsidR="00711262">
              <w:rPr>
                <w:noProof/>
                <w:webHidden/>
              </w:rPr>
              <w:fldChar w:fldCharType="begin"/>
            </w:r>
            <w:r w:rsidR="00711262">
              <w:rPr>
                <w:noProof/>
                <w:webHidden/>
              </w:rPr>
              <w:instrText xml:space="preserve"> PAGEREF _Toc449949712 \h </w:instrText>
            </w:r>
            <w:r w:rsidR="00711262">
              <w:rPr>
                <w:noProof/>
                <w:webHidden/>
              </w:rPr>
            </w:r>
            <w:r w:rsidR="00711262">
              <w:rPr>
                <w:noProof/>
                <w:webHidden/>
              </w:rPr>
              <w:fldChar w:fldCharType="separate"/>
            </w:r>
            <w:r w:rsidR="007C4420">
              <w:rPr>
                <w:noProof/>
                <w:webHidden/>
              </w:rPr>
              <w:t>8</w:t>
            </w:r>
            <w:r w:rsidR="00711262">
              <w:rPr>
                <w:noProof/>
                <w:webHidden/>
              </w:rPr>
              <w:fldChar w:fldCharType="end"/>
            </w:r>
          </w:hyperlink>
        </w:p>
        <w:p w14:paraId="228E86A8" w14:textId="77777777" w:rsidR="00711262" w:rsidRDefault="00DA7A4D">
          <w:pPr>
            <w:pStyle w:val="TOC3"/>
            <w:rPr>
              <w:rFonts w:asciiTheme="minorHAnsi" w:eastAsiaTheme="minorEastAsia" w:hAnsiTheme="minorHAnsi" w:cstheme="minorBidi"/>
              <w:bCs w:val="0"/>
              <w:sz w:val="22"/>
              <w:shd w:val="clear" w:color="auto" w:fill="auto"/>
            </w:rPr>
          </w:pPr>
          <w:hyperlink w:anchor="_Toc449949713" w:history="1">
            <w:r w:rsidR="00711262" w:rsidRPr="00E13BB5">
              <w:rPr>
                <w:rStyle w:val="Hyperlink"/>
              </w:rPr>
              <w:t>3.3.1 SOAP</w:t>
            </w:r>
            <w:r w:rsidR="00711262">
              <w:rPr>
                <w:webHidden/>
              </w:rPr>
              <w:tab/>
            </w:r>
            <w:r w:rsidR="00711262">
              <w:rPr>
                <w:webHidden/>
              </w:rPr>
              <w:fldChar w:fldCharType="begin"/>
            </w:r>
            <w:r w:rsidR="00711262">
              <w:rPr>
                <w:webHidden/>
              </w:rPr>
              <w:instrText xml:space="preserve"> PAGEREF _Toc449949713 \h </w:instrText>
            </w:r>
            <w:r w:rsidR="00711262">
              <w:rPr>
                <w:webHidden/>
              </w:rPr>
            </w:r>
            <w:r w:rsidR="00711262">
              <w:rPr>
                <w:webHidden/>
              </w:rPr>
              <w:fldChar w:fldCharType="separate"/>
            </w:r>
            <w:r w:rsidR="007C4420">
              <w:rPr>
                <w:webHidden/>
              </w:rPr>
              <w:t>8</w:t>
            </w:r>
            <w:r w:rsidR="00711262">
              <w:rPr>
                <w:webHidden/>
              </w:rPr>
              <w:fldChar w:fldCharType="end"/>
            </w:r>
          </w:hyperlink>
        </w:p>
        <w:p w14:paraId="50D099D2" w14:textId="77777777" w:rsidR="00711262" w:rsidRDefault="00DA7A4D">
          <w:pPr>
            <w:pStyle w:val="TOC3"/>
            <w:rPr>
              <w:rFonts w:asciiTheme="minorHAnsi" w:eastAsiaTheme="minorEastAsia" w:hAnsiTheme="minorHAnsi" w:cstheme="minorBidi"/>
              <w:bCs w:val="0"/>
              <w:sz w:val="22"/>
              <w:shd w:val="clear" w:color="auto" w:fill="auto"/>
            </w:rPr>
          </w:pPr>
          <w:hyperlink w:anchor="_Toc449949714" w:history="1">
            <w:r w:rsidR="00711262" w:rsidRPr="00E13BB5">
              <w:rPr>
                <w:rStyle w:val="Hyperlink"/>
              </w:rPr>
              <w:t>3.3.2 REST</w:t>
            </w:r>
            <w:r w:rsidR="00711262">
              <w:rPr>
                <w:webHidden/>
              </w:rPr>
              <w:tab/>
            </w:r>
            <w:r w:rsidR="00711262">
              <w:rPr>
                <w:webHidden/>
              </w:rPr>
              <w:fldChar w:fldCharType="begin"/>
            </w:r>
            <w:r w:rsidR="00711262">
              <w:rPr>
                <w:webHidden/>
              </w:rPr>
              <w:instrText xml:space="preserve"> PAGEREF _Toc449949714 \h </w:instrText>
            </w:r>
            <w:r w:rsidR="00711262">
              <w:rPr>
                <w:webHidden/>
              </w:rPr>
            </w:r>
            <w:r w:rsidR="00711262">
              <w:rPr>
                <w:webHidden/>
              </w:rPr>
              <w:fldChar w:fldCharType="separate"/>
            </w:r>
            <w:r w:rsidR="007C4420">
              <w:rPr>
                <w:webHidden/>
              </w:rPr>
              <w:t>9</w:t>
            </w:r>
            <w:r w:rsidR="00711262">
              <w:rPr>
                <w:webHidden/>
              </w:rPr>
              <w:fldChar w:fldCharType="end"/>
            </w:r>
          </w:hyperlink>
        </w:p>
        <w:p w14:paraId="6DA9EF5E" w14:textId="77777777" w:rsidR="00711262" w:rsidRDefault="00DA7A4D">
          <w:pPr>
            <w:pStyle w:val="TOC3"/>
            <w:rPr>
              <w:rFonts w:asciiTheme="minorHAnsi" w:eastAsiaTheme="minorEastAsia" w:hAnsiTheme="minorHAnsi" w:cstheme="minorBidi"/>
              <w:bCs w:val="0"/>
              <w:sz w:val="22"/>
              <w:shd w:val="clear" w:color="auto" w:fill="auto"/>
            </w:rPr>
          </w:pPr>
          <w:hyperlink w:anchor="_Toc449949715" w:history="1">
            <w:r w:rsidR="00711262" w:rsidRPr="00E13BB5">
              <w:rPr>
                <w:rStyle w:val="Hyperlink"/>
              </w:rPr>
              <w:t>3.3.3 REST VS SOAP</w:t>
            </w:r>
            <w:r w:rsidR="00711262">
              <w:rPr>
                <w:webHidden/>
              </w:rPr>
              <w:tab/>
            </w:r>
            <w:r w:rsidR="00711262">
              <w:rPr>
                <w:webHidden/>
              </w:rPr>
              <w:fldChar w:fldCharType="begin"/>
            </w:r>
            <w:r w:rsidR="00711262">
              <w:rPr>
                <w:webHidden/>
              </w:rPr>
              <w:instrText xml:space="preserve"> PAGEREF _Toc449949715 \h </w:instrText>
            </w:r>
            <w:r w:rsidR="00711262">
              <w:rPr>
                <w:webHidden/>
              </w:rPr>
            </w:r>
            <w:r w:rsidR="00711262">
              <w:rPr>
                <w:webHidden/>
              </w:rPr>
              <w:fldChar w:fldCharType="separate"/>
            </w:r>
            <w:r w:rsidR="007C4420">
              <w:rPr>
                <w:webHidden/>
              </w:rPr>
              <w:t>11</w:t>
            </w:r>
            <w:r w:rsidR="00711262">
              <w:rPr>
                <w:webHidden/>
              </w:rPr>
              <w:fldChar w:fldCharType="end"/>
            </w:r>
          </w:hyperlink>
        </w:p>
        <w:p w14:paraId="2B50E070" w14:textId="77777777" w:rsidR="00711262" w:rsidRDefault="00DA7A4D">
          <w:pPr>
            <w:pStyle w:val="TOC3"/>
            <w:rPr>
              <w:rFonts w:asciiTheme="minorHAnsi" w:eastAsiaTheme="minorEastAsia" w:hAnsiTheme="minorHAnsi" w:cstheme="minorBidi"/>
              <w:bCs w:val="0"/>
              <w:sz w:val="22"/>
              <w:shd w:val="clear" w:color="auto" w:fill="auto"/>
            </w:rPr>
          </w:pPr>
          <w:hyperlink w:anchor="_Toc449949716" w:history="1">
            <w:r w:rsidR="00711262" w:rsidRPr="00E13BB5">
              <w:rPr>
                <w:rStyle w:val="Hyperlink"/>
              </w:rPr>
              <w:t>3.3.4 REST VS SOAP in mobile app</w:t>
            </w:r>
            <w:r w:rsidR="00711262">
              <w:rPr>
                <w:webHidden/>
              </w:rPr>
              <w:tab/>
            </w:r>
            <w:r w:rsidR="00711262">
              <w:rPr>
                <w:webHidden/>
              </w:rPr>
              <w:fldChar w:fldCharType="begin"/>
            </w:r>
            <w:r w:rsidR="00711262">
              <w:rPr>
                <w:webHidden/>
              </w:rPr>
              <w:instrText xml:space="preserve"> PAGEREF _Toc449949716 \h </w:instrText>
            </w:r>
            <w:r w:rsidR="00711262">
              <w:rPr>
                <w:webHidden/>
              </w:rPr>
            </w:r>
            <w:r w:rsidR="00711262">
              <w:rPr>
                <w:webHidden/>
              </w:rPr>
              <w:fldChar w:fldCharType="separate"/>
            </w:r>
            <w:r w:rsidR="007C4420">
              <w:rPr>
                <w:webHidden/>
              </w:rPr>
              <w:t>12</w:t>
            </w:r>
            <w:r w:rsidR="00711262">
              <w:rPr>
                <w:webHidden/>
              </w:rPr>
              <w:fldChar w:fldCharType="end"/>
            </w:r>
          </w:hyperlink>
        </w:p>
        <w:p w14:paraId="58BEE2C1" w14:textId="77777777" w:rsidR="00711262" w:rsidRDefault="00DA7A4D">
          <w:pPr>
            <w:pStyle w:val="TOC3"/>
            <w:rPr>
              <w:rFonts w:asciiTheme="minorHAnsi" w:eastAsiaTheme="minorEastAsia" w:hAnsiTheme="minorHAnsi" w:cstheme="minorBidi"/>
              <w:bCs w:val="0"/>
              <w:sz w:val="22"/>
              <w:shd w:val="clear" w:color="auto" w:fill="auto"/>
            </w:rPr>
          </w:pPr>
          <w:hyperlink w:anchor="_Toc449949717" w:history="1">
            <w:r w:rsidR="00711262" w:rsidRPr="00E13BB5">
              <w:rPr>
                <w:rStyle w:val="Hyperlink"/>
              </w:rPr>
              <w:t>3.3.5 Conclusion</w:t>
            </w:r>
            <w:r w:rsidR="00711262">
              <w:rPr>
                <w:webHidden/>
              </w:rPr>
              <w:tab/>
            </w:r>
            <w:r w:rsidR="00711262">
              <w:rPr>
                <w:webHidden/>
              </w:rPr>
              <w:fldChar w:fldCharType="begin"/>
            </w:r>
            <w:r w:rsidR="00711262">
              <w:rPr>
                <w:webHidden/>
              </w:rPr>
              <w:instrText xml:space="preserve"> PAGEREF _Toc449949717 \h </w:instrText>
            </w:r>
            <w:r w:rsidR="00711262">
              <w:rPr>
                <w:webHidden/>
              </w:rPr>
            </w:r>
            <w:r w:rsidR="00711262">
              <w:rPr>
                <w:webHidden/>
              </w:rPr>
              <w:fldChar w:fldCharType="separate"/>
            </w:r>
            <w:r w:rsidR="007C4420">
              <w:rPr>
                <w:webHidden/>
              </w:rPr>
              <w:t>13</w:t>
            </w:r>
            <w:r w:rsidR="00711262">
              <w:rPr>
                <w:webHidden/>
              </w:rPr>
              <w:fldChar w:fldCharType="end"/>
            </w:r>
          </w:hyperlink>
        </w:p>
        <w:p w14:paraId="2E0DFD8D" w14:textId="77777777" w:rsidR="00711262" w:rsidRDefault="00DA7A4D">
          <w:pPr>
            <w:pStyle w:val="TOC2"/>
            <w:tabs>
              <w:tab w:val="right" w:leader="dot" w:pos="9350"/>
            </w:tabs>
            <w:rPr>
              <w:rFonts w:asciiTheme="minorHAnsi" w:hAnsiTheme="minorHAnsi"/>
              <w:noProof/>
              <w:sz w:val="22"/>
            </w:rPr>
          </w:pPr>
          <w:hyperlink w:anchor="_Toc449949718" w:history="1">
            <w:r w:rsidR="00711262" w:rsidRPr="00711262">
              <w:rPr>
                <w:rStyle w:val="Hyperlink"/>
                <w:rFonts w:eastAsia="Times New Roman" w:cs="Times New Roman"/>
                <w:bCs/>
                <w:noProof/>
                <w:shd w:val="clear" w:color="auto" w:fill="FFFFFF"/>
              </w:rPr>
              <w:t>3.4 MQTT and CoAP</w:t>
            </w:r>
            <w:r w:rsidR="00711262">
              <w:rPr>
                <w:noProof/>
                <w:webHidden/>
              </w:rPr>
              <w:tab/>
            </w:r>
            <w:r w:rsidR="00711262">
              <w:rPr>
                <w:noProof/>
                <w:webHidden/>
              </w:rPr>
              <w:fldChar w:fldCharType="begin"/>
            </w:r>
            <w:r w:rsidR="00711262">
              <w:rPr>
                <w:noProof/>
                <w:webHidden/>
              </w:rPr>
              <w:instrText xml:space="preserve"> PAGEREF _Toc449949718 \h </w:instrText>
            </w:r>
            <w:r w:rsidR="00711262">
              <w:rPr>
                <w:noProof/>
                <w:webHidden/>
              </w:rPr>
            </w:r>
            <w:r w:rsidR="00711262">
              <w:rPr>
                <w:noProof/>
                <w:webHidden/>
              </w:rPr>
              <w:fldChar w:fldCharType="separate"/>
            </w:r>
            <w:r w:rsidR="007C4420">
              <w:rPr>
                <w:noProof/>
                <w:webHidden/>
              </w:rPr>
              <w:t>13</w:t>
            </w:r>
            <w:r w:rsidR="00711262">
              <w:rPr>
                <w:noProof/>
                <w:webHidden/>
              </w:rPr>
              <w:fldChar w:fldCharType="end"/>
            </w:r>
          </w:hyperlink>
        </w:p>
        <w:p w14:paraId="69C4D23A" w14:textId="77777777" w:rsidR="00711262" w:rsidRDefault="00DA7A4D">
          <w:pPr>
            <w:pStyle w:val="TOC3"/>
            <w:rPr>
              <w:rFonts w:asciiTheme="minorHAnsi" w:eastAsiaTheme="minorEastAsia" w:hAnsiTheme="minorHAnsi" w:cstheme="minorBidi"/>
              <w:bCs w:val="0"/>
              <w:sz w:val="22"/>
              <w:shd w:val="clear" w:color="auto" w:fill="auto"/>
            </w:rPr>
          </w:pPr>
          <w:hyperlink w:anchor="_Toc449949719" w:history="1">
            <w:r w:rsidR="00711262" w:rsidRPr="00E13BB5">
              <w:rPr>
                <w:rStyle w:val="Hyperlink"/>
              </w:rPr>
              <w:t>3.4.1 MQTT</w:t>
            </w:r>
            <w:r w:rsidR="00711262">
              <w:rPr>
                <w:webHidden/>
              </w:rPr>
              <w:tab/>
            </w:r>
            <w:r w:rsidR="00711262">
              <w:rPr>
                <w:webHidden/>
              </w:rPr>
              <w:fldChar w:fldCharType="begin"/>
            </w:r>
            <w:r w:rsidR="00711262">
              <w:rPr>
                <w:webHidden/>
              </w:rPr>
              <w:instrText xml:space="preserve"> PAGEREF _Toc449949719 \h </w:instrText>
            </w:r>
            <w:r w:rsidR="00711262">
              <w:rPr>
                <w:webHidden/>
              </w:rPr>
            </w:r>
            <w:r w:rsidR="00711262">
              <w:rPr>
                <w:webHidden/>
              </w:rPr>
              <w:fldChar w:fldCharType="separate"/>
            </w:r>
            <w:r w:rsidR="007C4420">
              <w:rPr>
                <w:webHidden/>
              </w:rPr>
              <w:t>13</w:t>
            </w:r>
            <w:r w:rsidR="00711262">
              <w:rPr>
                <w:webHidden/>
              </w:rPr>
              <w:fldChar w:fldCharType="end"/>
            </w:r>
          </w:hyperlink>
        </w:p>
        <w:p w14:paraId="3EC1EA44" w14:textId="77777777" w:rsidR="00711262" w:rsidRDefault="00DA7A4D">
          <w:pPr>
            <w:pStyle w:val="TOC3"/>
            <w:rPr>
              <w:rFonts w:asciiTheme="minorHAnsi" w:eastAsiaTheme="minorEastAsia" w:hAnsiTheme="minorHAnsi" w:cstheme="minorBidi"/>
              <w:bCs w:val="0"/>
              <w:sz w:val="22"/>
              <w:shd w:val="clear" w:color="auto" w:fill="auto"/>
            </w:rPr>
          </w:pPr>
          <w:hyperlink w:anchor="_Toc449949720" w:history="1">
            <w:r w:rsidR="00711262" w:rsidRPr="00E13BB5">
              <w:rPr>
                <w:rStyle w:val="Hyperlink"/>
              </w:rPr>
              <w:t>3.4.2 CoAP</w:t>
            </w:r>
            <w:r w:rsidR="00711262">
              <w:rPr>
                <w:webHidden/>
              </w:rPr>
              <w:tab/>
            </w:r>
            <w:r w:rsidR="00711262">
              <w:rPr>
                <w:webHidden/>
              </w:rPr>
              <w:fldChar w:fldCharType="begin"/>
            </w:r>
            <w:r w:rsidR="00711262">
              <w:rPr>
                <w:webHidden/>
              </w:rPr>
              <w:instrText xml:space="preserve"> PAGEREF _Toc449949720 \h </w:instrText>
            </w:r>
            <w:r w:rsidR="00711262">
              <w:rPr>
                <w:webHidden/>
              </w:rPr>
            </w:r>
            <w:r w:rsidR="00711262">
              <w:rPr>
                <w:webHidden/>
              </w:rPr>
              <w:fldChar w:fldCharType="separate"/>
            </w:r>
            <w:r w:rsidR="007C4420">
              <w:rPr>
                <w:webHidden/>
              </w:rPr>
              <w:t>15</w:t>
            </w:r>
            <w:r w:rsidR="00711262">
              <w:rPr>
                <w:webHidden/>
              </w:rPr>
              <w:fldChar w:fldCharType="end"/>
            </w:r>
          </w:hyperlink>
        </w:p>
        <w:p w14:paraId="3044FB76" w14:textId="77777777" w:rsidR="00711262" w:rsidRDefault="00DA7A4D">
          <w:pPr>
            <w:pStyle w:val="TOC3"/>
            <w:rPr>
              <w:rFonts w:asciiTheme="minorHAnsi" w:eastAsiaTheme="minorEastAsia" w:hAnsiTheme="minorHAnsi" w:cstheme="minorBidi"/>
              <w:bCs w:val="0"/>
              <w:sz w:val="22"/>
              <w:shd w:val="clear" w:color="auto" w:fill="auto"/>
            </w:rPr>
          </w:pPr>
          <w:hyperlink w:anchor="_Toc449949721" w:history="1">
            <w:r w:rsidR="00711262" w:rsidRPr="00E13BB5">
              <w:rPr>
                <w:rStyle w:val="Hyperlink"/>
              </w:rPr>
              <w:t>3.4.3 COAP VS MQTT</w:t>
            </w:r>
            <w:r w:rsidR="00711262">
              <w:rPr>
                <w:webHidden/>
              </w:rPr>
              <w:tab/>
            </w:r>
            <w:r w:rsidR="00711262">
              <w:rPr>
                <w:webHidden/>
              </w:rPr>
              <w:fldChar w:fldCharType="begin"/>
            </w:r>
            <w:r w:rsidR="00711262">
              <w:rPr>
                <w:webHidden/>
              </w:rPr>
              <w:instrText xml:space="preserve"> PAGEREF _Toc449949721 \h </w:instrText>
            </w:r>
            <w:r w:rsidR="00711262">
              <w:rPr>
                <w:webHidden/>
              </w:rPr>
            </w:r>
            <w:r w:rsidR="00711262">
              <w:rPr>
                <w:webHidden/>
              </w:rPr>
              <w:fldChar w:fldCharType="separate"/>
            </w:r>
            <w:r w:rsidR="007C4420">
              <w:rPr>
                <w:webHidden/>
              </w:rPr>
              <w:t>18</w:t>
            </w:r>
            <w:r w:rsidR="00711262">
              <w:rPr>
                <w:webHidden/>
              </w:rPr>
              <w:fldChar w:fldCharType="end"/>
            </w:r>
          </w:hyperlink>
        </w:p>
        <w:p w14:paraId="616F9FA7" w14:textId="77777777" w:rsidR="00711262" w:rsidRDefault="00DA7A4D">
          <w:pPr>
            <w:pStyle w:val="TOC3"/>
            <w:rPr>
              <w:rFonts w:asciiTheme="minorHAnsi" w:eastAsiaTheme="minorEastAsia" w:hAnsiTheme="minorHAnsi" w:cstheme="minorBidi"/>
              <w:bCs w:val="0"/>
              <w:sz w:val="22"/>
              <w:shd w:val="clear" w:color="auto" w:fill="auto"/>
            </w:rPr>
          </w:pPr>
          <w:hyperlink w:anchor="_Toc449949722" w:history="1">
            <w:r w:rsidR="00711262" w:rsidRPr="00E13BB5">
              <w:rPr>
                <w:rStyle w:val="Hyperlink"/>
              </w:rPr>
              <w:t>3.4.4 Conclusion</w:t>
            </w:r>
            <w:r w:rsidR="00711262">
              <w:rPr>
                <w:webHidden/>
              </w:rPr>
              <w:tab/>
            </w:r>
            <w:r w:rsidR="00711262">
              <w:rPr>
                <w:webHidden/>
              </w:rPr>
              <w:fldChar w:fldCharType="begin"/>
            </w:r>
            <w:r w:rsidR="00711262">
              <w:rPr>
                <w:webHidden/>
              </w:rPr>
              <w:instrText xml:space="preserve"> PAGEREF _Toc449949722 \h </w:instrText>
            </w:r>
            <w:r w:rsidR="00711262">
              <w:rPr>
                <w:webHidden/>
              </w:rPr>
            </w:r>
            <w:r w:rsidR="00711262">
              <w:rPr>
                <w:webHidden/>
              </w:rPr>
              <w:fldChar w:fldCharType="separate"/>
            </w:r>
            <w:r w:rsidR="007C4420">
              <w:rPr>
                <w:webHidden/>
              </w:rPr>
              <w:t>18</w:t>
            </w:r>
            <w:r w:rsidR="00711262">
              <w:rPr>
                <w:webHidden/>
              </w:rPr>
              <w:fldChar w:fldCharType="end"/>
            </w:r>
          </w:hyperlink>
        </w:p>
        <w:p w14:paraId="124CB5F1" w14:textId="77777777" w:rsidR="00711262" w:rsidRDefault="00DA7A4D">
          <w:pPr>
            <w:pStyle w:val="TOC2"/>
            <w:tabs>
              <w:tab w:val="right" w:leader="dot" w:pos="9350"/>
            </w:tabs>
            <w:rPr>
              <w:rFonts w:asciiTheme="minorHAnsi" w:hAnsiTheme="minorHAnsi"/>
              <w:noProof/>
              <w:sz w:val="22"/>
            </w:rPr>
          </w:pPr>
          <w:hyperlink w:anchor="_Toc449949723" w:history="1">
            <w:r w:rsidR="00711262" w:rsidRPr="00E13BB5">
              <w:rPr>
                <w:rStyle w:val="Hyperlink"/>
                <w:noProof/>
              </w:rPr>
              <w:t>3.5 Bluetooth</w:t>
            </w:r>
            <w:r w:rsidR="00711262">
              <w:rPr>
                <w:noProof/>
                <w:webHidden/>
              </w:rPr>
              <w:tab/>
            </w:r>
            <w:r w:rsidR="00711262">
              <w:rPr>
                <w:noProof/>
                <w:webHidden/>
              </w:rPr>
              <w:fldChar w:fldCharType="begin"/>
            </w:r>
            <w:r w:rsidR="00711262">
              <w:rPr>
                <w:noProof/>
                <w:webHidden/>
              </w:rPr>
              <w:instrText xml:space="preserve"> PAGEREF _Toc449949723 \h </w:instrText>
            </w:r>
            <w:r w:rsidR="00711262">
              <w:rPr>
                <w:noProof/>
                <w:webHidden/>
              </w:rPr>
            </w:r>
            <w:r w:rsidR="00711262">
              <w:rPr>
                <w:noProof/>
                <w:webHidden/>
              </w:rPr>
              <w:fldChar w:fldCharType="separate"/>
            </w:r>
            <w:r w:rsidR="007C4420">
              <w:rPr>
                <w:noProof/>
                <w:webHidden/>
              </w:rPr>
              <w:t>19</w:t>
            </w:r>
            <w:r w:rsidR="00711262">
              <w:rPr>
                <w:noProof/>
                <w:webHidden/>
              </w:rPr>
              <w:fldChar w:fldCharType="end"/>
            </w:r>
          </w:hyperlink>
        </w:p>
        <w:p w14:paraId="23ECA416" w14:textId="77777777" w:rsidR="00711262" w:rsidRDefault="00DA7A4D">
          <w:pPr>
            <w:pStyle w:val="TOC3"/>
            <w:rPr>
              <w:rFonts w:asciiTheme="minorHAnsi" w:eastAsiaTheme="minorEastAsia" w:hAnsiTheme="minorHAnsi" w:cstheme="minorBidi"/>
              <w:bCs w:val="0"/>
              <w:sz w:val="22"/>
              <w:shd w:val="clear" w:color="auto" w:fill="auto"/>
            </w:rPr>
          </w:pPr>
          <w:hyperlink w:anchor="_Toc449949724" w:history="1">
            <w:r w:rsidR="00711262" w:rsidRPr="00E13BB5">
              <w:rPr>
                <w:rStyle w:val="Hyperlink"/>
              </w:rPr>
              <w:t>3.5.1 Classic Bluetooth</w:t>
            </w:r>
            <w:r w:rsidR="00711262">
              <w:rPr>
                <w:webHidden/>
              </w:rPr>
              <w:tab/>
            </w:r>
            <w:r w:rsidR="00711262">
              <w:rPr>
                <w:webHidden/>
              </w:rPr>
              <w:fldChar w:fldCharType="begin"/>
            </w:r>
            <w:r w:rsidR="00711262">
              <w:rPr>
                <w:webHidden/>
              </w:rPr>
              <w:instrText xml:space="preserve"> PAGEREF _Toc449949724 \h </w:instrText>
            </w:r>
            <w:r w:rsidR="00711262">
              <w:rPr>
                <w:webHidden/>
              </w:rPr>
            </w:r>
            <w:r w:rsidR="00711262">
              <w:rPr>
                <w:webHidden/>
              </w:rPr>
              <w:fldChar w:fldCharType="separate"/>
            </w:r>
            <w:r w:rsidR="007C4420">
              <w:rPr>
                <w:webHidden/>
              </w:rPr>
              <w:t>20</w:t>
            </w:r>
            <w:r w:rsidR="00711262">
              <w:rPr>
                <w:webHidden/>
              </w:rPr>
              <w:fldChar w:fldCharType="end"/>
            </w:r>
          </w:hyperlink>
        </w:p>
        <w:p w14:paraId="485FA90C" w14:textId="77777777" w:rsidR="00711262" w:rsidRDefault="00DA7A4D">
          <w:pPr>
            <w:pStyle w:val="TOC3"/>
            <w:rPr>
              <w:rFonts w:asciiTheme="minorHAnsi" w:eastAsiaTheme="minorEastAsia" w:hAnsiTheme="minorHAnsi" w:cstheme="minorBidi"/>
              <w:bCs w:val="0"/>
              <w:sz w:val="22"/>
              <w:shd w:val="clear" w:color="auto" w:fill="auto"/>
            </w:rPr>
          </w:pPr>
          <w:hyperlink w:anchor="_Toc449949725" w:history="1">
            <w:r w:rsidR="00711262" w:rsidRPr="00E13BB5">
              <w:rPr>
                <w:rStyle w:val="Hyperlink"/>
              </w:rPr>
              <w:t>3.5.2 Bluetooth Low Energy</w:t>
            </w:r>
            <w:r w:rsidR="00711262">
              <w:rPr>
                <w:webHidden/>
              </w:rPr>
              <w:tab/>
            </w:r>
            <w:r w:rsidR="00711262">
              <w:rPr>
                <w:webHidden/>
              </w:rPr>
              <w:fldChar w:fldCharType="begin"/>
            </w:r>
            <w:r w:rsidR="00711262">
              <w:rPr>
                <w:webHidden/>
              </w:rPr>
              <w:instrText xml:space="preserve"> PAGEREF _Toc449949725 \h </w:instrText>
            </w:r>
            <w:r w:rsidR="00711262">
              <w:rPr>
                <w:webHidden/>
              </w:rPr>
            </w:r>
            <w:r w:rsidR="00711262">
              <w:rPr>
                <w:webHidden/>
              </w:rPr>
              <w:fldChar w:fldCharType="separate"/>
            </w:r>
            <w:r w:rsidR="007C4420">
              <w:rPr>
                <w:webHidden/>
              </w:rPr>
              <w:t>21</w:t>
            </w:r>
            <w:r w:rsidR="00711262">
              <w:rPr>
                <w:webHidden/>
              </w:rPr>
              <w:fldChar w:fldCharType="end"/>
            </w:r>
          </w:hyperlink>
        </w:p>
        <w:p w14:paraId="18E50F06" w14:textId="77777777" w:rsidR="00711262" w:rsidRDefault="00DA7A4D">
          <w:pPr>
            <w:pStyle w:val="TOC3"/>
            <w:rPr>
              <w:rFonts w:asciiTheme="minorHAnsi" w:eastAsiaTheme="minorEastAsia" w:hAnsiTheme="minorHAnsi" w:cstheme="minorBidi"/>
              <w:bCs w:val="0"/>
              <w:sz w:val="22"/>
              <w:shd w:val="clear" w:color="auto" w:fill="auto"/>
            </w:rPr>
          </w:pPr>
          <w:hyperlink w:anchor="_Toc449949726" w:history="1">
            <w:r w:rsidR="00711262" w:rsidRPr="00E13BB5">
              <w:rPr>
                <w:rStyle w:val="Hyperlink"/>
              </w:rPr>
              <w:t>3.5.3 Classic Bluetooth vs Bluetooth Low Energy</w:t>
            </w:r>
            <w:r w:rsidR="00711262">
              <w:rPr>
                <w:webHidden/>
              </w:rPr>
              <w:tab/>
            </w:r>
            <w:r w:rsidR="00711262">
              <w:rPr>
                <w:webHidden/>
              </w:rPr>
              <w:fldChar w:fldCharType="begin"/>
            </w:r>
            <w:r w:rsidR="00711262">
              <w:rPr>
                <w:webHidden/>
              </w:rPr>
              <w:instrText xml:space="preserve"> PAGEREF _Toc449949726 \h </w:instrText>
            </w:r>
            <w:r w:rsidR="00711262">
              <w:rPr>
                <w:webHidden/>
              </w:rPr>
            </w:r>
            <w:r w:rsidR="00711262">
              <w:rPr>
                <w:webHidden/>
              </w:rPr>
              <w:fldChar w:fldCharType="separate"/>
            </w:r>
            <w:r w:rsidR="007C4420">
              <w:rPr>
                <w:webHidden/>
              </w:rPr>
              <w:t>26</w:t>
            </w:r>
            <w:r w:rsidR="00711262">
              <w:rPr>
                <w:webHidden/>
              </w:rPr>
              <w:fldChar w:fldCharType="end"/>
            </w:r>
          </w:hyperlink>
        </w:p>
        <w:p w14:paraId="267E0E9B" w14:textId="77777777" w:rsidR="00711262" w:rsidRDefault="00DA7A4D">
          <w:pPr>
            <w:pStyle w:val="TOC3"/>
            <w:rPr>
              <w:rFonts w:asciiTheme="minorHAnsi" w:eastAsiaTheme="minorEastAsia" w:hAnsiTheme="minorHAnsi" w:cstheme="minorBidi"/>
              <w:bCs w:val="0"/>
              <w:sz w:val="22"/>
              <w:shd w:val="clear" w:color="auto" w:fill="auto"/>
            </w:rPr>
          </w:pPr>
          <w:hyperlink w:anchor="_Toc449949727" w:history="1">
            <w:r w:rsidR="00711262" w:rsidRPr="00E13BB5">
              <w:rPr>
                <w:rStyle w:val="Hyperlink"/>
              </w:rPr>
              <w:t>3.5.4 Conclusion</w:t>
            </w:r>
            <w:r w:rsidR="00711262">
              <w:rPr>
                <w:webHidden/>
              </w:rPr>
              <w:tab/>
            </w:r>
            <w:r w:rsidR="00711262">
              <w:rPr>
                <w:webHidden/>
              </w:rPr>
              <w:fldChar w:fldCharType="begin"/>
            </w:r>
            <w:r w:rsidR="00711262">
              <w:rPr>
                <w:webHidden/>
              </w:rPr>
              <w:instrText xml:space="preserve"> PAGEREF _Toc449949727 \h </w:instrText>
            </w:r>
            <w:r w:rsidR="00711262">
              <w:rPr>
                <w:webHidden/>
              </w:rPr>
            </w:r>
            <w:r w:rsidR="00711262">
              <w:rPr>
                <w:webHidden/>
              </w:rPr>
              <w:fldChar w:fldCharType="separate"/>
            </w:r>
            <w:r w:rsidR="007C4420">
              <w:rPr>
                <w:webHidden/>
              </w:rPr>
              <w:t>26</w:t>
            </w:r>
            <w:r w:rsidR="00711262">
              <w:rPr>
                <w:webHidden/>
              </w:rPr>
              <w:fldChar w:fldCharType="end"/>
            </w:r>
          </w:hyperlink>
        </w:p>
        <w:p w14:paraId="4D031757" w14:textId="77777777" w:rsidR="00711262" w:rsidRDefault="00DA7A4D">
          <w:pPr>
            <w:pStyle w:val="TOC2"/>
            <w:tabs>
              <w:tab w:val="right" w:leader="dot" w:pos="9350"/>
            </w:tabs>
            <w:rPr>
              <w:rFonts w:asciiTheme="minorHAnsi" w:hAnsiTheme="minorHAnsi"/>
              <w:noProof/>
              <w:sz w:val="22"/>
            </w:rPr>
          </w:pPr>
          <w:hyperlink w:anchor="_Toc449949728" w:history="1">
            <w:r w:rsidR="00711262" w:rsidRPr="00E13BB5">
              <w:rPr>
                <w:rStyle w:val="Hyperlink"/>
                <w:noProof/>
              </w:rPr>
              <w:t>3.6 CAP Theorem</w:t>
            </w:r>
            <w:r w:rsidR="00711262">
              <w:rPr>
                <w:noProof/>
                <w:webHidden/>
              </w:rPr>
              <w:tab/>
            </w:r>
            <w:r w:rsidR="00711262">
              <w:rPr>
                <w:noProof/>
                <w:webHidden/>
              </w:rPr>
              <w:fldChar w:fldCharType="begin"/>
            </w:r>
            <w:r w:rsidR="00711262">
              <w:rPr>
                <w:noProof/>
                <w:webHidden/>
              </w:rPr>
              <w:instrText xml:space="preserve"> PAGEREF _Toc449949728 \h </w:instrText>
            </w:r>
            <w:r w:rsidR="00711262">
              <w:rPr>
                <w:noProof/>
                <w:webHidden/>
              </w:rPr>
            </w:r>
            <w:r w:rsidR="00711262">
              <w:rPr>
                <w:noProof/>
                <w:webHidden/>
              </w:rPr>
              <w:fldChar w:fldCharType="separate"/>
            </w:r>
            <w:r w:rsidR="007C4420">
              <w:rPr>
                <w:noProof/>
                <w:webHidden/>
              </w:rPr>
              <w:t>27</w:t>
            </w:r>
            <w:r w:rsidR="00711262">
              <w:rPr>
                <w:noProof/>
                <w:webHidden/>
              </w:rPr>
              <w:fldChar w:fldCharType="end"/>
            </w:r>
          </w:hyperlink>
        </w:p>
        <w:p w14:paraId="0AA345F1" w14:textId="77777777" w:rsidR="00711262" w:rsidRDefault="00DA7A4D">
          <w:pPr>
            <w:pStyle w:val="TOC1"/>
            <w:tabs>
              <w:tab w:val="right" w:leader="dot" w:pos="9350"/>
            </w:tabs>
            <w:rPr>
              <w:rFonts w:asciiTheme="minorHAnsi" w:hAnsiTheme="minorHAnsi"/>
              <w:noProof/>
              <w:sz w:val="22"/>
            </w:rPr>
          </w:pPr>
          <w:hyperlink w:anchor="_Toc449949729" w:history="1">
            <w:r w:rsidR="00711262" w:rsidRPr="00E13BB5">
              <w:rPr>
                <w:rStyle w:val="Hyperlink"/>
                <w:noProof/>
              </w:rPr>
              <w:t>CHAPTER 4 DESIGN AND ARCHITECTURE</w:t>
            </w:r>
            <w:r w:rsidR="00711262">
              <w:rPr>
                <w:noProof/>
                <w:webHidden/>
              </w:rPr>
              <w:tab/>
            </w:r>
            <w:r w:rsidR="00711262">
              <w:rPr>
                <w:noProof/>
                <w:webHidden/>
              </w:rPr>
              <w:fldChar w:fldCharType="begin"/>
            </w:r>
            <w:r w:rsidR="00711262">
              <w:rPr>
                <w:noProof/>
                <w:webHidden/>
              </w:rPr>
              <w:instrText xml:space="preserve"> PAGEREF _Toc449949729 \h </w:instrText>
            </w:r>
            <w:r w:rsidR="00711262">
              <w:rPr>
                <w:noProof/>
                <w:webHidden/>
              </w:rPr>
            </w:r>
            <w:r w:rsidR="00711262">
              <w:rPr>
                <w:noProof/>
                <w:webHidden/>
              </w:rPr>
              <w:fldChar w:fldCharType="separate"/>
            </w:r>
            <w:r w:rsidR="007C4420">
              <w:rPr>
                <w:noProof/>
                <w:webHidden/>
              </w:rPr>
              <w:t>29</w:t>
            </w:r>
            <w:r w:rsidR="00711262">
              <w:rPr>
                <w:noProof/>
                <w:webHidden/>
              </w:rPr>
              <w:fldChar w:fldCharType="end"/>
            </w:r>
          </w:hyperlink>
        </w:p>
        <w:p w14:paraId="34BEE028" w14:textId="77777777" w:rsidR="00711262" w:rsidRDefault="00DA7A4D">
          <w:pPr>
            <w:pStyle w:val="TOC2"/>
            <w:tabs>
              <w:tab w:val="right" w:leader="dot" w:pos="9350"/>
            </w:tabs>
            <w:rPr>
              <w:rFonts w:asciiTheme="minorHAnsi" w:hAnsiTheme="minorHAnsi"/>
              <w:noProof/>
              <w:sz w:val="22"/>
            </w:rPr>
          </w:pPr>
          <w:hyperlink w:anchor="_Toc449949730" w:history="1">
            <w:r w:rsidR="00711262" w:rsidRPr="00E13BB5">
              <w:rPr>
                <w:rStyle w:val="Hyperlink"/>
                <w:noProof/>
              </w:rPr>
              <w:t>4.1 Application layer</w:t>
            </w:r>
            <w:r w:rsidR="00711262">
              <w:rPr>
                <w:noProof/>
                <w:webHidden/>
              </w:rPr>
              <w:tab/>
            </w:r>
            <w:r w:rsidR="00711262">
              <w:rPr>
                <w:noProof/>
                <w:webHidden/>
              </w:rPr>
              <w:fldChar w:fldCharType="begin"/>
            </w:r>
            <w:r w:rsidR="00711262">
              <w:rPr>
                <w:noProof/>
                <w:webHidden/>
              </w:rPr>
              <w:instrText xml:space="preserve"> PAGEREF _Toc449949730 \h </w:instrText>
            </w:r>
            <w:r w:rsidR="00711262">
              <w:rPr>
                <w:noProof/>
                <w:webHidden/>
              </w:rPr>
            </w:r>
            <w:r w:rsidR="00711262">
              <w:rPr>
                <w:noProof/>
                <w:webHidden/>
              </w:rPr>
              <w:fldChar w:fldCharType="separate"/>
            </w:r>
            <w:r w:rsidR="007C4420">
              <w:rPr>
                <w:noProof/>
                <w:webHidden/>
              </w:rPr>
              <w:t>30</w:t>
            </w:r>
            <w:r w:rsidR="00711262">
              <w:rPr>
                <w:noProof/>
                <w:webHidden/>
              </w:rPr>
              <w:fldChar w:fldCharType="end"/>
            </w:r>
          </w:hyperlink>
        </w:p>
        <w:p w14:paraId="19AA1B73" w14:textId="77777777" w:rsidR="00711262" w:rsidRDefault="00DA7A4D">
          <w:pPr>
            <w:pStyle w:val="TOC3"/>
            <w:rPr>
              <w:rFonts w:asciiTheme="minorHAnsi" w:eastAsiaTheme="minorEastAsia" w:hAnsiTheme="minorHAnsi" w:cstheme="minorBidi"/>
              <w:bCs w:val="0"/>
              <w:sz w:val="22"/>
              <w:shd w:val="clear" w:color="auto" w:fill="auto"/>
            </w:rPr>
          </w:pPr>
          <w:hyperlink w:anchor="_Toc449949731" w:history="1">
            <w:r w:rsidR="00711262" w:rsidRPr="00E13BB5">
              <w:rPr>
                <w:rStyle w:val="Hyperlink"/>
              </w:rPr>
              <w:t>4.1.1 Process component</w:t>
            </w:r>
            <w:r w:rsidR="00711262">
              <w:rPr>
                <w:webHidden/>
              </w:rPr>
              <w:tab/>
            </w:r>
            <w:r w:rsidR="00711262">
              <w:rPr>
                <w:webHidden/>
              </w:rPr>
              <w:fldChar w:fldCharType="begin"/>
            </w:r>
            <w:r w:rsidR="00711262">
              <w:rPr>
                <w:webHidden/>
              </w:rPr>
              <w:instrText xml:space="preserve"> PAGEREF _Toc449949731 \h </w:instrText>
            </w:r>
            <w:r w:rsidR="00711262">
              <w:rPr>
                <w:webHidden/>
              </w:rPr>
            </w:r>
            <w:r w:rsidR="00711262">
              <w:rPr>
                <w:webHidden/>
              </w:rPr>
              <w:fldChar w:fldCharType="separate"/>
            </w:r>
            <w:r w:rsidR="007C4420">
              <w:rPr>
                <w:webHidden/>
              </w:rPr>
              <w:t>30</w:t>
            </w:r>
            <w:r w:rsidR="00711262">
              <w:rPr>
                <w:webHidden/>
              </w:rPr>
              <w:fldChar w:fldCharType="end"/>
            </w:r>
          </w:hyperlink>
        </w:p>
        <w:p w14:paraId="2DEBD81B" w14:textId="77777777" w:rsidR="00711262" w:rsidRDefault="00DA7A4D">
          <w:pPr>
            <w:pStyle w:val="TOC3"/>
            <w:rPr>
              <w:rFonts w:asciiTheme="minorHAnsi" w:eastAsiaTheme="minorEastAsia" w:hAnsiTheme="minorHAnsi" w:cstheme="minorBidi"/>
              <w:bCs w:val="0"/>
              <w:sz w:val="22"/>
              <w:shd w:val="clear" w:color="auto" w:fill="auto"/>
            </w:rPr>
          </w:pPr>
          <w:hyperlink w:anchor="_Toc449949732" w:history="1">
            <w:r w:rsidR="00711262" w:rsidRPr="00E13BB5">
              <w:rPr>
                <w:rStyle w:val="Hyperlink"/>
              </w:rPr>
              <w:t>4.1.2 Communication component</w:t>
            </w:r>
            <w:r w:rsidR="00711262">
              <w:rPr>
                <w:webHidden/>
              </w:rPr>
              <w:tab/>
            </w:r>
            <w:r w:rsidR="00711262">
              <w:rPr>
                <w:webHidden/>
              </w:rPr>
              <w:fldChar w:fldCharType="begin"/>
            </w:r>
            <w:r w:rsidR="00711262">
              <w:rPr>
                <w:webHidden/>
              </w:rPr>
              <w:instrText xml:space="preserve"> PAGEREF _Toc449949732 \h </w:instrText>
            </w:r>
            <w:r w:rsidR="00711262">
              <w:rPr>
                <w:webHidden/>
              </w:rPr>
            </w:r>
            <w:r w:rsidR="00711262">
              <w:rPr>
                <w:webHidden/>
              </w:rPr>
              <w:fldChar w:fldCharType="separate"/>
            </w:r>
            <w:r w:rsidR="007C4420">
              <w:rPr>
                <w:webHidden/>
              </w:rPr>
              <w:t>32</w:t>
            </w:r>
            <w:r w:rsidR="00711262">
              <w:rPr>
                <w:webHidden/>
              </w:rPr>
              <w:fldChar w:fldCharType="end"/>
            </w:r>
          </w:hyperlink>
        </w:p>
        <w:p w14:paraId="4BCE48AB" w14:textId="77777777" w:rsidR="00711262" w:rsidRDefault="00DA7A4D">
          <w:pPr>
            <w:pStyle w:val="TOC3"/>
            <w:rPr>
              <w:rFonts w:asciiTheme="minorHAnsi" w:eastAsiaTheme="minorEastAsia" w:hAnsiTheme="minorHAnsi" w:cstheme="minorBidi"/>
              <w:bCs w:val="0"/>
              <w:sz w:val="22"/>
              <w:shd w:val="clear" w:color="auto" w:fill="auto"/>
            </w:rPr>
          </w:pPr>
          <w:hyperlink w:anchor="_Toc449949733" w:history="1">
            <w:r w:rsidR="00711262" w:rsidRPr="00E13BB5">
              <w:rPr>
                <w:rStyle w:val="Hyperlink"/>
              </w:rPr>
              <w:t>4.1.3 Conclusion</w:t>
            </w:r>
            <w:r w:rsidR="00711262">
              <w:rPr>
                <w:webHidden/>
              </w:rPr>
              <w:tab/>
            </w:r>
            <w:r w:rsidR="00711262">
              <w:rPr>
                <w:webHidden/>
              </w:rPr>
              <w:fldChar w:fldCharType="begin"/>
            </w:r>
            <w:r w:rsidR="00711262">
              <w:rPr>
                <w:webHidden/>
              </w:rPr>
              <w:instrText xml:space="preserve"> PAGEREF _Toc449949733 \h </w:instrText>
            </w:r>
            <w:r w:rsidR="00711262">
              <w:rPr>
                <w:webHidden/>
              </w:rPr>
            </w:r>
            <w:r w:rsidR="00711262">
              <w:rPr>
                <w:webHidden/>
              </w:rPr>
              <w:fldChar w:fldCharType="separate"/>
            </w:r>
            <w:r w:rsidR="007C4420">
              <w:rPr>
                <w:webHidden/>
              </w:rPr>
              <w:t>33</w:t>
            </w:r>
            <w:r w:rsidR="00711262">
              <w:rPr>
                <w:webHidden/>
              </w:rPr>
              <w:fldChar w:fldCharType="end"/>
            </w:r>
          </w:hyperlink>
        </w:p>
        <w:p w14:paraId="43C69F30" w14:textId="77777777" w:rsidR="00711262" w:rsidRDefault="00DA7A4D">
          <w:pPr>
            <w:pStyle w:val="TOC2"/>
            <w:tabs>
              <w:tab w:val="right" w:leader="dot" w:pos="9350"/>
            </w:tabs>
            <w:rPr>
              <w:rFonts w:asciiTheme="minorHAnsi" w:hAnsiTheme="minorHAnsi"/>
              <w:noProof/>
              <w:sz w:val="22"/>
            </w:rPr>
          </w:pPr>
          <w:hyperlink w:anchor="_Toc449949734" w:history="1">
            <w:r w:rsidR="00711262" w:rsidRPr="00E13BB5">
              <w:rPr>
                <w:rStyle w:val="Hyperlink"/>
                <w:noProof/>
              </w:rPr>
              <w:t>4.2 Network layer</w:t>
            </w:r>
            <w:r w:rsidR="00711262">
              <w:rPr>
                <w:noProof/>
                <w:webHidden/>
              </w:rPr>
              <w:tab/>
            </w:r>
            <w:r w:rsidR="00711262">
              <w:rPr>
                <w:noProof/>
                <w:webHidden/>
              </w:rPr>
              <w:fldChar w:fldCharType="begin"/>
            </w:r>
            <w:r w:rsidR="00711262">
              <w:rPr>
                <w:noProof/>
                <w:webHidden/>
              </w:rPr>
              <w:instrText xml:space="preserve"> PAGEREF _Toc449949734 \h </w:instrText>
            </w:r>
            <w:r w:rsidR="00711262">
              <w:rPr>
                <w:noProof/>
                <w:webHidden/>
              </w:rPr>
            </w:r>
            <w:r w:rsidR="00711262">
              <w:rPr>
                <w:noProof/>
                <w:webHidden/>
              </w:rPr>
              <w:fldChar w:fldCharType="separate"/>
            </w:r>
            <w:r w:rsidR="007C4420">
              <w:rPr>
                <w:noProof/>
                <w:webHidden/>
              </w:rPr>
              <w:t>33</w:t>
            </w:r>
            <w:r w:rsidR="00711262">
              <w:rPr>
                <w:noProof/>
                <w:webHidden/>
              </w:rPr>
              <w:fldChar w:fldCharType="end"/>
            </w:r>
          </w:hyperlink>
        </w:p>
        <w:p w14:paraId="35D5D0D3" w14:textId="77777777" w:rsidR="00711262" w:rsidRDefault="00DA7A4D">
          <w:pPr>
            <w:pStyle w:val="TOC2"/>
            <w:tabs>
              <w:tab w:val="right" w:leader="dot" w:pos="9350"/>
            </w:tabs>
            <w:rPr>
              <w:rFonts w:asciiTheme="minorHAnsi" w:hAnsiTheme="minorHAnsi"/>
              <w:noProof/>
              <w:sz w:val="22"/>
            </w:rPr>
          </w:pPr>
          <w:hyperlink w:anchor="_Toc449949735" w:history="1">
            <w:r w:rsidR="00711262" w:rsidRPr="00E13BB5">
              <w:rPr>
                <w:rStyle w:val="Hyperlink"/>
                <w:noProof/>
              </w:rPr>
              <w:t>4.3 Communication Mechanism</w:t>
            </w:r>
            <w:r w:rsidR="00711262">
              <w:rPr>
                <w:noProof/>
                <w:webHidden/>
              </w:rPr>
              <w:tab/>
            </w:r>
            <w:r w:rsidR="00711262">
              <w:rPr>
                <w:noProof/>
                <w:webHidden/>
              </w:rPr>
              <w:fldChar w:fldCharType="begin"/>
            </w:r>
            <w:r w:rsidR="00711262">
              <w:rPr>
                <w:noProof/>
                <w:webHidden/>
              </w:rPr>
              <w:instrText xml:space="preserve"> PAGEREF _Toc449949735 \h </w:instrText>
            </w:r>
            <w:r w:rsidR="00711262">
              <w:rPr>
                <w:noProof/>
                <w:webHidden/>
              </w:rPr>
            </w:r>
            <w:r w:rsidR="00711262">
              <w:rPr>
                <w:noProof/>
                <w:webHidden/>
              </w:rPr>
              <w:fldChar w:fldCharType="separate"/>
            </w:r>
            <w:r w:rsidR="007C4420">
              <w:rPr>
                <w:noProof/>
                <w:webHidden/>
              </w:rPr>
              <w:t>34</w:t>
            </w:r>
            <w:r w:rsidR="00711262">
              <w:rPr>
                <w:noProof/>
                <w:webHidden/>
              </w:rPr>
              <w:fldChar w:fldCharType="end"/>
            </w:r>
          </w:hyperlink>
        </w:p>
        <w:p w14:paraId="66B90711" w14:textId="77777777" w:rsidR="00711262" w:rsidRDefault="00DA7A4D">
          <w:pPr>
            <w:pStyle w:val="TOC2"/>
            <w:tabs>
              <w:tab w:val="right" w:leader="dot" w:pos="9350"/>
            </w:tabs>
            <w:rPr>
              <w:rFonts w:asciiTheme="minorHAnsi" w:hAnsiTheme="minorHAnsi"/>
              <w:noProof/>
              <w:sz w:val="22"/>
            </w:rPr>
          </w:pPr>
          <w:hyperlink w:anchor="_Toc449949736" w:history="1">
            <w:r w:rsidR="00711262" w:rsidRPr="00E13BB5">
              <w:rPr>
                <w:rStyle w:val="Hyperlink"/>
                <w:noProof/>
              </w:rPr>
              <w:t>4.4 Packet Format</w:t>
            </w:r>
            <w:r w:rsidR="00711262">
              <w:rPr>
                <w:noProof/>
                <w:webHidden/>
              </w:rPr>
              <w:tab/>
            </w:r>
            <w:r w:rsidR="00711262">
              <w:rPr>
                <w:noProof/>
                <w:webHidden/>
              </w:rPr>
              <w:fldChar w:fldCharType="begin"/>
            </w:r>
            <w:r w:rsidR="00711262">
              <w:rPr>
                <w:noProof/>
                <w:webHidden/>
              </w:rPr>
              <w:instrText xml:space="preserve"> PAGEREF _Toc449949736 \h </w:instrText>
            </w:r>
            <w:r w:rsidR="00711262">
              <w:rPr>
                <w:noProof/>
                <w:webHidden/>
              </w:rPr>
            </w:r>
            <w:r w:rsidR="00711262">
              <w:rPr>
                <w:noProof/>
                <w:webHidden/>
              </w:rPr>
              <w:fldChar w:fldCharType="separate"/>
            </w:r>
            <w:r w:rsidR="007C4420">
              <w:rPr>
                <w:noProof/>
                <w:webHidden/>
              </w:rPr>
              <w:t>36</w:t>
            </w:r>
            <w:r w:rsidR="00711262">
              <w:rPr>
                <w:noProof/>
                <w:webHidden/>
              </w:rPr>
              <w:fldChar w:fldCharType="end"/>
            </w:r>
          </w:hyperlink>
        </w:p>
        <w:p w14:paraId="6350FDE7" w14:textId="77777777" w:rsidR="00711262" w:rsidRDefault="00DA7A4D">
          <w:pPr>
            <w:pStyle w:val="TOC2"/>
            <w:tabs>
              <w:tab w:val="right" w:leader="dot" w:pos="9350"/>
            </w:tabs>
            <w:rPr>
              <w:rFonts w:asciiTheme="minorHAnsi" w:hAnsiTheme="minorHAnsi"/>
              <w:noProof/>
              <w:sz w:val="22"/>
            </w:rPr>
          </w:pPr>
          <w:hyperlink w:anchor="_Toc449949737" w:history="1">
            <w:r w:rsidR="00711262" w:rsidRPr="00E13BB5">
              <w:rPr>
                <w:rStyle w:val="Hyperlink"/>
                <w:noProof/>
              </w:rPr>
              <w:t>4.5 Virtual Resource</w:t>
            </w:r>
            <w:r w:rsidR="00711262">
              <w:rPr>
                <w:noProof/>
                <w:webHidden/>
              </w:rPr>
              <w:tab/>
            </w:r>
            <w:r w:rsidR="00711262">
              <w:rPr>
                <w:noProof/>
                <w:webHidden/>
              </w:rPr>
              <w:fldChar w:fldCharType="begin"/>
            </w:r>
            <w:r w:rsidR="00711262">
              <w:rPr>
                <w:noProof/>
                <w:webHidden/>
              </w:rPr>
              <w:instrText xml:space="preserve"> PAGEREF _Toc449949737 \h </w:instrText>
            </w:r>
            <w:r w:rsidR="00711262">
              <w:rPr>
                <w:noProof/>
                <w:webHidden/>
              </w:rPr>
            </w:r>
            <w:r w:rsidR="00711262">
              <w:rPr>
                <w:noProof/>
                <w:webHidden/>
              </w:rPr>
              <w:fldChar w:fldCharType="separate"/>
            </w:r>
            <w:r w:rsidR="007C4420">
              <w:rPr>
                <w:noProof/>
                <w:webHidden/>
              </w:rPr>
              <w:t>37</w:t>
            </w:r>
            <w:r w:rsidR="00711262">
              <w:rPr>
                <w:noProof/>
                <w:webHidden/>
              </w:rPr>
              <w:fldChar w:fldCharType="end"/>
            </w:r>
          </w:hyperlink>
        </w:p>
        <w:p w14:paraId="352961E2" w14:textId="77777777" w:rsidR="00711262" w:rsidRDefault="00DA7A4D">
          <w:pPr>
            <w:pStyle w:val="TOC2"/>
            <w:tabs>
              <w:tab w:val="right" w:leader="dot" w:pos="9350"/>
            </w:tabs>
            <w:rPr>
              <w:rFonts w:asciiTheme="minorHAnsi" w:hAnsiTheme="minorHAnsi"/>
              <w:noProof/>
              <w:sz w:val="22"/>
            </w:rPr>
          </w:pPr>
          <w:hyperlink w:anchor="_Toc449949738" w:history="1">
            <w:r w:rsidR="00711262" w:rsidRPr="00E13BB5">
              <w:rPr>
                <w:rStyle w:val="Hyperlink"/>
                <w:noProof/>
              </w:rPr>
              <w:t>4.6 Detail Design</w:t>
            </w:r>
            <w:r w:rsidR="00711262">
              <w:rPr>
                <w:noProof/>
                <w:webHidden/>
              </w:rPr>
              <w:tab/>
            </w:r>
            <w:r w:rsidR="00711262">
              <w:rPr>
                <w:noProof/>
                <w:webHidden/>
              </w:rPr>
              <w:fldChar w:fldCharType="begin"/>
            </w:r>
            <w:r w:rsidR="00711262">
              <w:rPr>
                <w:noProof/>
                <w:webHidden/>
              </w:rPr>
              <w:instrText xml:space="preserve"> PAGEREF _Toc449949738 \h </w:instrText>
            </w:r>
            <w:r w:rsidR="00711262">
              <w:rPr>
                <w:noProof/>
                <w:webHidden/>
              </w:rPr>
            </w:r>
            <w:r w:rsidR="00711262">
              <w:rPr>
                <w:noProof/>
                <w:webHidden/>
              </w:rPr>
              <w:fldChar w:fldCharType="separate"/>
            </w:r>
            <w:r w:rsidR="007C4420">
              <w:rPr>
                <w:noProof/>
                <w:webHidden/>
              </w:rPr>
              <w:t>38</w:t>
            </w:r>
            <w:r w:rsidR="00711262">
              <w:rPr>
                <w:noProof/>
                <w:webHidden/>
              </w:rPr>
              <w:fldChar w:fldCharType="end"/>
            </w:r>
          </w:hyperlink>
        </w:p>
        <w:p w14:paraId="0F9CE236" w14:textId="77777777" w:rsidR="00711262" w:rsidRDefault="00DA7A4D">
          <w:pPr>
            <w:pStyle w:val="TOC3"/>
            <w:rPr>
              <w:rFonts w:asciiTheme="minorHAnsi" w:eastAsiaTheme="minorEastAsia" w:hAnsiTheme="minorHAnsi" w:cstheme="minorBidi"/>
              <w:bCs w:val="0"/>
              <w:sz w:val="22"/>
              <w:shd w:val="clear" w:color="auto" w:fill="auto"/>
            </w:rPr>
          </w:pPr>
          <w:hyperlink w:anchor="_Toc449949739" w:history="1">
            <w:r w:rsidR="00711262" w:rsidRPr="00E13BB5">
              <w:rPr>
                <w:rStyle w:val="Hyperlink"/>
              </w:rPr>
              <w:t>4.6.1 Application Layer</w:t>
            </w:r>
            <w:r w:rsidR="00711262">
              <w:rPr>
                <w:webHidden/>
              </w:rPr>
              <w:tab/>
            </w:r>
            <w:r w:rsidR="00711262">
              <w:rPr>
                <w:webHidden/>
              </w:rPr>
              <w:fldChar w:fldCharType="begin"/>
            </w:r>
            <w:r w:rsidR="00711262">
              <w:rPr>
                <w:webHidden/>
              </w:rPr>
              <w:instrText xml:space="preserve"> PAGEREF _Toc449949739 \h </w:instrText>
            </w:r>
            <w:r w:rsidR="00711262">
              <w:rPr>
                <w:webHidden/>
              </w:rPr>
            </w:r>
            <w:r w:rsidR="00711262">
              <w:rPr>
                <w:webHidden/>
              </w:rPr>
              <w:fldChar w:fldCharType="separate"/>
            </w:r>
            <w:r w:rsidR="007C4420">
              <w:rPr>
                <w:webHidden/>
              </w:rPr>
              <w:t>38</w:t>
            </w:r>
            <w:r w:rsidR="00711262">
              <w:rPr>
                <w:webHidden/>
              </w:rPr>
              <w:fldChar w:fldCharType="end"/>
            </w:r>
          </w:hyperlink>
        </w:p>
        <w:p w14:paraId="109EF38F" w14:textId="77777777" w:rsidR="00711262" w:rsidRDefault="00DA7A4D">
          <w:pPr>
            <w:pStyle w:val="TOC3"/>
            <w:rPr>
              <w:rFonts w:asciiTheme="minorHAnsi" w:eastAsiaTheme="minorEastAsia" w:hAnsiTheme="minorHAnsi" w:cstheme="minorBidi"/>
              <w:bCs w:val="0"/>
              <w:sz w:val="22"/>
              <w:shd w:val="clear" w:color="auto" w:fill="auto"/>
            </w:rPr>
          </w:pPr>
          <w:hyperlink w:anchor="_Toc449949740" w:history="1">
            <w:r w:rsidR="00711262" w:rsidRPr="00E13BB5">
              <w:rPr>
                <w:rStyle w:val="Hyperlink"/>
              </w:rPr>
              <w:t>4.6.2 Network Layer</w:t>
            </w:r>
            <w:r w:rsidR="00711262">
              <w:rPr>
                <w:webHidden/>
              </w:rPr>
              <w:tab/>
            </w:r>
            <w:r w:rsidR="00711262">
              <w:rPr>
                <w:webHidden/>
              </w:rPr>
              <w:fldChar w:fldCharType="begin"/>
            </w:r>
            <w:r w:rsidR="00711262">
              <w:rPr>
                <w:webHidden/>
              </w:rPr>
              <w:instrText xml:space="preserve"> PAGEREF _Toc449949740 \h </w:instrText>
            </w:r>
            <w:r w:rsidR="00711262">
              <w:rPr>
                <w:webHidden/>
              </w:rPr>
            </w:r>
            <w:r w:rsidR="00711262">
              <w:rPr>
                <w:webHidden/>
              </w:rPr>
              <w:fldChar w:fldCharType="separate"/>
            </w:r>
            <w:r w:rsidR="007C4420">
              <w:rPr>
                <w:webHidden/>
              </w:rPr>
              <w:t>40</w:t>
            </w:r>
            <w:r w:rsidR="00711262">
              <w:rPr>
                <w:webHidden/>
              </w:rPr>
              <w:fldChar w:fldCharType="end"/>
            </w:r>
          </w:hyperlink>
        </w:p>
        <w:p w14:paraId="3CF2626E" w14:textId="77777777" w:rsidR="00711262" w:rsidRDefault="00DA7A4D">
          <w:pPr>
            <w:pStyle w:val="TOC2"/>
            <w:tabs>
              <w:tab w:val="right" w:leader="dot" w:pos="9350"/>
            </w:tabs>
            <w:rPr>
              <w:rFonts w:asciiTheme="minorHAnsi" w:hAnsiTheme="minorHAnsi"/>
              <w:noProof/>
              <w:sz w:val="22"/>
            </w:rPr>
          </w:pPr>
          <w:hyperlink w:anchor="_Toc449949741" w:history="1">
            <w:r w:rsidR="00711262" w:rsidRPr="00E13BB5">
              <w:rPr>
                <w:rStyle w:val="Hyperlink"/>
                <w:noProof/>
              </w:rPr>
              <w:t>4.7 Solutions for proposed problems</w:t>
            </w:r>
            <w:r w:rsidR="00711262">
              <w:rPr>
                <w:noProof/>
                <w:webHidden/>
              </w:rPr>
              <w:tab/>
            </w:r>
            <w:r w:rsidR="00711262">
              <w:rPr>
                <w:noProof/>
                <w:webHidden/>
              </w:rPr>
              <w:fldChar w:fldCharType="begin"/>
            </w:r>
            <w:r w:rsidR="00711262">
              <w:rPr>
                <w:noProof/>
                <w:webHidden/>
              </w:rPr>
              <w:instrText xml:space="preserve"> PAGEREF _Toc449949741 \h </w:instrText>
            </w:r>
            <w:r w:rsidR="00711262">
              <w:rPr>
                <w:noProof/>
                <w:webHidden/>
              </w:rPr>
            </w:r>
            <w:r w:rsidR="00711262">
              <w:rPr>
                <w:noProof/>
                <w:webHidden/>
              </w:rPr>
              <w:fldChar w:fldCharType="separate"/>
            </w:r>
            <w:r w:rsidR="007C4420">
              <w:rPr>
                <w:noProof/>
                <w:webHidden/>
              </w:rPr>
              <w:t>45</w:t>
            </w:r>
            <w:r w:rsidR="00711262">
              <w:rPr>
                <w:noProof/>
                <w:webHidden/>
              </w:rPr>
              <w:fldChar w:fldCharType="end"/>
            </w:r>
          </w:hyperlink>
        </w:p>
        <w:p w14:paraId="39B6F99E" w14:textId="77777777" w:rsidR="00711262" w:rsidRPr="00711262" w:rsidRDefault="00DA7A4D">
          <w:pPr>
            <w:pStyle w:val="TOC3"/>
            <w:rPr>
              <w:rFonts w:asciiTheme="minorHAnsi" w:eastAsiaTheme="minorEastAsia" w:hAnsiTheme="minorHAnsi" w:cstheme="minorBidi"/>
              <w:bCs w:val="0"/>
              <w:sz w:val="22"/>
              <w:shd w:val="clear" w:color="auto" w:fill="auto"/>
            </w:rPr>
          </w:pPr>
          <w:hyperlink w:anchor="_Toc449949742" w:history="1">
            <w:r w:rsidR="00711262" w:rsidRPr="00711262">
              <w:rPr>
                <w:rStyle w:val="Hyperlink"/>
              </w:rPr>
              <w:t>4.7.2 Size limitation of a BLE request</w:t>
            </w:r>
            <w:r w:rsidR="00711262" w:rsidRPr="00711262">
              <w:rPr>
                <w:webHidden/>
              </w:rPr>
              <w:tab/>
            </w:r>
            <w:r w:rsidR="00711262" w:rsidRPr="00711262">
              <w:rPr>
                <w:webHidden/>
              </w:rPr>
              <w:fldChar w:fldCharType="begin"/>
            </w:r>
            <w:r w:rsidR="00711262" w:rsidRPr="00711262">
              <w:rPr>
                <w:webHidden/>
              </w:rPr>
              <w:instrText xml:space="preserve"> PAGEREF _Toc449949742 \h </w:instrText>
            </w:r>
            <w:r w:rsidR="00711262" w:rsidRPr="00711262">
              <w:rPr>
                <w:webHidden/>
              </w:rPr>
            </w:r>
            <w:r w:rsidR="00711262" w:rsidRPr="00711262">
              <w:rPr>
                <w:webHidden/>
              </w:rPr>
              <w:fldChar w:fldCharType="separate"/>
            </w:r>
            <w:r w:rsidR="007C4420">
              <w:rPr>
                <w:webHidden/>
              </w:rPr>
              <w:t>45</w:t>
            </w:r>
            <w:r w:rsidR="00711262" w:rsidRPr="00711262">
              <w:rPr>
                <w:webHidden/>
              </w:rPr>
              <w:fldChar w:fldCharType="end"/>
            </w:r>
          </w:hyperlink>
        </w:p>
        <w:p w14:paraId="3B92EC34" w14:textId="77777777" w:rsidR="00711262" w:rsidRPr="00711262" w:rsidRDefault="00DA7A4D">
          <w:pPr>
            <w:pStyle w:val="TOC3"/>
            <w:rPr>
              <w:rFonts w:asciiTheme="minorHAnsi" w:eastAsiaTheme="minorEastAsia" w:hAnsiTheme="minorHAnsi" w:cstheme="minorBidi"/>
              <w:bCs w:val="0"/>
              <w:sz w:val="22"/>
              <w:shd w:val="clear" w:color="auto" w:fill="auto"/>
            </w:rPr>
          </w:pPr>
          <w:hyperlink w:anchor="_Toc449949743" w:history="1">
            <w:r w:rsidR="00711262" w:rsidRPr="00711262">
              <w:rPr>
                <w:rStyle w:val="Hyperlink"/>
              </w:rPr>
              <w:t>4.7.3 Chaos server-side callback</w:t>
            </w:r>
            <w:r w:rsidR="00711262" w:rsidRPr="00711262">
              <w:rPr>
                <w:webHidden/>
              </w:rPr>
              <w:tab/>
            </w:r>
            <w:r w:rsidR="00711262" w:rsidRPr="00711262">
              <w:rPr>
                <w:webHidden/>
              </w:rPr>
              <w:fldChar w:fldCharType="begin"/>
            </w:r>
            <w:r w:rsidR="00711262" w:rsidRPr="00711262">
              <w:rPr>
                <w:webHidden/>
              </w:rPr>
              <w:instrText xml:space="preserve"> PAGEREF _Toc449949743 \h </w:instrText>
            </w:r>
            <w:r w:rsidR="00711262" w:rsidRPr="00711262">
              <w:rPr>
                <w:webHidden/>
              </w:rPr>
            </w:r>
            <w:r w:rsidR="00711262" w:rsidRPr="00711262">
              <w:rPr>
                <w:webHidden/>
              </w:rPr>
              <w:fldChar w:fldCharType="separate"/>
            </w:r>
            <w:r w:rsidR="007C4420">
              <w:rPr>
                <w:webHidden/>
              </w:rPr>
              <w:t>45</w:t>
            </w:r>
            <w:r w:rsidR="00711262" w:rsidRPr="00711262">
              <w:rPr>
                <w:webHidden/>
              </w:rPr>
              <w:fldChar w:fldCharType="end"/>
            </w:r>
          </w:hyperlink>
        </w:p>
        <w:p w14:paraId="0E7C5D83" w14:textId="77777777" w:rsidR="00711262" w:rsidRPr="00711262" w:rsidRDefault="00DA7A4D">
          <w:pPr>
            <w:pStyle w:val="TOC3"/>
            <w:rPr>
              <w:rFonts w:asciiTheme="minorHAnsi" w:eastAsiaTheme="minorEastAsia" w:hAnsiTheme="minorHAnsi" w:cstheme="minorBidi"/>
              <w:bCs w:val="0"/>
              <w:sz w:val="22"/>
              <w:shd w:val="clear" w:color="auto" w:fill="auto"/>
            </w:rPr>
          </w:pPr>
          <w:hyperlink w:anchor="_Toc449949744" w:history="1">
            <w:r w:rsidR="00711262" w:rsidRPr="00711262">
              <w:rPr>
                <w:rStyle w:val="Hyperlink"/>
              </w:rPr>
              <w:t>4.7.4 Serve multiple applications</w:t>
            </w:r>
            <w:r w:rsidR="00711262" w:rsidRPr="00711262">
              <w:rPr>
                <w:webHidden/>
              </w:rPr>
              <w:tab/>
            </w:r>
            <w:r w:rsidR="00711262" w:rsidRPr="00711262">
              <w:rPr>
                <w:webHidden/>
              </w:rPr>
              <w:fldChar w:fldCharType="begin"/>
            </w:r>
            <w:r w:rsidR="00711262" w:rsidRPr="00711262">
              <w:rPr>
                <w:webHidden/>
              </w:rPr>
              <w:instrText xml:space="preserve"> PAGEREF _Toc449949744 \h </w:instrText>
            </w:r>
            <w:r w:rsidR="00711262" w:rsidRPr="00711262">
              <w:rPr>
                <w:webHidden/>
              </w:rPr>
            </w:r>
            <w:r w:rsidR="00711262" w:rsidRPr="00711262">
              <w:rPr>
                <w:webHidden/>
              </w:rPr>
              <w:fldChar w:fldCharType="separate"/>
            </w:r>
            <w:r w:rsidR="007C4420">
              <w:rPr>
                <w:webHidden/>
              </w:rPr>
              <w:t>46</w:t>
            </w:r>
            <w:r w:rsidR="00711262" w:rsidRPr="00711262">
              <w:rPr>
                <w:webHidden/>
              </w:rPr>
              <w:fldChar w:fldCharType="end"/>
            </w:r>
          </w:hyperlink>
        </w:p>
        <w:p w14:paraId="541C1D2A" w14:textId="77777777" w:rsidR="00711262" w:rsidRDefault="00DA7A4D">
          <w:pPr>
            <w:pStyle w:val="TOC3"/>
            <w:rPr>
              <w:rFonts w:asciiTheme="minorHAnsi" w:eastAsiaTheme="minorEastAsia" w:hAnsiTheme="minorHAnsi" w:cstheme="minorBidi"/>
              <w:bCs w:val="0"/>
              <w:sz w:val="22"/>
              <w:shd w:val="clear" w:color="auto" w:fill="auto"/>
            </w:rPr>
          </w:pPr>
          <w:hyperlink w:anchor="_Toc449949745" w:history="1">
            <w:r w:rsidR="00711262" w:rsidRPr="00E13BB5">
              <w:rPr>
                <w:rStyle w:val="Hyperlink"/>
              </w:rPr>
              <w:t>4.7.5 Provide common interface to support wireless communication protocols</w:t>
            </w:r>
            <w:r w:rsidR="00711262">
              <w:rPr>
                <w:webHidden/>
              </w:rPr>
              <w:tab/>
            </w:r>
            <w:r w:rsidR="00711262">
              <w:rPr>
                <w:webHidden/>
              </w:rPr>
              <w:fldChar w:fldCharType="begin"/>
            </w:r>
            <w:r w:rsidR="00711262">
              <w:rPr>
                <w:webHidden/>
              </w:rPr>
              <w:instrText xml:space="preserve"> PAGEREF _Toc449949745 \h </w:instrText>
            </w:r>
            <w:r w:rsidR="00711262">
              <w:rPr>
                <w:webHidden/>
              </w:rPr>
            </w:r>
            <w:r w:rsidR="00711262">
              <w:rPr>
                <w:webHidden/>
              </w:rPr>
              <w:fldChar w:fldCharType="separate"/>
            </w:r>
            <w:r w:rsidR="007C4420">
              <w:rPr>
                <w:webHidden/>
              </w:rPr>
              <w:t>46</w:t>
            </w:r>
            <w:r w:rsidR="00711262">
              <w:rPr>
                <w:webHidden/>
              </w:rPr>
              <w:fldChar w:fldCharType="end"/>
            </w:r>
          </w:hyperlink>
        </w:p>
        <w:p w14:paraId="5597C566" w14:textId="77777777" w:rsidR="00711262" w:rsidRDefault="00DA7A4D">
          <w:pPr>
            <w:pStyle w:val="TOC1"/>
            <w:tabs>
              <w:tab w:val="right" w:leader="dot" w:pos="9350"/>
            </w:tabs>
            <w:rPr>
              <w:rFonts w:asciiTheme="minorHAnsi" w:hAnsiTheme="minorHAnsi"/>
              <w:noProof/>
              <w:sz w:val="22"/>
            </w:rPr>
          </w:pPr>
          <w:hyperlink w:anchor="_Toc449949746" w:history="1">
            <w:r w:rsidR="00711262" w:rsidRPr="00E13BB5">
              <w:rPr>
                <w:rStyle w:val="Hyperlink"/>
                <w:noProof/>
              </w:rPr>
              <w:t>CHAPTER 5 IMPLEMENTATION</w:t>
            </w:r>
            <w:r w:rsidR="00711262">
              <w:rPr>
                <w:noProof/>
                <w:webHidden/>
              </w:rPr>
              <w:tab/>
            </w:r>
            <w:r w:rsidR="00711262">
              <w:rPr>
                <w:noProof/>
                <w:webHidden/>
              </w:rPr>
              <w:fldChar w:fldCharType="begin"/>
            </w:r>
            <w:r w:rsidR="00711262">
              <w:rPr>
                <w:noProof/>
                <w:webHidden/>
              </w:rPr>
              <w:instrText xml:space="preserve"> PAGEREF _Toc449949746 \h </w:instrText>
            </w:r>
            <w:r w:rsidR="00711262">
              <w:rPr>
                <w:noProof/>
                <w:webHidden/>
              </w:rPr>
            </w:r>
            <w:r w:rsidR="00711262">
              <w:rPr>
                <w:noProof/>
                <w:webHidden/>
              </w:rPr>
              <w:fldChar w:fldCharType="separate"/>
            </w:r>
            <w:r w:rsidR="007C4420">
              <w:rPr>
                <w:noProof/>
                <w:webHidden/>
              </w:rPr>
              <w:t>47</w:t>
            </w:r>
            <w:r w:rsidR="00711262">
              <w:rPr>
                <w:noProof/>
                <w:webHidden/>
              </w:rPr>
              <w:fldChar w:fldCharType="end"/>
            </w:r>
          </w:hyperlink>
        </w:p>
        <w:p w14:paraId="3A7CBE89" w14:textId="77777777" w:rsidR="00711262" w:rsidRDefault="00DA7A4D">
          <w:pPr>
            <w:pStyle w:val="TOC1"/>
            <w:tabs>
              <w:tab w:val="right" w:leader="dot" w:pos="9350"/>
            </w:tabs>
            <w:rPr>
              <w:rFonts w:asciiTheme="minorHAnsi" w:hAnsiTheme="minorHAnsi"/>
              <w:noProof/>
              <w:sz w:val="22"/>
            </w:rPr>
          </w:pPr>
          <w:hyperlink w:anchor="_Toc449949747" w:history="1">
            <w:r w:rsidR="00711262" w:rsidRPr="00E13BB5">
              <w:rPr>
                <w:rStyle w:val="Hyperlink"/>
                <w:noProof/>
              </w:rPr>
              <w:t>CHAPTER 6 EXPERIMENT DESIGN</w:t>
            </w:r>
            <w:r w:rsidR="00711262">
              <w:rPr>
                <w:noProof/>
                <w:webHidden/>
              </w:rPr>
              <w:tab/>
            </w:r>
            <w:r w:rsidR="00711262">
              <w:rPr>
                <w:noProof/>
                <w:webHidden/>
              </w:rPr>
              <w:fldChar w:fldCharType="begin"/>
            </w:r>
            <w:r w:rsidR="00711262">
              <w:rPr>
                <w:noProof/>
                <w:webHidden/>
              </w:rPr>
              <w:instrText xml:space="preserve"> PAGEREF _Toc449949747 \h </w:instrText>
            </w:r>
            <w:r w:rsidR="00711262">
              <w:rPr>
                <w:noProof/>
                <w:webHidden/>
              </w:rPr>
            </w:r>
            <w:r w:rsidR="00711262">
              <w:rPr>
                <w:noProof/>
                <w:webHidden/>
              </w:rPr>
              <w:fldChar w:fldCharType="separate"/>
            </w:r>
            <w:r w:rsidR="007C4420">
              <w:rPr>
                <w:noProof/>
                <w:webHidden/>
              </w:rPr>
              <w:t>49</w:t>
            </w:r>
            <w:r w:rsidR="00711262">
              <w:rPr>
                <w:noProof/>
                <w:webHidden/>
              </w:rPr>
              <w:fldChar w:fldCharType="end"/>
            </w:r>
          </w:hyperlink>
        </w:p>
        <w:p w14:paraId="5EA6577F" w14:textId="77777777" w:rsidR="00711262" w:rsidRDefault="00DA7A4D">
          <w:pPr>
            <w:pStyle w:val="TOC2"/>
            <w:tabs>
              <w:tab w:val="right" w:leader="dot" w:pos="9350"/>
            </w:tabs>
            <w:rPr>
              <w:rFonts w:asciiTheme="minorHAnsi" w:hAnsiTheme="minorHAnsi"/>
              <w:noProof/>
              <w:sz w:val="22"/>
            </w:rPr>
          </w:pPr>
          <w:hyperlink w:anchor="_Toc449949748" w:history="1">
            <w:r w:rsidR="00711262" w:rsidRPr="00E13BB5">
              <w:rPr>
                <w:rStyle w:val="Hyperlink"/>
                <w:noProof/>
              </w:rPr>
              <w:t>6.1 Goals of Experiment</w:t>
            </w:r>
            <w:r w:rsidR="00711262">
              <w:rPr>
                <w:noProof/>
                <w:webHidden/>
              </w:rPr>
              <w:tab/>
            </w:r>
            <w:r w:rsidR="00711262">
              <w:rPr>
                <w:noProof/>
                <w:webHidden/>
              </w:rPr>
              <w:fldChar w:fldCharType="begin"/>
            </w:r>
            <w:r w:rsidR="00711262">
              <w:rPr>
                <w:noProof/>
                <w:webHidden/>
              </w:rPr>
              <w:instrText xml:space="preserve"> PAGEREF _Toc449949748 \h </w:instrText>
            </w:r>
            <w:r w:rsidR="00711262">
              <w:rPr>
                <w:noProof/>
                <w:webHidden/>
              </w:rPr>
            </w:r>
            <w:r w:rsidR="00711262">
              <w:rPr>
                <w:noProof/>
                <w:webHidden/>
              </w:rPr>
              <w:fldChar w:fldCharType="separate"/>
            </w:r>
            <w:r w:rsidR="007C4420">
              <w:rPr>
                <w:noProof/>
                <w:webHidden/>
              </w:rPr>
              <w:t>49</w:t>
            </w:r>
            <w:r w:rsidR="00711262">
              <w:rPr>
                <w:noProof/>
                <w:webHidden/>
              </w:rPr>
              <w:fldChar w:fldCharType="end"/>
            </w:r>
          </w:hyperlink>
        </w:p>
        <w:p w14:paraId="2E779926" w14:textId="77777777" w:rsidR="00711262" w:rsidRDefault="00DA7A4D">
          <w:pPr>
            <w:pStyle w:val="TOC2"/>
            <w:tabs>
              <w:tab w:val="right" w:leader="dot" w:pos="9350"/>
            </w:tabs>
            <w:rPr>
              <w:rFonts w:asciiTheme="minorHAnsi" w:hAnsiTheme="minorHAnsi"/>
              <w:noProof/>
              <w:sz w:val="22"/>
            </w:rPr>
          </w:pPr>
          <w:hyperlink w:anchor="_Toc449949749" w:history="1">
            <w:r w:rsidR="00711262" w:rsidRPr="00E13BB5">
              <w:rPr>
                <w:rStyle w:val="Hyperlink"/>
                <w:noProof/>
              </w:rPr>
              <w:t>6.2 Experiment Setup</w:t>
            </w:r>
            <w:r w:rsidR="00711262">
              <w:rPr>
                <w:noProof/>
                <w:webHidden/>
              </w:rPr>
              <w:tab/>
            </w:r>
            <w:r w:rsidR="00711262">
              <w:rPr>
                <w:noProof/>
                <w:webHidden/>
              </w:rPr>
              <w:fldChar w:fldCharType="begin"/>
            </w:r>
            <w:r w:rsidR="00711262">
              <w:rPr>
                <w:noProof/>
                <w:webHidden/>
              </w:rPr>
              <w:instrText xml:space="preserve"> PAGEREF _Toc449949749 \h </w:instrText>
            </w:r>
            <w:r w:rsidR="00711262">
              <w:rPr>
                <w:noProof/>
                <w:webHidden/>
              </w:rPr>
            </w:r>
            <w:r w:rsidR="00711262">
              <w:rPr>
                <w:noProof/>
                <w:webHidden/>
              </w:rPr>
              <w:fldChar w:fldCharType="separate"/>
            </w:r>
            <w:r w:rsidR="007C4420">
              <w:rPr>
                <w:noProof/>
                <w:webHidden/>
              </w:rPr>
              <w:t>50</w:t>
            </w:r>
            <w:r w:rsidR="00711262">
              <w:rPr>
                <w:noProof/>
                <w:webHidden/>
              </w:rPr>
              <w:fldChar w:fldCharType="end"/>
            </w:r>
          </w:hyperlink>
        </w:p>
        <w:p w14:paraId="3D3B23DE" w14:textId="77777777" w:rsidR="00711262" w:rsidRDefault="00DA7A4D">
          <w:pPr>
            <w:pStyle w:val="TOC2"/>
            <w:tabs>
              <w:tab w:val="right" w:leader="dot" w:pos="9350"/>
            </w:tabs>
            <w:rPr>
              <w:rFonts w:asciiTheme="minorHAnsi" w:hAnsiTheme="minorHAnsi"/>
              <w:noProof/>
              <w:sz w:val="22"/>
            </w:rPr>
          </w:pPr>
          <w:hyperlink w:anchor="_Toc449949750" w:history="1">
            <w:r w:rsidR="00711262" w:rsidRPr="00E13BB5">
              <w:rPr>
                <w:rStyle w:val="Hyperlink"/>
                <w:noProof/>
              </w:rPr>
              <w:t>6.3 Details</w:t>
            </w:r>
            <w:r w:rsidR="00711262">
              <w:rPr>
                <w:noProof/>
                <w:webHidden/>
              </w:rPr>
              <w:tab/>
            </w:r>
            <w:r w:rsidR="00711262">
              <w:rPr>
                <w:noProof/>
                <w:webHidden/>
              </w:rPr>
              <w:fldChar w:fldCharType="begin"/>
            </w:r>
            <w:r w:rsidR="00711262">
              <w:rPr>
                <w:noProof/>
                <w:webHidden/>
              </w:rPr>
              <w:instrText xml:space="preserve"> PAGEREF _Toc449949750 \h </w:instrText>
            </w:r>
            <w:r w:rsidR="00711262">
              <w:rPr>
                <w:noProof/>
                <w:webHidden/>
              </w:rPr>
            </w:r>
            <w:r w:rsidR="00711262">
              <w:rPr>
                <w:noProof/>
                <w:webHidden/>
              </w:rPr>
              <w:fldChar w:fldCharType="separate"/>
            </w:r>
            <w:r w:rsidR="007C4420">
              <w:rPr>
                <w:noProof/>
                <w:webHidden/>
              </w:rPr>
              <w:t>50</w:t>
            </w:r>
            <w:r w:rsidR="00711262">
              <w:rPr>
                <w:noProof/>
                <w:webHidden/>
              </w:rPr>
              <w:fldChar w:fldCharType="end"/>
            </w:r>
          </w:hyperlink>
        </w:p>
        <w:p w14:paraId="20DBC60E" w14:textId="77777777" w:rsidR="00711262" w:rsidRDefault="00DA7A4D">
          <w:pPr>
            <w:pStyle w:val="TOC3"/>
            <w:rPr>
              <w:rFonts w:asciiTheme="minorHAnsi" w:eastAsiaTheme="minorEastAsia" w:hAnsiTheme="minorHAnsi" w:cstheme="minorBidi"/>
              <w:bCs w:val="0"/>
              <w:sz w:val="22"/>
              <w:shd w:val="clear" w:color="auto" w:fill="auto"/>
            </w:rPr>
          </w:pPr>
          <w:hyperlink w:anchor="_Toc449949751" w:history="1">
            <w:r w:rsidR="00711262" w:rsidRPr="00E13BB5">
              <w:rPr>
                <w:rStyle w:val="Hyperlink"/>
              </w:rPr>
              <w:t>6.3.1 Minimum Data with Interval</w:t>
            </w:r>
            <w:r w:rsidR="00711262">
              <w:rPr>
                <w:webHidden/>
              </w:rPr>
              <w:tab/>
            </w:r>
            <w:r w:rsidR="00711262">
              <w:rPr>
                <w:webHidden/>
              </w:rPr>
              <w:fldChar w:fldCharType="begin"/>
            </w:r>
            <w:r w:rsidR="00711262">
              <w:rPr>
                <w:webHidden/>
              </w:rPr>
              <w:instrText xml:space="preserve"> PAGEREF _Toc449949751 \h </w:instrText>
            </w:r>
            <w:r w:rsidR="00711262">
              <w:rPr>
                <w:webHidden/>
              </w:rPr>
            </w:r>
            <w:r w:rsidR="00711262">
              <w:rPr>
                <w:webHidden/>
              </w:rPr>
              <w:fldChar w:fldCharType="separate"/>
            </w:r>
            <w:r w:rsidR="007C4420">
              <w:rPr>
                <w:webHidden/>
              </w:rPr>
              <w:t>50</w:t>
            </w:r>
            <w:r w:rsidR="00711262">
              <w:rPr>
                <w:webHidden/>
              </w:rPr>
              <w:fldChar w:fldCharType="end"/>
            </w:r>
          </w:hyperlink>
        </w:p>
        <w:p w14:paraId="2A49C8BA" w14:textId="77777777" w:rsidR="00711262" w:rsidRDefault="00DA7A4D">
          <w:pPr>
            <w:pStyle w:val="TOC3"/>
            <w:rPr>
              <w:rFonts w:asciiTheme="minorHAnsi" w:eastAsiaTheme="minorEastAsia" w:hAnsiTheme="minorHAnsi" w:cstheme="minorBidi"/>
              <w:bCs w:val="0"/>
              <w:sz w:val="22"/>
              <w:shd w:val="clear" w:color="auto" w:fill="auto"/>
            </w:rPr>
          </w:pPr>
          <w:hyperlink w:anchor="_Toc449949752" w:history="1">
            <w:r w:rsidR="00711262" w:rsidRPr="00E13BB5">
              <w:rPr>
                <w:rStyle w:val="Hyperlink"/>
              </w:rPr>
              <w:t>6.3.2 Multiple Packets</w:t>
            </w:r>
            <w:r w:rsidR="00711262">
              <w:rPr>
                <w:webHidden/>
              </w:rPr>
              <w:tab/>
            </w:r>
            <w:r w:rsidR="00711262">
              <w:rPr>
                <w:webHidden/>
              </w:rPr>
              <w:fldChar w:fldCharType="begin"/>
            </w:r>
            <w:r w:rsidR="00711262">
              <w:rPr>
                <w:webHidden/>
              </w:rPr>
              <w:instrText xml:space="preserve"> PAGEREF _Toc449949752 \h </w:instrText>
            </w:r>
            <w:r w:rsidR="00711262">
              <w:rPr>
                <w:webHidden/>
              </w:rPr>
            </w:r>
            <w:r w:rsidR="00711262">
              <w:rPr>
                <w:webHidden/>
              </w:rPr>
              <w:fldChar w:fldCharType="separate"/>
            </w:r>
            <w:r w:rsidR="007C4420">
              <w:rPr>
                <w:webHidden/>
              </w:rPr>
              <w:t>54</w:t>
            </w:r>
            <w:r w:rsidR="00711262">
              <w:rPr>
                <w:webHidden/>
              </w:rPr>
              <w:fldChar w:fldCharType="end"/>
            </w:r>
          </w:hyperlink>
        </w:p>
        <w:p w14:paraId="6BA63F8A" w14:textId="77777777" w:rsidR="00711262" w:rsidRDefault="00DA7A4D">
          <w:pPr>
            <w:pStyle w:val="TOC3"/>
            <w:rPr>
              <w:rFonts w:asciiTheme="minorHAnsi" w:eastAsiaTheme="minorEastAsia" w:hAnsiTheme="minorHAnsi" w:cstheme="minorBidi"/>
              <w:bCs w:val="0"/>
              <w:sz w:val="22"/>
              <w:shd w:val="clear" w:color="auto" w:fill="auto"/>
            </w:rPr>
          </w:pPr>
          <w:hyperlink w:anchor="_Toc449949753" w:history="1">
            <w:r w:rsidR="00711262" w:rsidRPr="00E13BB5">
              <w:rPr>
                <w:rStyle w:val="Hyperlink"/>
              </w:rPr>
              <w:t>6.3.3 Round Trip</w:t>
            </w:r>
            <w:r w:rsidR="00711262">
              <w:rPr>
                <w:webHidden/>
              </w:rPr>
              <w:tab/>
            </w:r>
            <w:r w:rsidR="00711262">
              <w:rPr>
                <w:webHidden/>
              </w:rPr>
              <w:fldChar w:fldCharType="begin"/>
            </w:r>
            <w:r w:rsidR="00711262">
              <w:rPr>
                <w:webHidden/>
              </w:rPr>
              <w:instrText xml:space="preserve"> PAGEREF _Toc449949753 \h </w:instrText>
            </w:r>
            <w:r w:rsidR="00711262">
              <w:rPr>
                <w:webHidden/>
              </w:rPr>
            </w:r>
            <w:r w:rsidR="00711262">
              <w:rPr>
                <w:webHidden/>
              </w:rPr>
              <w:fldChar w:fldCharType="separate"/>
            </w:r>
            <w:r w:rsidR="007C4420">
              <w:rPr>
                <w:webHidden/>
              </w:rPr>
              <w:t>56</w:t>
            </w:r>
            <w:r w:rsidR="00711262">
              <w:rPr>
                <w:webHidden/>
              </w:rPr>
              <w:fldChar w:fldCharType="end"/>
            </w:r>
          </w:hyperlink>
        </w:p>
        <w:p w14:paraId="63E08545" w14:textId="77777777" w:rsidR="00711262" w:rsidRDefault="00DA7A4D">
          <w:pPr>
            <w:pStyle w:val="TOC3"/>
            <w:rPr>
              <w:rFonts w:asciiTheme="minorHAnsi" w:eastAsiaTheme="minorEastAsia" w:hAnsiTheme="minorHAnsi" w:cstheme="minorBidi"/>
              <w:bCs w:val="0"/>
              <w:sz w:val="22"/>
              <w:shd w:val="clear" w:color="auto" w:fill="auto"/>
            </w:rPr>
          </w:pPr>
          <w:hyperlink w:anchor="_Toc449949754" w:history="1">
            <w:r w:rsidR="00711262" w:rsidRPr="00E13BB5">
              <w:rPr>
                <w:rStyle w:val="Hyperlink"/>
              </w:rPr>
              <w:t>6.3.4 Multiple Apps</w:t>
            </w:r>
            <w:r w:rsidR="00711262">
              <w:rPr>
                <w:webHidden/>
              </w:rPr>
              <w:tab/>
            </w:r>
            <w:r w:rsidR="00711262">
              <w:rPr>
                <w:webHidden/>
              </w:rPr>
              <w:fldChar w:fldCharType="begin"/>
            </w:r>
            <w:r w:rsidR="00711262">
              <w:rPr>
                <w:webHidden/>
              </w:rPr>
              <w:instrText xml:space="preserve"> PAGEREF _Toc449949754 \h </w:instrText>
            </w:r>
            <w:r w:rsidR="00711262">
              <w:rPr>
                <w:webHidden/>
              </w:rPr>
            </w:r>
            <w:r w:rsidR="00711262">
              <w:rPr>
                <w:webHidden/>
              </w:rPr>
              <w:fldChar w:fldCharType="separate"/>
            </w:r>
            <w:r w:rsidR="007C4420">
              <w:rPr>
                <w:webHidden/>
              </w:rPr>
              <w:t>58</w:t>
            </w:r>
            <w:r w:rsidR="00711262">
              <w:rPr>
                <w:webHidden/>
              </w:rPr>
              <w:fldChar w:fldCharType="end"/>
            </w:r>
          </w:hyperlink>
        </w:p>
        <w:p w14:paraId="376596E3" w14:textId="77777777" w:rsidR="00711262" w:rsidRDefault="00DA7A4D">
          <w:pPr>
            <w:pStyle w:val="TOC2"/>
            <w:tabs>
              <w:tab w:val="right" w:leader="dot" w:pos="9350"/>
            </w:tabs>
            <w:rPr>
              <w:rFonts w:asciiTheme="minorHAnsi" w:hAnsiTheme="minorHAnsi"/>
              <w:noProof/>
              <w:sz w:val="22"/>
            </w:rPr>
          </w:pPr>
          <w:hyperlink w:anchor="_Toc449949755" w:history="1">
            <w:r w:rsidR="00711262" w:rsidRPr="00E13BB5">
              <w:rPr>
                <w:rStyle w:val="Hyperlink"/>
                <w:noProof/>
              </w:rPr>
              <w:t>6.4 Conclusion</w:t>
            </w:r>
            <w:r w:rsidR="00711262">
              <w:rPr>
                <w:noProof/>
                <w:webHidden/>
              </w:rPr>
              <w:tab/>
            </w:r>
            <w:r w:rsidR="00711262">
              <w:rPr>
                <w:noProof/>
                <w:webHidden/>
              </w:rPr>
              <w:fldChar w:fldCharType="begin"/>
            </w:r>
            <w:r w:rsidR="00711262">
              <w:rPr>
                <w:noProof/>
                <w:webHidden/>
              </w:rPr>
              <w:instrText xml:space="preserve"> PAGEREF _Toc449949755 \h </w:instrText>
            </w:r>
            <w:r w:rsidR="00711262">
              <w:rPr>
                <w:noProof/>
                <w:webHidden/>
              </w:rPr>
            </w:r>
            <w:r w:rsidR="00711262">
              <w:rPr>
                <w:noProof/>
                <w:webHidden/>
              </w:rPr>
              <w:fldChar w:fldCharType="separate"/>
            </w:r>
            <w:r w:rsidR="007C4420">
              <w:rPr>
                <w:noProof/>
                <w:webHidden/>
              </w:rPr>
              <w:t>59</w:t>
            </w:r>
            <w:r w:rsidR="00711262">
              <w:rPr>
                <w:noProof/>
                <w:webHidden/>
              </w:rPr>
              <w:fldChar w:fldCharType="end"/>
            </w:r>
          </w:hyperlink>
        </w:p>
        <w:p w14:paraId="4F5A4EBE" w14:textId="77777777" w:rsidR="00711262" w:rsidRDefault="00DA7A4D">
          <w:pPr>
            <w:pStyle w:val="TOC1"/>
            <w:tabs>
              <w:tab w:val="right" w:leader="dot" w:pos="9350"/>
            </w:tabs>
            <w:rPr>
              <w:rFonts w:asciiTheme="minorHAnsi" w:hAnsiTheme="minorHAnsi"/>
              <w:noProof/>
              <w:sz w:val="22"/>
            </w:rPr>
          </w:pPr>
          <w:hyperlink w:anchor="_Toc449949756" w:history="1">
            <w:r w:rsidR="00711262" w:rsidRPr="00E13BB5">
              <w:rPr>
                <w:rStyle w:val="Hyperlink"/>
                <w:noProof/>
              </w:rPr>
              <w:t>CHAPTER 7 SUMMARY AND CONTRIBUTION</w:t>
            </w:r>
            <w:r w:rsidR="00711262">
              <w:rPr>
                <w:noProof/>
                <w:webHidden/>
              </w:rPr>
              <w:tab/>
            </w:r>
            <w:r w:rsidR="00711262">
              <w:rPr>
                <w:noProof/>
                <w:webHidden/>
              </w:rPr>
              <w:fldChar w:fldCharType="begin"/>
            </w:r>
            <w:r w:rsidR="00711262">
              <w:rPr>
                <w:noProof/>
                <w:webHidden/>
              </w:rPr>
              <w:instrText xml:space="preserve"> PAGEREF _Toc449949756 \h </w:instrText>
            </w:r>
            <w:r w:rsidR="00711262">
              <w:rPr>
                <w:noProof/>
                <w:webHidden/>
              </w:rPr>
            </w:r>
            <w:r w:rsidR="00711262">
              <w:rPr>
                <w:noProof/>
                <w:webHidden/>
              </w:rPr>
              <w:fldChar w:fldCharType="separate"/>
            </w:r>
            <w:r w:rsidR="007C4420">
              <w:rPr>
                <w:noProof/>
                <w:webHidden/>
              </w:rPr>
              <w:t>61</w:t>
            </w:r>
            <w:r w:rsidR="00711262">
              <w:rPr>
                <w:noProof/>
                <w:webHidden/>
              </w:rPr>
              <w:fldChar w:fldCharType="end"/>
            </w:r>
          </w:hyperlink>
        </w:p>
        <w:p w14:paraId="568BA56A" w14:textId="77777777" w:rsidR="00711262" w:rsidRDefault="00DA7A4D">
          <w:pPr>
            <w:pStyle w:val="TOC1"/>
            <w:tabs>
              <w:tab w:val="right" w:leader="dot" w:pos="9350"/>
            </w:tabs>
            <w:rPr>
              <w:rFonts w:asciiTheme="minorHAnsi" w:hAnsiTheme="minorHAnsi"/>
              <w:noProof/>
              <w:sz w:val="22"/>
            </w:rPr>
          </w:pPr>
          <w:hyperlink w:anchor="_Toc449949757" w:history="1">
            <w:r w:rsidR="00711262" w:rsidRPr="00E13BB5">
              <w:rPr>
                <w:rStyle w:val="Hyperlink"/>
                <w:noProof/>
              </w:rPr>
              <w:t>CHAPTER 8 FUTURE WORKS</w:t>
            </w:r>
            <w:r w:rsidR="00711262">
              <w:rPr>
                <w:noProof/>
                <w:webHidden/>
              </w:rPr>
              <w:tab/>
            </w:r>
            <w:r w:rsidR="00711262">
              <w:rPr>
                <w:noProof/>
                <w:webHidden/>
              </w:rPr>
              <w:fldChar w:fldCharType="begin"/>
            </w:r>
            <w:r w:rsidR="00711262">
              <w:rPr>
                <w:noProof/>
                <w:webHidden/>
              </w:rPr>
              <w:instrText xml:space="preserve"> PAGEREF _Toc449949757 \h </w:instrText>
            </w:r>
            <w:r w:rsidR="00711262">
              <w:rPr>
                <w:noProof/>
                <w:webHidden/>
              </w:rPr>
            </w:r>
            <w:r w:rsidR="00711262">
              <w:rPr>
                <w:noProof/>
                <w:webHidden/>
              </w:rPr>
              <w:fldChar w:fldCharType="separate"/>
            </w:r>
            <w:r w:rsidR="007C4420">
              <w:rPr>
                <w:noProof/>
                <w:webHidden/>
              </w:rPr>
              <w:t>63</w:t>
            </w:r>
            <w:r w:rsidR="00711262">
              <w:rPr>
                <w:noProof/>
                <w:webHidden/>
              </w:rPr>
              <w:fldChar w:fldCharType="end"/>
            </w:r>
          </w:hyperlink>
        </w:p>
        <w:p w14:paraId="4655BDE8" w14:textId="77777777" w:rsidR="00711262" w:rsidRDefault="00DA7A4D">
          <w:pPr>
            <w:pStyle w:val="TOC2"/>
            <w:tabs>
              <w:tab w:val="right" w:leader="dot" w:pos="9350"/>
            </w:tabs>
            <w:rPr>
              <w:rFonts w:asciiTheme="minorHAnsi" w:hAnsiTheme="minorHAnsi"/>
              <w:noProof/>
              <w:sz w:val="22"/>
            </w:rPr>
          </w:pPr>
          <w:hyperlink w:anchor="_Toc449949758" w:history="1">
            <w:r w:rsidR="00711262" w:rsidRPr="00E13BB5">
              <w:rPr>
                <w:rStyle w:val="Hyperlink"/>
                <w:noProof/>
              </w:rPr>
              <w:t>8.1 Data Rate</w:t>
            </w:r>
            <w:r w:rsidR="00711262">
              <w:rPr>
                <w:noProof/>
                <w:webHidden/>
              </w:rPr>
              <w:tab/>
            </w:r>
            <w:r w:rsidR="00711262">
              <w:rPr>
                <w:noProof/>
                <w:webHidden/>
              </w:rPr>
              <w:fldChar w:fldCharType="begin"/>
            </w:r>
            <w:r w:rsidR="00711262">
              <w:rPr>
                <w:noProof/>
                <w:webHidden/>
              </w:rPr>
              <w:instrText xml:space="preserve"> PAGEREF _Toc449949758 \h </w:instrText>
            </w:r>
            <w:r w:rsidR="00711262">
              <w:rPr>
                <w:noProof/>
                <w:webHidden/>
              </w:rPr>
            </w:r>
            <w:r w:rsidR="00711262">
              <w:rPr>
                <w:noProof/>
                <w:webHidden/>
              </w:rPr>
              <w:fldChar w:fldCharType="separate"/>
            </w:r>
            <w:r w:rsidR="007C4420">
              <w:rPr>
                <w:noProof/>
                <w:webHidden/>
              </w:rPr>
              <w:t>63</w:t>
            </w:r>
            <w:r w:rsidR="00711262">
              <w:rPr>
                <w:noProof/>
                <w:webHidden/>
              </w:rPr>
              <w:fldChar w:fldCharType="end"/>
            </w:r>
          </w:hyperlink>
        </w:p>
        <w:p w14:paraId="6263446C" w14:textId="77777777" w:rsidR="00711262" w:rsidRDefault="00DA7A4D">
          <w:pPr>
            <w:pStyle w:val="TOC2"/>
            <w:tabs>
              <w:tab w:val="right" w:leader="dot" w:pos="9350"/>
            </w:tabs>
            <w:rPr>
              <w:rFonts w:asciiTheme="minorHAnsi" w:hAnsiTheme="minorHAnsi"/>
              <w:noProof/>
              <w:sz w:val="22"/>
            </w:rPr>
          </w:pPr>
          <w:hyperlink w:anchor="_Toc449949759" w:history="1">
            <w:r w:rsidR="00711262" w:rsidRPr="00E13BB5">
              <w:rPr>
                <w:rStyle w:val="Hyperlink"/>
                <w:noProof/>
              </w:rPr>
              <w:t>8.2 Availability and Partition Tolerance</w:t>
            </w:r>
            <w:r w:rsidR="00711262">
              <w:rPr>
                <w:noProof/>
                <w:webHidden/>
              </w:rPr>
              <w:tab/>
            </w:r>
            <w:r w:rsidR="00711262">
              <w:rPr>
                <w:noProof/>
                <w:webHidden/>
              </w:rPr>
              <w:fldChar w:fldCharType="begin"/>
            </w:r>
            <w:r w:rsidR="00711262">
              <w:rPr>
                <w:noProof/>
                <w:webHidden/>
              </w:rPr>
              <w:instrText xml:space="preserve"> PAGEREF _Toc449949759 \h </w:instrText>
            </w:r>
            <w:r w:rsidR="00711262">
              <w:rPr>
                <w:noProof/>
                <w:webHidden/>
              </w:rPr>
            </w:r>
            <w:r w:rsidR="00711262">
              <w:rPr>
                <w:noProof/>
                <w:webHidden/>
              </w:rPr>
              <w:fldChar w:fldCharType="separate"/>
            </w:r>
            <w:r w:rsidR="007C4420">
              <w:rPr>
                <w:noProof/>
                <w:webHidden/>
              </w:rPr>
              <w:t>63</w:t>
            </w:r>
            <w:r w:rsidR="00711262">
              <w:rPr>
                <w:noProof/>
                <w:webHidden/>
              </w:rPr>
              <w:fldChar w:fldCharType="end"/>
            </w:r>
          </w:hyperlink>
        </w:p>
        <w:p w14:paraId="1544C698" w14:textId="77777777" w:rsidR="00711262" w:rsidRDefault="00DA7A4D">
          <w:pPr>
            <w:pStyle w:val="TOC2"/>
            <w:tabs>
              <w:tab w:val="right" w:leader="dot" w:pos="9350"/>
            </w:tabs>
            <w:rPr>
              <w:rFonts w:asciiTheme="minorHAnsi" w:hAnsiTheme="minorHAnsi"/>
              <w:noProof/>
              <w:sz w:val="22"/>
            </w:rPr>
          </w:pPr>
          <w:hyperlink w:anchor="_Toc449949760" w:history="1">
            <w:r w:rsidR="00711262" w:rsidRPr="00E13BB5">
              <w:rPr>
                <w:rStyle w:val="Hyperlink"/>
                <w:noProof/>
              </w:rPr>
              <w:t>8.3 Cross-Platform and Underlying Technology</w:t>
            </w:r>
            <w:r w:rsidR="00711262">
              <w:rPr>
                <w:noProof/>
                <w:webHidden/>
              </w:rPr>
              <w:tab/>
            </w:r>
            <w:r w:rsidR="00711262">
              <w:rPr>
                <w:noProof/>
                <w:webHidden/>
              </w:rPr>
              <w:fldChar w:fldCharType="begin"/>
            </w:r>
            <w:r w:rsidR="00711262">
              <w:rPr>
                <w:noProof/>
                <w:webHidden/>
              </w:rPr>
              <w:instrText xml:space="preserve"> PAGEREF _Toc449949760 \h </w:instrText>
            </w:r>
            <w:r w:rsidR="00711262">
              <w:rPr>
                <w:noProof/>
                <w:webHidden/>
              </w:rPr>
            </w:r>
            <w:r w:rsidR="00711262">
              <w:rPr>
                <w:noProof/>
                <w:webHidden/>
              </w:rPr>
              <w:fldChar w:fldCharType="separate"/>
            </w:r>
            <w:r w:rsidR="007C4420">
              <w:rPr>
                <w:noProof/>
                <w:webHidden/>
              </w:rPr>
              <w:t>63</w:t>
            </w:r>
            <w:r w:rsidR="00711262">
              <w:rPr>
                <w:noProof/>
                <w:webHidden/>
              </w:rPr>
              <w:fldChar w:fldCharType="end"/>
            </w:r>
          </w:hyperlink>
        </w:p>
        <w:p w14:paraId="0A836327" w14:textId="77777777" w:rsidR="00711262" w:rsidRDefault="00DA7A4D">
          <w:pPr>
            <w:pStyle w:val="TOC2"/>
            <w:tabs>
              <w:tab w:val="right" w:leader="dot" w:pos="9350"/>
            </w:tabs>
            <w:rPr>
              <w:rFonts w:asciiTheme="minorHAnsi" w:hAnsiTheme="minorHAnsi"/>
              <w:noProof/>
              <w:sz w:val="22"/>
            </w:rPr>
          </w:pPr>
          <w:hyperlink w:anchor="_Toc449949761" w:history="1">
            <w:r w:rsidR="00711262" w:rsidRPr="00E13BB5">
              <w:rPr>
                <w:rStyle w:val="Hyperlink"/>
                <w:noProof/>
              </w:rPr>
              <w:t>8.4 Security</w:t>
            </w:r>
            <w:r w:rsidR="00711262">
              <w:rPr>
                <w:noProof/>
                <w:webHidden/>
              </w:rPr>
              <w:tab/>
            </w:r>
            <w:r w:rsidR="00711262">
              <w:rPr>
                <w:noProof/>
                <w:webHidden/>
              </w:rPr>
              <w:fldChar w:fldCharType="begin"/>
            </w:r>
            <w:r w:rsidR="00711262">
              <w:rPr>
                <w:noProof/>
                <w:webHidden/>
              </w:rPr>
              <w:instrText xml:space="preserve"> PAGEREF _Toc449949761 \h </w:instrText>
            </w:r>
            <w:r w:rsidR="00711262">
              <w:rPr>
                <w:noProof/>
                <w:webHidden/>
              </w:rPr>
            </w:r>
            <w:r w:rsidR="00711262">
              <w:rPr>
                <w:noProof/>
                <w:webHidden/>
              </w:rPr>
              <w:fldChar w:fldCharType="separate"/>
            </w:r>
            <w:r w:rsidR="007C4420">
              <w:rPr>
                <w:noProof/>
                <w:webHidden/>
              </w:rPr>
              <w:t>63</w:t>
            </w:r>
            <w:r w:rsidR="00711262">
              <w:rPr>
                <w:noProof/>
                <w:webHidden/>
              </w:rPr>
              <w:fldChar w:fldCharType="end"/>
            </w:r>
          </w:hyperlink>
        </w:p>
        <w:p w14:paraId="6D7F8FE7" w14:textId="77777777" w:rsidR="00711262" w:rsidRDefault="00DA7A4D">
          <w:pPr>
            <w:pStyle w:val="TOC1"/>
            <w:tabs>
              <w:tab w:val="right" w:leader="dot" w:pos="9350"/>
            </w:tabs>
            <w:rPr>
              <w:rFonts w:asciiTheme="minorHAnsi" w:hAnsiTheme="minorHAnsi"/>
              <w:noProof/>
              <w:sz w:val="22"/>
            </w:rPr>
          </w:pPr>
          <w:hyperlink w:anchor="_Toc449949762" w:history="1">
            <w:r w:rsidR="00711262" w:rsidRPr="00E13BB5">
              <w:rPr>
                <w:rStyle w:val="Hyperlink"/>
                <w:noProof/>
              </w:rPr>
              <w:t>CHAPTER 9 REFERENCE</w:t>
            </w:r>
            <w:r w:rsidR="00711262">
              <w:rPr>
                <w:noProof/>
                <w:webHidden/>
              </w:rPr>
              <w:tab/>
            </w:r>
            <w:r w:rsidR="00711262">
              <w:rPr>
                <w:noProof/>
                <w:webHidden/>
              </w:rPr>
              <w:fldChar w:fldCharType="begin"/>
            </w:r>
            <w:r w:rsidR="00711262">
              <w:rPr>
                <w:noProof/>
                <w:webHidden/>
              </w:rPr>
              <w:instrText xml:space="preserve"> PAGEREF _Toc449949762 \h </w:instrText>
            </w:r>
            <w:r w:rsidR="00711262">
              <w:rPr>
                <w:noProof/>
                <w:webHidden/>
              </w:rPr>
            </w:r>
            <w:r w:rsidR="00711262">
              <w:rPr>
                <w:noProof/>
                <w:webHidden/>
              </w:rPr>
              <w:fldChar w:fldCharType="separate"/>
            </w:r>
            <w:r w:rsidR="007C4420">
              <w:rPr>
                <w:noProof/>
                <w:webHidden/>
              </w:rPr>
              <w:t>65</w:t>
            </w:r>
            <w:r w:rsidR="00711262">
              <w:rPr>
                <w:noProof/>
                <w:webHidden/>
              </w:rPr>
              <w:fldChar w:fldCharType="end"/>
            </w:r>
          </w:hyperlink>
        </w:p>
        <w:p w14:paraId="51C08EB9" w14:textId="77777777" w:rsidR="00752A1F" w:rsidRPr="00815F1C" w:rsidRDefault="002D4F04" w:rsidP="00815F1C">
          <w:pPr>
            <w:sectPr w:rsidR="00752A1F" w:rsidRPr="00815F1C" w:rsidSect="00752A1F">
              <w:type w:val="continuous"/>
              <w:pgSz w:w="12240" w:h="15840"/>
              <w:pgMar w:top="1440" w:right="1440" w:bottom="1440" w:left="1440" w:header="708" w:footer="708" w:gutter="0"/>
              <w:pgNumType w:fmt="lowerRoman"/>
              <w:cols w:space="708"/>
              <w:docGrid w:linePitch="360"/>
            </w:sectPr>
          </w:pPr>
          <w:r>
            <w:rPr>
              <w:b/>
              <w:bCs/>
              <w:noProof/>
            </w:rPr>
            <w:fldChar w:fldCharType="end"/>
          </w:r>
        </w:p>
      </w:sdtContent>
    </w:sdt>
    <w:p w14:paraId="63302825" w14:textId="77777777" w:rsidR="004148E2" w:rsidRPr="00F16E77" w:rsidRDefault="004148E2" w:rsidP="00E65330">
      <w:pPr>
        <w:pStyle w:val="OtherTitle"/>
        <w:rPr>
          <w:rFonts w:eastAsiaTheme="minorEastAsia"/>
        </w:rPr>
      </w:pPr>
      <w:bookmarkStart w:id="5" w:name="_Toc441059972"/>
      <w:bookmarkStart w:id="6" w:name="_Toc449949697"/>
      <w:r>
        <w:rPr>
          <w:rFonts w:eastAsiaTheme="minorEastAsia"/>
        </w:rPr>
        <w:lastRenderedPageBreak/>
        <w:t>LIST OF FIGURES</w:t>
      </w:r>
      <w:bookmarkEnd w:id="5"/>
      <w:bookmarkEnd w:id="6"/>
    </w:p>
    <w:p w14:paraId="49810495" w14:textId="77777777" w:rsidR="00711262" w:rsidRDefault="008D76B2">
      <w:pPr>
        <w:pStyle w:val="TableofFigures"/>
        <w:tabs>
          <w:tab w:val="right" w:leader="dot" w:pos="9016"/>
        </w:tabs>
        <w:rPr>
          <w:rFonts w:asciiTheme="minorHAnsi" w:hAnsiTheme="minorHAnsi"/>
          <w:noProof/>
          <w:sz w:val="22"/>
        </w:rPr>
      </w:pPr>
      <w:r>
        <w:rPr>
          <w:rFonts w:eastAsia="Times New Roman" w:cs="Times New Roman"/>
          <w:szCs w:val="24"/>
        </w:rPr>
        <w:fldChar w:fldCharType="begin"/>
      </w:r>
      <w:r>
        <w:rPr>
          <w:rFonts w:eastAsia="Times New Roman" w:cs="Times New Roman"/>
          <w:szCs w:val="24"/>
        </w:rPr>
        <w:instrText xml:space="preserve"> TOC \h \z \c "Figure" </w:instrText>
      </w:r>
      <w:r>
        <w:rPr>
          <w:rFonts w:eastAsia="Times New Roman" w:cs="Times New Roman"/>
          <w:szCs w:val="24"/>
        </w:rPr>
        <w:fldChar w:fldCharType="separate"/>
      </w:r>
      <w:hyperlink w:anchor="_Toc449949763" w:history="1">
        <w:r w:rsidR="00711262" w:rsidRPr="00031429">
          <w:rPr>
            <w:rStyle w:val="Hyperlink"/>
            <w:noProof/>
          </w:rPr>
          <w:t>Figure 3.1 Trend of devices vs people (Barrett, 2012)</w:t>
        </w:r>
        <w:r w:rsidR="00711262">
          <w:rPr>
            <w:noProof/>
            <w:webHidden/>
          </w:rPr>
          <w:tab/>
        </w:r>
        <w:r w:rsidR="00711262">
          <w:rPr>
            <w:noProof/>
            <w:webHidden/>
          </w:rPr>
          <w:fldChar w:fldCharType="begin"/>
        </w:r>
        <w:r w:rsidR="00711262">
          <w:rPr>
            <w:noProof/>
            <w:webHidden/>
          </w:rPr>
          <w:instrText xml:space="preserve"> PAGEREF _Toc449949763 \h </w:instrText>
        </w:r>
        <w:r w:rsidR="00711262">
          <w:rPr>
            <w:noProof/>
            <w:webHidden/>
          </w:rPr>
        </w:r>
        <w:r w:rsidR="00711262">
          <w:rPr>
            <w:noProof/>
            <w:webHidden/>
          </w:rPr>
          <w:fldChar w:fldCharType="separate"/>
        </w:r>
        <w:r w:rsidR="007C4420">
          <w:rPr>
            <w:noProof/>
            <w:webHidden/>
          </w:rPr>
          <w:t>5</w:t>
        </w:r>
        <w:r w:rsidR="00711262">
          <w:rPr>
            <w:noProof/>
            <w:webHidden/>
          </w:rPr>
          <w:fldChar w:fldCharType="end"/>
        </w:r>
      </w:hyperlink>
    </w:p>
    <w:p w14:paraId="7599AC9B" w14:textId="77777777" w:rsidR="00711262" w:rsidRDefault="00DA7A4D">
      <w:pPr>
        <w:pStyle w:val="TableofFigures"/>
        <w:tabs>
          <w:tab w:val="right" w:leader="dot" w:pos="9016"/>
        </w:tabs>
        <w:rPr>
          <w:rFonts w:asciiTheme="minorHAnsi" w:hAnsiTheme="minorHAnsi"/>
          <w:noProof/>
          <w:sz w:val="22"/>
        </w:rPr>
      </w:pPr>
      <w:hyperlink w:anchor="_Toc449949764" w:history="1">
        <w:r w:rsidR="00711262" w:rsidRPr="00031429">
          <w:rPr>
            <w:rStyle w:val="Hyperlink"/>
            <w:noProof/>
          </w:rPr>
          <w:t>Figure 3.2 SOAP message structure example (Mitra &amp; Lafon, 2007)</w:t>
        </w:r>
        <w:r w:rsidR="00711262">
          <w:rPr>
            <w:noProof/>
            <w:webHidden/>
          </w:rPr>
          <w:tab/>
        </w:r>
        <w:r w:rsidR="00711262">
          <w:rPr>
            <w:noProof/>
            <w:webHidden/>
          </w:rPr>
          <w:fldChar w:fldCharType="begin"/>
        </w:r>
        <w:r w:rsidR="00711262">
          <w:rPr>
            <w:noProof/>
            <w:webHidden/>
          </w:rPr>
          <w:instrText xml:space="preserve"> PAGEREF _Toc449949764 \h </w:instrText>
        </w:r>
        <w:r w:rsidR="00711262">
          <w:rPr>
            <w:noProof/>
            <w:webHidden/>
          </w:rPr>
        </w:r>
        <w:r w:rsidR="00711262">
          <w:rPr>
            <w:noProof/>
            <w:webHidden/>
          </w:rPr>
          <w:fldChar w:fldCharType="separate"/>
        </w:r>
        <w:r w:rsidR="007C4420">
          <w:rPr>
            <w:noProof/>
            <w:webHidden/>
          </w:rPr>
          <w:t>9</w:t>
        </w:r>
        <w:r w:rsidR="00711262">
          <w:rPr>
            <w:noProof/>
            <w:webHidden/>
          </w:rPr>
          <w:fldChar w:fldCharType="end"/>
        </w:r>
      </w:hyperlink>
    </w:p>
    <w:p w14:paraId="237FA667" w14:textId="77777777" w:rsidR="00711262" w:rsidRDefault="00DA7A4D">
      <w:pPr>
        <w:pStyle w:val="TableofFigures"/>
        <w:tabs>
          <w:tab w:val="right" w:leader="dot" w:pos="9016"/>
        </w:tabs>
        <w:rPr>
          <w:rFonts w:asciiTheme="minorHAnsi" w:hAnsiTheme="minorHAnsi"/>
          <w:noProof/>
          <w:sz w:val="22"/>
        </w:rPr>
      </w:pPr>
      <w:hyperlink w:anchor="_Toc449949765" w:history="1">
        <w:r w:rsidR="00711262" w:rsidRPr="00031429">
          <w:rPr>
            <w:rStyle w:val="Hyperlink"/>
            <w:noProof/>
          </w:rPr>
          <w:t>Figure 3.3 MQTT format</w:t>
        </w:r>
        <w:r w:rsidR="00711262">
          <w:rPr>
            <w:noProof/>
            <w:webHidden/>
          </w:rPr>
          <w:tab/>
        </w:r>
        <w:r w:rsidR="00711262">
          <w:rPr>
            <w:noProof/>
            <w:webHidden/>
          </w:rPr>
          <w:fldChar w:fldCharType="begin"/>
        </w:r>
        <w:r w:rsidR="00711262">
          <w:rPr>
            <w:noProof/>
            <w:webHidden/>
          </w:rPr>
          <w:instrText xml:space="preserve"> PAGEREF _Toc449949765 \h </w:instrText>
        </w:r>
        <w:r w:rsidR="00711262">
          <w:rPr>
            <w:noProof/>
            <w:webHidden/>
          </w:rPr>
        </w:r>
        <w:r w:rsidR="00711262">
          <w:rPr>
            <w:noProof/>
            <w:webHidden/>
          </w:rPr>
          <w:fldChar w:fldCharType="separate"/>
        </w:r>
        <w:r w:rsidR="007C4420">
          <w:rPr>
            <w:noProof/>
            <w:webHidden/>
          </w:rPr>
          <w:t>14</w:t>
        </w:r>
        <w:r w:rsidR="00711262">
          <w:rPr>
            <w:noProof/>
            <w:webHidden/>
          </w:rPr>
          <w:fldChar w:fldCharType="end"/>
        </w:r>
      </w:hyperlink>
    </w:p>
    <w:p w14:paraId="731F8D10" w14:textId="77777777" w:rsidR="00711262" w:rsidRDefault="00DA7A4D">
      <w:pPr>
        <w:pStyle w:val="TableofFigures"/>
        <w:tabs>
          <w:tab w:val="right" w:leader="dot" w:pos="9016"/>
        </w:tabs>
        <w:rPr>
          <w:rFonts w:asciiTheme="minorHAnsi" w:hAnsiTheme="minorHAnsi"/>
          <w:noProof/>
          <w:sz w:val="22"/>
        </w:rPr>
      </w:pPr>
      <w:hyperlink w:anchor="_Toc449949766" w:history="1">
        <w:r w:rsidR="00711262" w:rsidRPr="00031429">
          <w:rPr>
            <w:rStyle w:val="Hyperlink"/>
            <w:noProof/>
          </w:rPr>
          <w:t>Figure 3.4 CoAP format (Shelby, Z., Hartke, K., &amp; Bormann, C., 2014)</w:t>
        </w:r>
        <w:r w:rsidR="00711262">
          <w:rPr>
            <w:noProof/>
            <w:webHidden/>
          </w:rPr>
          <w:tab/>
        </w:r>
        <w:r w:rsidR="00711262">
          <w:rPr>
            <w:noProof/>
            <w:webHidden/>
          </w:rPr>
          <w:fldChar w:fldCharType="begin"/>
        </w:r>
        <w:r w:rsidR="00711262">
          <w:rPr>
            <w:noProof/>
            <w:webHidden/>
          </w:rPr>
          <w:instrText xml:space="preserve"> PAGEREF _Toc449949766 \h </w:instrText>
        </w:r>
        <w:r w:rsidR="00711262">
          <w:rPr>
            <w:noProof/>
            <w:webHidden/>
          </w:rPr>
        </w:r>
        <w:r w:rsidR="00711262">
          <w:rPr>
            <w:noProof/>
            <w:webHidden/>
          </w:rPr>
          <w:fldChar w:fldCharType="separate"/>
        </w:r>
        <w:r w:rsidR="007C4420">
          <w:rPr>
            <w:noProof/>
            <w:webHidden/>
          </w:rPr>
          <w:t>15</w:t>
        </w:r>
        <w:r w:rsidR="00711262">
          <w:rPr>
            <w:noProof/>
            <w:webHidden/>
          </w:rPr>
          <w:fldChar w:fldCharType="end"/>
        </w:r>
      </w:hyperlink>
    </w:p>
    <w:p w14:paraId="1C73A23D" w14:textId="77777777" w:rsidR="00711262" w:rsidRDefault="00DA7A4D">
      <w:pPr>
        <w:pStyle w:val="TableofFigures"/>
        <w:tabs>
          <w:tab w:val="right" w:leader="dot" w:pos="9016"/>
        </w:tabs>
        <w:rPr>
          <w:rFonts w:asciiTheme="minorHAnsi" w:hAnsiTheme="minorHAnsi"/>
          <w:noProof/>
          <w:sz w:val="22"/>
        </w:rPr>
      </w:pPr>
      <w:hyperlink w:anchor="_Toc449949767" w:history="1">
        <w:r w:rsidR="00711262" w:rsidRPr="00031429">
          <w:rPr>
            <w:rStyle w:val="Hyperlink"/>
            <w:noProof/>
          </w:rPr>
          <w:t>Figure 3.5 From Web Applications to IoT Nodes (Shelby, 2014)</w:t>
        </w:r>
        <w:r w:rsidR="00711262">
          <w:rPr>
            <w:noProof/>
            <w:webHidden/>
          </w:rPr>
          <w:tab/>
        </w:r>
        <w:r w:rsidR="00711262">
          <w:rPr>
            <w:noProof/>
            <w:webHidden/>
          </w:rPr>
          <w:fldChar w:fldCharType="begin"/>
        </w:r>
        <w:r w:rsidR="00711262">
          <w:rPr>
            <w:noProof/>
            <w:webHidden/>
          </w:rPr>
          <w:instrText xml:space="preserve"> PAGEREF _Toc449949767 \h </w:instrText>
        </w:r>
        <w:r w:rsidR="00711262">
          <w:rPr>
            <w:noProof/>
            <w:webHidden/>
          </w:rPr>
        </w:r>
        <w:r w:rsidR="00711262">
          <w:rPr>
            <w:noProof/>
            <w:webHidden/>
          </w:rPr>
          <w:fldChar w:fldCharType="separate"/>
        </w:r>
        <w:r w:rsidR="007C4420">
          <w:rPr>
            <w:noProof/>
            <w:webHidden/>
          </w:rPr>
          <w:t>17</w:t>
        </w:r>
        <w:r w:rsidR="00711262">
          <w:rPr>
            <w:noProof/>
            <w:webHidden/>
          </w:rPr>
          <w:fldChar w:fldCharType="end"/>
        </w:r>
      </w:hyperlink>
    </w:p>
    <w:p w14:paraId="1B23C8B7" w14:textId="77777777" w:rsidR="00711262" w:rsidRDefault="00DA7A4D">
      <w:pPr>
        <w:pStyle w:val="TableofFigures"/>
        <w:tabs>
          <w:tab w:val="right" w:leader="dot" w:pos="9016"/>
        </w:tabs>
        <w:rPr>
          <w:rFonts w:asciiTheme="minorHAnsi" w:hAnsiTheme="minorHAnsi"/>
          <w:noProof/>
          <w:sz w:val="22"/>
        </w:rPr>
      </w:pPr>
      <w:hyperlink w:anchor="_Toc449949768" w:history="1">
        <w:r w:rsidR="00711262" w:rsidRPr="00031429">
          <w:rPr>
            <w:rStyle w:val="Hyperlink"/>
            <w:noProof/>
          </w:rPr>
          <w:t>Figure 3.6 Topology of Classic Bluetooth (SIG, 2010)</w:t>
        </w:r>
        <w:r w:rsidR="00711262">
          <w:rPr>
            <w:noProof/>
            <w:webHidden/>
          </w:rPr>
          <w:tab/>
        </w:r>
        <w:r w:rsidR="00711262">
          <w:rPr>
            <w:noProof/>
            <w:webHidden/>
          </w:rPr>
          <w:fldChar w:fldCharType="begin"/>
        </w:r>
        <w:r w:rsidR="00711262">
          <w:rPr>
            <w:noProof/>
            <w:webHidden/>
          </w:rPr>
          <w:instrText xml:space="preserve"> PAGEREF _Toc449949768 \h </w:instrText>
        </w:r>
        <w:r w:rsidR="00711262">
          <w:rPr>
            <w:noProof/>
            <w:webHidden/>
          </w:rPr>
        </w:r>
        <w:r w:rsidR="00711262">
          <w:rPr>
            <w:noProof/>
            <w:webHidden/>
          </w:rPr>
          <w:fldChar w:fldCharType="separate"/>
        </w:r>
        <w:r w:rsidR="007C4420">
          <w:rPr>
            <w:noProof/>
            <w:webHidden/>
          </w:rPr>
          <w:t>20</w:t>
        </w:r>
        <w:r w:rsidR="00711262">
          <w:rPr>
            <w:noProof/>
            <w:webHidden/>
          </w:rPr>
          <w:fldChar w:fldCharType="end"/>
        </w:r>
      </w:hyperlink>
    </w:p>
    <w:p w14:paraId="46D7E40E" w14:textId="77777777" w:rsidR="00711262" w:rsidRDefault="00DA7A4D">
      <w:pPr>
        <w:pStyle w:val="TableofFigures"/>
        <w:tabs>
          <w:tab w:val="right" w:leader="dot" w:pos="9016"/>
        </w:tabs>
        <w:rPr>
          <w:rFonts w:asciiTheme="minorHAnsi" w:hAnsiTheme="minorHAnsi"/>
          <w:noProof/>
          <w:sz w:val="22"/>
        </w:rPr>
      </w:pPr>
      <w:hyperlink w:anchor="_Toc449949769" w:history="1">
        <w:r w:rsidR="00711262" w:rsidRPr="00031429">
          <w:rPr>
            <w:rStyle w:val="Hyperlink"/>
            <w:noProof/>
          </w:rPr>
          <w:t>Figure 3.7 Topology of Classic Bluetooth (Torvmark, 2013)</w:t>
        </w:r>
        <w:r w:rsidR="00711262">
          <w:rPr>
            <w:noProof/>
            <w:webHidden/>
          </w:rPr>
          <w:tab/>
        </w:r>
        <w:r w:rsidR="00711262">
          <w:rPr>
            <w:noProof/>
            <w:webHidden/>
          </w:rPr>
          <w:fldChar w:fldCharType="begin"/>
        </w:r>
        <w:r w:rsidR="00711262">
          <w:rPr>
            <w:noProof/>
            <w:webHidden/>
          </w:rPr>
          <w:instrText xml:space="preserve"> PAGEREF _Toc449949769 \h </w:instrText>
        </w:r>
        <w:r w:rsidR="00711262">
          <w:rPr>
            <w:noProof/>
            <w:webHidden/>
          </w:rPr>
        </w:r>
        <w:r w:rsidR="00711262">
          <w:rPr>
            <w:noProof/>
            <w:webHidden/>
          </w:rPr>
          <w:fldChar w:fldCharType="separate"/>
        </w:r>
        <w:r w:rsidR="007C4420">
          <w:rPr>
            <w:noProof/>
            <w:webHidden/>
          </w:rPr>
          <w:t>21</w:t>
        </w:r>
        <w:r w:rsidR="00711262">
          <w:rPr>
            <w:noProof/>
            <w:webHidden/>
          </w:rPr>
          <w:fldChar w:fldCharType="end"/>
        </w:r>
      </w:hyperlink>
    </w:p>
    <w:p w14:paraId="6354C32D" w14:textId="77777777" w:rsidR="00711262" w:rsidRDefault="00DA7A4D">
      <w:pPr>
        <w:pStyle w:val="TableofFigures"/>
        <w:tabs>
          <w:tab w:val="right" w:leader="dot" w:pos="9016"/>
        </w:tabs>
        <w:rPr>
          <w:rFonts w:asciiTheme="minorHAnsi" w:hAnsiTheme="minorHAnsi"/>
          <w:noProof/>
          <w:sz w:val="22"/>
        </w:rPr>
      </w:pPr>
      <w:hyperlink w:anchor="_Toc449949770" w:history="1">
        <w:r w:rsidR="00711262" w:rsidRPr="00031429">
          <w:rPr>
            <w:rStyle w:val="Hyperlink"/>
            <w:noProof/>
          </w:rPr>
          <w:t>Figure 3.8 GATT format (SIG, 2010)</w:t>
        </w:r>
        <w:r w:rsidR="00711262">
          <w:rPr>
            <w:noProof/>
            <w:webHidden/>
          </w:rPr>
          <w:tab/>
        </w:r>
        <w:r w:rsidR="00711262">
          <w:rPr>
            <w:noProof/>
            <w:webHidden/>
          </w:rPr>
          <w:fldChar w:fldCharType="begin"/>
        </w:r>
        <w:r w:rsidR="00711262">
          <w:rPr>
            <w:noProof/>
            <w:webHidden/>
          </w:rPr>
          <w:instrText xml:space="preserve"> PAGEREF _Toc449949770 \h </w:instrText>
        </w:r>
        <w:r w:rsidR="00711262">
          <w:rPr>
            <w:noProof/>
            <w:webHidden/>
          </w:rPr>
        </w:r>
        <w:r w:rsidR="00711262">
          <w:rPr>
            <w:noProof/>
            <w:webHidden/>
          </w:rPr>
          <w:fldChar w:fldCharType="separate"/>
        </w:r>
        <w:r w:rsidR="007C4420">
          <w:rPr>
            <w:noProof/>
            <w:webHidden/>
          </w:rPr>
          <w:t>23</w:t>
        </w:r>
        <w:r w:rsidR="00711262">
          <w:rPr>
            <w:noProof/>
            <w:webHidden/>
          </w:rPr>
          <w:fldChar w:fldCharType="end"/>
        </w:r>
      </w:hyperlink>
    </w:p>
    <w:p w14:paraId="45D08A3C" w14:textId="77777777" w:rsidR="00711262" w:rsidRDefault="00DA7A4D">
      <w:pPr>
        <w:pStyle w:val="TableofFigures"/>
        <w:tabs>
          <w:tab w:val="right" w:leader="dot" w:pos="9016"/>
        </w:tabs>
        <w:rPr>
          <w:rFonts w:asciiTheme="minorHAnsi" w:hAnsiTheme="minorHAnsi"/>
          <w:noProof/>
          <w:sz w:val="22"/>
        </w:rPr>
      </w:pPr>
      <w:hyperlink w:anchor="_Toc449949771" w:history="1">
        <w:r w:rsidR="00711262" w:rsidRPr="00031429">
          <w:rPr>
            <w:rStyle w:val="Hyperlink"/>
            <w:noProof/>
          </w:rPr>
          <w:t>Figure 3.9 GATT format (SIG, 2010)</w:t>
        </w:r>
        <w:r w:rsidR="00711262">
          <w:rPr>
            <w:noProof/>
            <w:webHidden/>
          </w:rPr>
          <w:tab/>
        </w:r>
        <w:r w:rsidR="00711262">
          <w:rPr>
            <w:noProof/>
            <w:webHidden/>
          </w:rPr>
          <w:fldChar w:fldCharType="begin"/>
        </w:r>
        <w:r w:rsidR="00711262">
          <w:rPr>
            <w:noProof/>
            <w:webHidden/>
          </w:rPr>
          <w:instrText xml:space="preserve"> PAGEREF _Toc449949771 \h </w:instrText>
        </w:r>
        <w:r w:rsidR="00711262">
          <w:rPr>
            <w:noProof/>
            <w:webHidden/>
          </w:rPr>
        </w:r>
        <w:r w:rsidR="00711262">
          <w:rPr>
            <w:noProof/>
            <w:webHidden/>
          </w:rPr>
          <w:fldChar w:fldCharType="separate"/>
        </w:r>
        <w:r w:rsidR="007C4420">
          <w:rPr>
            <w:noProof/>
            <w:webHidden/>
          </w:rPr>
          <w:t>24</w:t>
        </w:r>
        <w:r w:rsidR="00711262">
          <w:rPr>
            <w:noProof/>
            <w:webHidden/>
          </w:rPr>
          <w:fldChar w:fldCharType="end"/>
        </w:r>
      </w:hyperlink>
    </w:p>
    <w:p w14:paraId="6C54076C" w14:textId="77777777" w:rsidR="00711262" w:rsidRDefault="00DA7A4D">
      <w:pPr>
        <w:pStyle w:val="TableofFigures"/>
        <w:tabs>
          <w:tab w:val="right" w:leader="dot" w:pos="9016"/>
        </w:tabs>
        <w:rPr>
          <w:rFonts w:asciiTheme="minorHAnsi" w:hAnsiTheme="minorHAnsi"/>
          <w:noProof/>
          <w:sz w:val="22"/>
        </w:rPr>
      </w:pPr>
      <w:hyperlink w:anchor="_Toc449949772" w:history="1">
        <w:r w:rsidR="00711262" w:rsidRPr="00031429">
          <w:rPr>
            <w:rStyle w:val="Hyperlink"/>
            <w:noProof/>
          </w:rPr>
          <w:t>Figure 4.1 Layers of proposed architecture</w:t>
        </w:r>
        <w:r w:rsidR="00711262">
          <w:rPr>
            <w:noProof/>
            <w:webHidden/>
          </w:rPr>
          <w:tab/>
        </w:r>
        <w:r w:rsidR="00711262">
          <w:rPr>
            <w:noProof/>
            <w:webHidden/>
          </w:rPr>
          <w:fldChar w:fldCharType="begin"/>
        </w:r>
        <w:r w:rsidR="00711262">
          <w:rPr>
            <w:noProof/>
            <w:webHidden/>
          </w:rPr>
          <w:instrText xml:space="preserve"> PAGEREF _Toc449949772 \h </w:instrText>
        </w:r>
        <w:r w:rsidR="00711262">
          <w:rPr>
            <w:noProof/>
            <w:webHidden/>
          </w:rPr>
        </w:r>
        <w:r w:rsidR="00711262">
          <w:rPr>
            <w:noProof/>
            <w:webHidden/>
          </w:rPr>
          <w:fldChar w:fldCharType="separate"/>
        </w:r>
        <w:r w:rsidR="007C4420">
          <w:rPr>
            <w:noProof/>
            <w:webHidden/>
          </w:rPr>
          <w:t>29</w:t>
        </w:r>
        <w:r w:rsidR="00711262">
          <w:rPr>
            <w:noProof/>
            <w:webHidden/>
          </w:rPr>
          <w:fldChar w:fldCharType="end"/>
        </w:r>
      </w:hyperlink>
    </w:p>
    <w:p w14:paraId="6EAD9C17" w14:textId="77777777" w:rsidR="00711262" w:rsidRDefault="00DA7A4D">
      <w:pPr>
        <w:pStyle w:val="TableofFigures"/>
        <w:tabs>
          <w:tab w:val="right" w:leader="dot" w:pos="9016"/>
        </w:tabs>
        <w:rPr>
          <w:rFonts w:asciiTheme="minorHAnsi" w:hAnsiTheme="minorHAnsi"/>
          <w:noProof/>
          <w:sz w:val="22"/>
        </w:rPr>
      </w:pPr>
      <w:hyperlink w:anchor="_Toc449949773" w:history="1">
        <w:r w:rsidR="00711262" w:rsidRPr="00031429">
          <w:rPr>
            <w:rStyle w:val="Hyperlink"/>
            <w:noProof/>
          </w:rPr>
          <w:t>Figure 4.2 Application layer structure</w:t>
        </w:r>
        <w:r w:rsidR="00711262">
          <w:rPr>
            <w:noProof/>
            <w:webHidden/>
          </w:rPr>
          <w:tab/>
        </w:r>
        <w:r w:rsidR="00711262">
          <w:rPr>
            <w:noProof/>
            <w:webHidden/>
          </w:rPr>
          <w:fldChar w:fldCharType="begin"/>
        </w:r>
        <w:r w:rsidR="00711262">
          <w:rPr>
            <w:noProof/>
            <w:webHidden/>
          </w:rPr>
          <w:instrText xml:space="preserve"> PAGEREF _Toc449949773 \h </w:instrText>
        </w:r>
        <w:r w:rsidR="00711262">
          <w:rPr>
            <w:noProof/>
            <w:webHidden/>
          </w:rPr>
        </w:r>
        <w:r w:rsidR="00711262">
          <w:rPr>
            <w:noProof/>
            <w:webHidden/>
          </w:rPr>
          <w:fldChar w:fldCharType="separate"/>
        </w:r>
        <w:r w:rsidR="007C4420">
          <w:rPr>
            <w:noProof/>
            <w:webHidden/>
          </w:rPr>
          <w:t>30</w:t>
        </w:r>
        <w:r w:rsidR="00711262">
          <w:rPr>
            <w:noProof/>
            <w:webHidden/>
          </w:rPr>
          <w:fldChar w:fldCharType="end"/>
        </w:r>
      </w:hyperlink>
    </w:p>
    <w:p w14:paraId="154A00E4" w14:textId="77777777" w:rsidR="00711262" w:rsidRDefault="00DA7A4D">
      <w:pPr>
        <w:pStyle w:val="TableofFigures"/>
        <w:tabs>
          <w:tab w:val="right" w:leader="dot" w:pos="9016"/>
        </w:tabs>
        <w:rPr>
          <w:rFonts w:asciiTheme="minorHAnsi" w:hAnsiTheme="minorHAnsi"/>
          <w:noProof/>
          <w:sz w:val="22"/>
        </w:rPr>
      </w:pPr>
      <w:hyperlink w:anchor="_Toc449949774" w:history="1">
        <w:r w:rsidR="00711262" w:rsidRPr="00031429">
          <w:rPr>
            <w:rStyle w:val="Hyperlink"/>
            <w:noProof/>
          </w:rPr>
          <w:t>Figure 4.3 Process component flowchart</w:t>
        </w:r>
        <w:r w:rsidR="00711262">
          <w:rPr>
            <w:noProof/>
            <w:webHidden/>
          </w:rPr>
          <w:tab/>
        </w:r>
        <w:r w:rsidR="00711262">
          <w:rPr>
            <w:noProof/>
            <w:webHidden/>
          </w:rPr>
          <w:fldChar w:fldCharType="begin"/>
        </w:r>
        <w:r w:rsidR="00711262">
          <w:rPr>
            <w:noProof/>
            <w:webHidden/>
          </w:rPr>
          <w:instrText xml:space="preserve"> PAGEREF _Toc449949774 \h </w:instrText>
        </w:r>
        <w:r w:rsidR="00711262">
          <w:rPr>
            <w:noProof/>
            <w:webHidden/>
          </w:rPr>
        </w:r>
        <w:r w:rsidR="00711262">
          <w:rPr>
            <w:noProof/>
            <w:webHidden/>
          </w:rPr>
          <w:fldChar w:fldCharType="separate"/>
        </w:r>
        <w:r w:rsidR="007C4420">
          <w:rPr>
            <w:noProof/>
            <w:webHidden/>
          </w:rPr>
          <w:t>31</w:t>
        </w:r>
        <w:r w:rsidR="00711262">
          <w:rPr>
            <w:noProof/>
            <w:webHidden/>
          </w:rPr>
          <w:fldChar w:fldCharType="end"/>
        </w:r>
      </w:hyperlink>
    </w:p>
    <w:p w14:paraId="5310D8E8" w14:textId="77777777" w:rsidR="00711262" w:rsidRDefault="00DA7A4D">
      <w:pPr>
        <w:pStyle w:val="TableofFigures"/>
        <w:tabs>
          <w:tab w:val="right" w:leader="dot" w:pos="9016"/>
        </w:tabs>
        <w:rPr>
          <w:rFonts w:asciiTheme="minorHAnsi" w:hAnsiTheme="minorHAnsi"/>
          <w:noProof/>
          <w:sz w:val="22"/>
        </w:rPr>
      </w:pPr>
      <w:hyperlink w:anchor="_Toc449949775" w:history="1">
        <w:r w:rsidR="00711262" w:rsidRPr="00031429">
          <w:rPr>
            <w:rStyle w:val="Hyperlink"/>
            <w:noProof/>
          </w:rPr>
          <w:t>Figure 4.4 Communication mechanism</w:t>
        </w:r>
        <w:r w:rsidR="00711262">
          <w:rPr>
            <w:noProof/>
            <w:webHidden/>
          </w:rPr>
          <w:tab/>
        </w:r>
        <w:r w:rsidR="00711262">
          <w:rPr>
            <w:noProof/>
            <w:webHidden/>
          </w:rPr>
          <w:fldChar w:fldCharType="begin"/>
        </w:r>
        <w:r w:rsidR="00711262">
          <w:rPr>
            <w:noProof/>
            <w:webHidden/>
          </w:rPr>
          <w:instrText xml:space="preserve"> PAGEREF _Toc449949775 \h </w:instrText>
        </w:r>
        <w:r w:rsidR="00711262">
          <w:rPr>
            <w:noProof/>
            <w:webHidden/>
          </w:rPr>
        </w:r>
        <w:r w:rsidR="00711262">
          <w:rPr>
            <w:noProof/>
            <w:webHidden/>
          </w:rPr>
          <w:fldChar w:fldCharType="separate"/>
        </w:r>
        <w:r w:rsidR="007C4420">
          <w:rPr>
            <w:noProof/>
            <w:webHidden/>
          </w:rPr>
          <w:t>35</w:t>
        </w:r>
        <w:r w:rsidR="00711262">
          <w:rPr>
            <w:noProof/>
            <w:webHidden/>
          </w:rPr>
          <w:fldChar w:fldCharType="end"/>
        </w:r>
      </w:hyperlink>
    </w:p>
    <w:p w14:paraId="485E3152" w14:textId="77777777" w:rsidR="00711262" w:rsidRDefault="00DA7A4D">
      <w:pPr>
        <w:pStyle w:val="TableofFigures"/>
        <w:tabs>
          <w:tab w:val="right" w:leader="dot" w:pos="9016"/>
        </w:tabs>
        <w:rPr>
          <w:rFonts w:asciiTheme="minorHAnsi" w:hAnsiTheme="minorHAnsi"/>
          <w:noProof/>
          <w:sz w:val="22"/>
        </w:rPr>
      </w:pPr>
      <w:hyperlink w:anchor="_Toc449949776" w:history="1">
        <w:r w:rsidR="00711262" w:rsidRPr="00031429">
          <w:rPr>
            <w:rStyle w:val="Hyperlink"/>
            <w:noProof/>
          </w:rPr>
          <w:t xml:space="preserve">Figure 4.5 </w:t>
        </w:r>
        <w:r w:rsidR="00711262" w:rsidRPr="00031429">
          <w:rPr>
            <w:rStyle w:val="Hyperlink"/>
            <w:rFonts w:eastAsia="Times New Roman" w:cs="Times New Roman"/>
            <w:noProof/>
            <w:shd w:val="clear" w:color="auto" w:fill="FFFFFF"/>
          </w:rPr>
          <w:t>Packet Structure</w:t>
        </w:r>
        <w:r w:rsidR="00711262">
          <w:rPr>
            <w:noProof/>
            <w:webHidden/>
          </w:rPr>
          <w:tab/>
        </w:r>
        <w:r w:rsidR="00711262">
          <w:rPr>
            <w:noProof/>
            <w:webHidden/>
          </w:rPr>
          <w:fldChar w:fldCharType="begin"/>
        </w:r>
        <w:r w:rsidR="00711262">
          <w:rPr>
            <w:noProof/>
            <w:webHidden/>
          </w:rPr>
          <w:instrText xml:space="preserve"> PAGEREF _Toc449949776 \h </w:instrText>
        </w:r>
        <w:r w:rsidR="00711262">
          <w:rPr>
            <w:noProof/>
            <w:webHidden/>
          </w:rPr>
        </w:r>
        <w:r w:rsidR="00711262">
          <w:rPr>
            <w:noProof/>
            <w:webHidden/>
          </w:rPr>
          <w:fldChar w:fldCharType="separate"/>
        </w:r>
        <w:r w:rsidR="007C4420">
          <w:rPr>
            <w:noProof/>
            <w:webHidden/>
          </w:rPr>
          <w:t>37</w:t>
        </w:r>
        <w:r w:rsidR="00711262">
          <w:rPr>
            <w:noProof/>
            <w:webHidden/>
          </w:rPr>
          <w:fldChar w:fldCharType="end"/>
        </w:r>
      </w:hyperlink>
    </w:p>
    <w:p w14:paraId="6096E5FD" w14:textId="77777777" w:rsidR="00711262" w:rsidRDefault="00DA7A4D">
      <w:pPr>
        <w:pStyle w:val="TableofFigures"/>
        <w:tabs>
          <w:tab w:val="right" w:leader="dot" w:pos="9016"/>
        </w:tabs>
        <w:rPr>
          <w:rFonts w:asciiTheme="minorHAnsi" w:hAnsiTheme="minorHAnsi"/>
          <w:noProof/>
          <w:sz w:val="22"/>
        </w:rPr>
      </w:pPr>
      <w:hyperlink w:anchor="_Toc449949777" w:history="1">
        <w:r w:rsidR="00711262" w:rsidRPr="00031429">
          <w:rPr>
            <w:rStyle w:val="Hyperlink"/>
            <w:noProof/>
          </w:rPr>
          <w:t xml:space="preserve">Figure 4.6 </w:t>
        </w:r>
        <w:r w:rsidR="00711262" w:rsidRPr="00031429">
          <w:rPr>
            <w:rStyle w:val="Hyperlink"/>
            <w:rFonts w:eastAsia="Times New Roman" w:cs="Times New Roman"/>
            <w:noProof/>
            <w:shd w:val="clear" w:color="auto" w:fill="FFFFFF"/>
          </w:rPr>
          <w:t>Virtual Resource Mechanism</w:t>
        </w:r>
        <w:r w:rsidR="00711262">
          <w:rPr>
            <w:noProof/>
            <w:webHidden/>
          </w:rPr>
          <w:tab/>
        </w:r>
        <w:r w:rsidR="00711262">
          <w:rPr>
            <w:noProof/>
            <w:webHidden/>
          </w:rPr>
          <w:fldChar w:fldCharType="begin"/>
        </w:r>
        <w:r w:rsidR="00711262">
          <w:rPr>
            <w:noProof/>
            <w:webHidden/>
          </w:rPr>
          <w:instrText xml:space="preserve"> PAGEREF _Toc449949777 \h </w:instrText>
        </w:r>
        <w:r w:rsidR="00711262">
          <w:rPr>
            <w:noProof/>
            <w:webHidden/>
          </w:rPr>
        </w:r>
        <w:r w:rsidR="00711262">
          <w:rPr>
            <w:noProof/>
            <w:webHidden/>
          </w:rPr>
          <w:fldChar w:fldCharType="separate"/>
        </w:r>
        <w:r w:rsidR="007C4420">
          <w:rPr>
            <w:noProof/>
            <w:webHidden/>
          </w:rPr>
          <w:t>38</w:t>
        </w:r>
        <w:r w:rsidR="00711262">
          <w:rPr>
            <w:noProof/>
            <w:webHidden/>
          </w:rPr>
          <w:fldChar w:fldCharType="end"/>
        </w:r>
      </w:hyperlink>
    </w:p>
    <w:p w14:paraId="1801F487" w14:textId="77777777" w:rsidR="00711262" w:rsidRDefault="00DA7A4D">
      <w:pPr>
        <w:pStyle w:val="TableofFigures"/>
        <w:tabs>
          <w:tab w:val="right" w:leader="dot" w:pos="9016"/>
        </w:tabs>
        <w:rPr>
          <w:rFonts w:asciiTheme="minorHAnsi" w:hAnsiTheme="minorHAnsi"/>
          <w:noProof/>
          <w:sz w:val="22"/>
        </w:rPr>
      </w:pPr>
      <w:hyperlink w:anchor="_Toc449949778" w:history="1">
        <w:r w:rsidR="00711262" w:rsidRPr="00031429">
          <w:rPr>
            <w:rStyle w:val="Hyperlink"/>
            <w:noProof/>
          </w:rPr>
          <w:t xml:space="preserve">Figure 4.7 </w:t>
        </w:r>
        <w:r w:rsidR="00711262" w:rsidRPr="00031429">
          <w:rPr>
            <w:rStyle w:val="Hyperlink"/>
            <w:rFonts w:eastAsia="Times New Roman" w:cs="Times New Roman"/>
            <w:noProof/>
            <w:shd w:val="clear" w:color="auto" w:fill="FFFFFF"/>
          </w:rPr>
          <w:t>Life cycle of network service</w:t>
        </w:r>
        <w:r w:rsidR="00711262">
          <w:rPr>
            <w:noProof/>
            <w:webHidden/>
          </w:rPr>
          <w:tab/>
        </w:r>
        <w:r w:rsidR="00711262">
          <w:rPr>
            <w:noProof/>
            <w:webHidden/>
          </w:rPr>
          <w:fldChar w:fldCharType="begin"/>
        </w:r>
        <w:r w:rsidR="00711262">
          <w:rPr>
            <w:noProof/>
            <w:webHidden/>
          </w:rPr>
          <w:instrText xml:space="preserve"> PAGEREF _Toc449949778 \h </w:instrText>
        </w:r>
        <w:r w:rsidR="00711262">
          <w:rPr>
            <w:noProof/>
            <w:webHidden/>
          </w:rPr>
        </w:r>
        <w:r w:rsidR="00711262">
          <w:rPr>
            <w:noProof/>
            <w:webHidden/>
          </w:rPr>
          <w:fldChar w:fldCharType="separate"/>
        </w:r>
        <w:r w:rsidR="007C4420">
          <w:rPr>
            <w:noProof/>
            <w:webHidden/>
          </w:rPr>
          <w:t>43</w:t>
        </w:r>
        <w:r w:rsidR="00711262">
          <w:rPr>
            <w:noProof/>
            <w:webHidden/>
          </w:rPr>
          <w:fldChar w:fldCharType="end"/>
        </w:r>
      </w:hyperlink>
    </w:p>
    <w:p w14:paraId="1E0E9BD0" w14:textId="77777777" w:rsidR="00711262" w:rsidRDefault="00DA7A4D">
      <w:pPr>
        <w:pStyle w:val="TableofFigures"/>
        <w:tabs>
          <w:tab w:val="right" w:leader="dot" w:pos="9016"/>
        </w:tabs>
        <w:rPr>
          <w:rFonts w:asciiTheme="minorHAnsi" w:hAnsiTheme="minorHAnsi"/>
          <w:noProof/>
          <w:sz w:val="22"/>
        </w:rPr>
      </w:pPr>
      <w:hyperlink w:anchor="_Toc449949779" w:history="1">
        <w:r w:rsidR="00711262" w:rsidRPr="00031429">
          <w:rPr>
            <w:rStyle w:val="Hyperlink"/>
            <w:noProof/>
          </w:rPr>
          <w:t xml:space="preserve">Figure 4.8 </w:t>
        </w:r>
        <w:r w:rsidR="00711262" w:rsidRPr="00031429">
          <w:rPr>
            <w:rStyle w:val="Hyperlink"/>
            <w:rFonts w:eastAsia="Times New Roman" w:cs="Times New Roman"/>
            <w:noProof/>
            <w:shd w:val="clear" w:color="auto" w:fill="FFFFFF"/>
          </w:rPr>
          <w:t>Life cycle of CoAP communication in proposed architecture</w:t>
        </w:r>
        <w:r w:rsidR="00711262">
          <w:rPr>
            <w:noProof/>
            <w:webHidden/>
          </w:rPr>
          <w:tab/>
        </w:r>
        <w:r w:rsidR="00711262">
          <w:rPr>
            <w:noProof/>
            <w:webHidden/>
          </w:rPr>
          <w:fldChar w:fldCharType="begin"/>
        </w:r>
        <w:r w:rsidR="00711262">
          <w:rPr>
            <w:noProof/>
            <w:webHidden/>
          </w:rPr>
          <w:instrText xml:space="preserve"> PAGEREF _Toc449949779 \h </w:instrText>
        </w:r>
        <w:r w:rsidR="00711262">
          <w:rPr>
            <w:noProof/>
            <w:webHidden/>
          </w:rPr>
        </w:r>
        <w:r w:rsidR="00711262">
          <w:rPr>
            <w:noProof/>
            <w:webHidden/>
          </w:rPr>
          <w:fldChar w:fldCharType="separate"/>
        </w:r>
        <w:r w:rsidR="007C4420">
          <w:rPr>
            <w:noProof/>
            <w:webHidden/>
          </w:rPr>
          <w:t>44</w:t>
        </w:r>
        <w:r w:rsidR="00711262">
          <w:rPr>
            <w:noProof/>
            <w:webHidden/>
          </w:rPr>
          <w:fldChar w:fldCharType="end"/>
        </w:r>
      </w:hyperlink>
    </w:p>
    <w:p w14:paraId="317C39F4" w14:textId="77777777" w:rsidR="00711262" w:rsidRDefault="00DA7A4D">
      <w:pPr>
        <w:pStyle w:val="TableofFigures"/>
        <w:tabs>
          <w:tab w:val="right" w:leader="dot" w:pos="9016"/>
        </w:tabs>
        <w:rPr>
          <w:rFonts w:asciiTheme="minorHAnsi" w:hAnsiTheme="minorHAnsi"/>
          <w:noProof/>
          <w:sz w:val="22"/>
        </w:rPr>
      </w:pPr>
      <w:hyperlink w:anchor="_Toc449949780" w:history="1">
        <w:r w:rsidR="00711262" w:rsidRPr="00031429">
          <w:rPr>
            <w:rStyle w:val="Hyperlink"/>
            <w:noProof/>
          </w:rPr>
          <w:t xml:space="preserve">Figure 5.1 </w:t>
        </w:r>
        <w:r w:rsidR="00711262" w:rsidRPr="00031429">
          <w:rPr>
            <w:rStyle w:val="Hyperlink"/>
            <w:rFonts w:eastAsia="Times New Roman" w:cs="Times New Roman"/>
            <w:noProof/>
            <w:shd w:val="clear" w:color="auto" w:fill="FFFFFF"/>
          </w:rPr>
          <w:t>Implementation screenshot</w:t>
        </w:r>
        <w:r w:rsidR="00711262">
          <w:rPr>
            <w:noProof/>
            <w:webHidden/>
          </w:rPr>
          <w:tab/>
        </w:r>
        <w:r w:rsidR="00711262">
          <w:rPr>
            <w:noProof/>
            <w:webHidden/>
          </w:rPr>
          <w:fldChar w:fldCharType="begin"/>
        </w:r>
        <w:r w:rsidR="00711262">
          <w:rPr>
            <w:noProof/>
            <w:webHidden/>
          </w:rPr>
          <w:instrText xml:space="preserve"> PAGEREF _Toc449949780 \h </w:instrText>
        </w:r>
        <w:r w:rsidR="00711262">
          <w:rPr>
            <w:noProof/>
            <w:webHidden/>
          </w:rPr>
        </w:r>
        <w:r w:rsidR="00711262">
          <w:rPr>
            <w:noProof/>
            <w:webHidden/>
          </w:rPr>
          <w:fldChar w:fldCharType="separate"/>
        </w:r>
        <w:r w:rsidR="007C4420">
          <w:rPr>
            <w:noProof/>
            <w:webHidden/>
          </w:rPr>
          <w:t>47</w:t>
        </w:r>
        <w:r w:rsidR="00711262">
          <w:rPr>
            <w:noProof/>
            <w:webHidden/>
          </w:rPr>
          <w:fldChar w:fldCharType="end"/>
        </w:r>
      </w:hyperlink>
    </w:p>
    <w:p w14:paraId="05C812BF" w14:textId="77777777" w:rsidR="00711262" w:rsidRDefault="00DA7A4D">
      <w:pPr>
        <w:pStyle w:val="TableofFigures"/>
        <w:tabs>
          <w:tab w:val="right" w:leader="dot" w:pos="9016"/>
        </w:tabs>
        <w:rPr>
          <w:rFonts w:asciiTheme="minorHAnsi" w:hAnsiTheme="minorHAnsi"/>
          <w:noProof/>
          <w:sz w:val="22"/>
        </w:rPr>
      </w:pPr>
      <w:hyperlink w:anchor="_Toc449949781" w:history="1">
        <w:r w:rsidR="00711262" w:rsidRPr="00031429">
          <w:rPr>
            <w:rStyle w:val="Hyperlink"/>
            <w:noProof/>
          </w:rPr>
          <w:t xml:space="preserve">Figure 6.1 </w:t>
        </w:r>
        <w:r w:rsidR="00711262" w:rsidRPr="00031429">
          <w:rPr>
            <w:rStyle w:val="Hyperlink"/>
            <w:rFonts w:eastAsia="Times New Roman" w:cs="Times New Roman"/>
            <w:noProof/>
            <w:shd w:val="clear" w:color="auto" w:fill="FFFFFF"/>
          </w:rPr>
          <w:t>Results of sending headers with different interval</w:t>
        </w:r>
        <w:r w:rsidR="00711262">
          <w:rPr>
            <w:noProof/>
            <w:webHidden/>
          </w:rPr>
          <w:tab/>
        </w:r>
        <w:r w:rsidR="00711262">
          <w:rPr>
            <w:noProof/>
            <w:webHidden/>
          </w:rPr>
          <w:fldChar w:fldCharType="begin"/>
        </w:r>
        <w:r w:rsidR="00711262">
          <w:rPr>
            <w:noProof/>
            <w:webHidden/>
          </w:rPr>
          <w:instrText xml:space="preserve"> PAGEREF _Toc449949781 \h </w:instrText>
        </w:r>
        <w:r w:rsidR="00711262">
          <w:rPr>
            <w:noProof/>
            <w:webHidden/>
          </w:rPr>
        </w:r>
        <w:r w:rsidR="00711262">
          <w:rPr>
            <w:noProof/>
            <w:webHidden/>
          </w:rPr>
          <w:fldChar w:fldCharType="separate"/>
        </w:r>
        <w:r w:rsidR="007C4420">
          <w:rPr>
            <w:noProof/>
            <w:webHidden/>
          </w:rPr>
          <w:t>51</w:t>
        </w:r>
        <w:r w:rsidR="00711262">
          <w:rPr>
            <w:noProof/>
            <w:webHidden/>
          </w:rPr>
          <w:fldChar w:fldCharType="end"/>
        </w:r>
      </w:hyperlink>
    </w:p>
    <w:p w14:paraId="6783D957" w14:textId="77777777" w:rsidR="00711262" w:rsidRDefault="00DA7A4D">
      <w:pPr>
        <w:pStyle w:val="TableofFigures"/>
        <w:tabs>
          <w:tab w:val="right" w:leader="dot" w:pos="9016"/>
        </w:tabs>
        <w:rPr>
          <w:rFonts w:asciiTheme="minorHAnsi" w:hAnsiTheme="minorHAnsi"/>
          <w:noProof/>
          <w:sz w:val="22"/>
        </w:rPr>
      </w:pPr>
      <w:hyperlink w:anchor="_Toc449949782" w:history="1">
        <w:r w:rsidR="00711262" w:rsidRPr="00031429">
          <w:rPr>
            <w:rStyle w:val="Hyperlink"/>
            <w:noProof/>
          </w:rPr>
          <w:t>Figure 6.2 Result of sending headers with no interval</w:t>
        </w:r>
        <w:r w:rsidR="00711262">
          <w:rPr>
            <w:noProof/>
            <w:webHidden/>
          </w:rPr>
          <w:tab/>
        </w:r>
        <w:r w:rsidR="00711262">
          <w:rPr>
            <w:noProof/>
            <w:webHidden/>
          </w:rPr>
          <w:fldChar w:fldCharType="begin"/>
        </w:r>
        <w:r w:rsidR="00711262">
          <w:rPr>
            <w:noProof/>
            <w:webHidden/>
          </w:rPr>
          <w:instrText xml:space="preserve"> PAGEREF _Toc449949782 \h </w:instrText>
        </w:r>
        <w:r w:rsidR="00711262">
          <w:rPr>
            <w:noProof/>
            <w:webHidden/>
          </w:rPr>
        </w:r>
        <w:r w:rsidR="00711262">
          <w:rPr>
            <w:noProof/>
            <w:webHidden/>
          </w:rPr>
          <w:fldChar w:fldCharType="separate"/>
        </w:r>
        <w:r w:rsidR="007C4420">
          <w:rPr>
            <w:noProof/>
            <w:webHidden/>
          </w:rPr>
          <w:t>52</w:t>
        </w:r>
        <w:r w:rsidR="00711262">
          <w:rPr>
            <w:noProof/>
            <w:webHidden/>
          </w:rPr>
          <w:fldChar w:fldCharType="end"/>
        </w:r>
      </w:hyperlink>
    </w:p>
    <w:p w14:paraId="4835C209" w14:textId="77777777" w:rsidR="00711262" w:rsidRDefault="00DA7A4D">
      <w:pPr>
        <w:pStyle w:val="TableofFigures"/>
        <w:tabs>
          <w:tab w:val="right" w:leader="dot" w:pos="9016"/>
        </w:tabs>
        <w:rPr>
          <w:rFonts w:asciiTheme="minorHAnsi" w:hAnsiTheme="minorHAnsi"/>
          <w:noProof/>
          <w:sz w:val="22"/>
        </w:rPr>
      </w:pPr>
      <w:hyperlink w:anchor="_Toc449949783" w:history="1">
        <w:r w:rsidR="00711262" w:rsidRPr="00031429">
          <w:rPr>
            <w:rStyle w:val="Hyperlink"/>
            <w:noProof/>
          </w:rPr>
          <w:t>Figure 6.3 Result of sending headers with 150m interval</w:t>
        </w:r>
        <w:r w:rsidR="00711262">
          <w:rPr>
            <w:noProof/>
            <w:webHidden/>
          </w:rPr>
          <w:tab/>
        </w:r>
        <w:r w:rsidR="00711262">
          <w:rPr>
            <w:noProof/>
            <w:webHidden/>
          </w:rPr>
          <w:fldChar w:fldCharType="begin"/>
        </w:r>
        <w:r w:rsidR="00711262">
          <w:rPr>
            <w:noProof/>
            <w:webHidden/>
          </w:rPr>
          <w:instrText xml:space="preserve"> PAGEREF _Toc449949783 \h </w:instrText>
        </w:r>
        <w:r w:rsidR="00711262">
          <w:rPr>
            <w:noProof/>
            <w:webHidden/>
          </w:rPr>
        </w:r>
        <w:r w:rsidR="00711262">
          <w:rPr>
            <w:noProof/>
            <w:webHidden/>
          </w:rPr>
          <w:fldChar w:fldCharType="separate"/>
        </w:r>
        <w:r w:rsidR="007C4420">
          <w:rPr>
            <w:noProof/>
            <w:webHidden/>
          </w:rPr>
          <w:t>53</w:t>
        </w:r>
        <w:r w:rsidR="00711262">
          <w:rPr>
            <w:noProof/>
            <w:webHidden/>
          </w:rPr>
          <w:fldChar w:fldCharType="end"/>
        </w:r>
      </w:hyperlink>
    </w:p>
    <w:p w14:paraId="5161AE88" w14:textId="77777777" w:rsidR="00711262" w:rsidRDefault="00DA7A4D">
      <w:pPr>
        <w:pStyle w:val="TableofFigures"/>
        <w:tabs>
          <w:tab w:val="right" w:leader="dot" w:pos="9016"/>
        </w:tabs>
        <w:rPr>
          <w:rFonts w:asciiTheme="minorHAnsi" w:hAnsiTheme="minorHAnsi"/>
          <w:noProof/>
          <w:sz w:val="22"/>
        </w:rPr>
      </w:pPr>
      <w:hyperlink w:anchor="_Toc449949784" w:history="1">
        <w:r w:rsidR="00711262" w:rsidRPr="00031429">
          <w:rPr>
            <w:rStyle w:val="Hyperlink"/>
            <w:noProof/>
          </w:rPr>
          <w:t>Figure 6.4 Result of sending headers with 200m interval</w:t>
        </w:r>
        <w:r w:rsidR="00711262">
          <w:rPr>
            <w:noProof/>
            <w:webHidden/>
          </w:rPr>
          <w:tab/>
        </w:r>
        <w:r w:rsidR="00711262">
          <w:rPr>
            <w:noProof/>
            <w:webHidden/>
          </w:rPr>
          <w:fldChar w:fldCharType="begin"/>
        </w:r>
        <w:r w:rsidR="00711262">
          <w:rPr>
            <w:noProof/>
            <w:webHidden/>
          </w:rPr>
          <w:instrText xml:space="preserve"> PAGEREF _Toc449949784 \h </w:instrText>
        </w:r>
        <w:r w:rsidR="00711262">
          <w:rPr>
            <w:noProof/>
            <w:webHidden/>
          </w:rPr>
        </w:r>
        <w:r w:rsidR="00711262">
          <w:rPr>
            <w:noProof/>
            <w:webHidden/>
          </w:rPr>
          <w:fldChar w:fldCharType="separate"/>
        </w:r>
        <w:r w:rsidR="007C4420">
          <w:rPr>
            <w:noProof/>
            <w:webHidden/>
          </w:rPr>
          <w:t>53</w:t>
        </w:r>
        <w:r w:rsidR="00711262">
          <w:rPr>
            <w:noProof/>
            <w:webHidden/>
          </w:rPr>
          <w:fldChar w:fldCharType="end"/>
        </w:r>
      </w:hyperlink>
    </w:p>
    <w:p w14:paraId="2B717A63" w14:textId="77777777" w:rsidR="00711262" w:rsidRDefault="00DA7A4D">
      <w:pPr>
        <w:pStyle w:val="TableofFigures"/>
        <w:tabs>
          <w:tab w:val="right" w:leader="dot" w:pos="9016"/>
        </w:tabs>
        <w:rPr>
          <w:rFonts w:asciiTheme="minorHAnsi" w:hAnsiTheme="minorHAnsi"/>
          <w:noProof/>
          <w:sz w:val="22"/>
        </w:rPr>
      </w:pPr>
      <w:hyperlink w:anchor="_Toc449949785" w:history="1">
        <w:r w:rsidR="00711262" w:rsidRPr="00031429">
          <w:rPr>
            <w:rStyle w:val="Hyperlink"/>
            <w:noProof/>
          </w:rPr>
          <w:t xml:space="preserve">Figure 6.5 </w:t>
        </w:r>
        <w:r w:rsidR="00711262" w:rsidRPr="00031429">
          <w:rPr>
            <w:rStyle w:val="Hyperlink"/>
            <w:rFonts w:eastAsia="Times New Roman" w:cs="Times New Roman"/>
            <w:noProof/>
            <w:shd w:val="clear" w:color="auto" w:fill="FFFFFF"/>
          </w:rPr>
          <w:t>Results of sending multiple packets</w:t>
        </w:r>
        <w:r w:rsidR="00711262">
          <w:rPr>
            <w:noProof/>
            <w:webHidden/>
          </w:rPr>
          <w:tab/>
        </w:r>
        <w:r w:rsidR="00711262">
          <w:rPr>
            <w:noProof/>
            <w:webHidden/>
          </w:rPr>
          <w:fldChar w:fldCharType="begin"/>
        </w:r>
        <w:r w:rsidR="00711262">
          <w:rPr>
            <w:noProof/>
            <w:webHidden/>
          </w:rPr>
          <w:instrText xml:space="preserve"> PAGEREF _Toc449949785 \h </w:instrText>
        </w:r>
        <w:r w:rsidR="00711262">
          <w:rPr>
            <w:noProof/>
            <w:webHidden/>
          </w:rPr>
        </w:r>
        <w:r w:rsidR="00711262">
          <w:rPr>
            <w:noProof/>
            <w:webHidden/>
          </w:rPr>
          <w:fldChar w:fldCharType="separate"/>
        </w:r>
        <w:r w:rsidR="007C4420">
          <w:rPr>
            <w:noProof/>
            <w:webHidden/>
          </w:rPr>
          <w:t>55</w:t>
        </w:r>
        <w:r w:rsidR="00711262">
          <w:rPr>
            <w:noProof/>
            <w:webHidden/>
          </w:rPr>
          <w:fldChar w:fldCharType="end"/>
        </w:r>
      </w:hyperlink>
    </w:p>
    <w:p w14:paraId="3B70FFC8" w14:textId="77777777" w:rsidR="00711262" w:rsidRDefault="00DA7A4D">
      <w:pPr>
        <w:pStyle w:val="TableofFigures"/>
        <w:tabs>
          <w:tab w:val="right" w:leader="dot" w:pos="9016"/>
        </w:tabs>
        <w:rPr>
          <w:rFonts w:asciiTheme="minorHAnsi" w:hAnsiTheme="minorHAnsi"/>
          <w:noProof/>
          <w:sz w:val="22"/>
        </w:rPr>
      </w:pPr>
      <w:hyperlink w:anchor="_Toc449949786" w:history="1">
        <w:r w:rsidR="00711262" w:rsidRPr="00031429">
          <w:rPr>
            <w:rStyle w:val="Hyperlink"/>
            <w:noProof/>
          </w:rPr>
          <w:t xml:space="preserve">Figure 6.6 Result of sending </w:t>
        </w:r>
        <w:r w:rsidR="00711262" w:rsidRPr="00031429">
          <w:rPr>
            <w:rStyle w:val="Hyperlink"/>
            <w:rFonts w:eastAsia="Times New Roman" w:cs="Times New Roman"/>
            <w:noProof/>
            <w:shd w:val="clear" w:color="auto" w:fill="FFFFFF"/>
          </w:rPr>
          <w:t>12-byte payload (2 packets)</w:t>
        </w:r>
        <w:r w:rsidR="00711262">
          <w:rPr>
            <w:noProof/>
            <w:webHidden/>
          </w:rPr>
          <w:tab/>
        </w:r>
        <w:r w:rsidR="00711262">
          <w:rPr>
            <w:noProof/>
            <w:webHidden/>
          </w:rPr>
          <w:fldChar w:fldCharType="begin"/>
        </w:r>
        <w:r w:rsidR="00711262">
          <w:rPr>
            <w:noProof/>
            <w:webHidden/>
          </w:rPr>
          <w:instrText xml:space="preserve"> PAGEREF _Toc449949786 \h </w:instrText>
        </w:r>
        <w:r w:rsidR="00711262">
          <w:rPr>
            <w:noProof/>
            <w:webHidden/>
          </w:rPr>
        </w:r>
        <w:r w:rsidR="00711262">
          <w:rPr>
            <w:noProof/>
            <w:webHidden/>
          </w:rPr>
          <w:fldChar w:fldCharType="separate"/>
        </w:r>
        <w:r w:rsidR="007C4420">
          <w:rPr>
            <w:noProof/>
            <w:webHidden/>
          </w:rPr>
          <w:t>55</w:t>
        </w:r>
        <w:r w:rsidR="00711262">
          <w:rPr>
            <w:noProof/>
            <w:webHidden/>
          </w:rPr>
          <w:fldChar w:fldCharType="end"/>
        </w:r>
      </w:hyperlink>
    </w:p>
    <w:p w14:paraId="791170FF" w14:textId="77777777" w:rsidR="00711262" w:rsidRDefault="00DA7A4D">
      <w:pPr>
        <w:pStyle w:val="TableofFigures"/>
        <w:tabs>
          <w:tab w:val="right" w:leader="dot" w:pos="9016"/>
        </w:tabs>
        <w:rPr>
          <w:rFonts w:asciiTheme="minorHAnsi" w:hAnsiTheme="minorHAnsi"/>
          <w:noProof/>
          <w:sz w:val="22"/>
        </w:rPr>
      </w:pPr>
      <w:hyperlink w:anchor="_Toc449949787" w:history="1">
        <w:r w:rsidR="00711262" w:rsidRPr="00031429">
          <w:rPr>
            <w:rStyle w:val="Hyperlink"/>
            <w:noProof/>
          </w:rPr>
          <w:t xml:space="preserve">Figure 6.7 Result of sending </w:t>
        </w:r>
        <w:r w:rsidR="00711262" w:rsidRPr="00031429">
          <w:rPr>
            <w:rStyle w:val="Hyperlink"/>
            <w:rFonts w:eastAsia="Times New Roman" w:cs="Times New Roman"/>
            <w:noProof/>
            <w:shd w:val="clear" w:color="auto" w:fill="FFFFFF"/>
          </w:rPr>
          <w:t>28-byte payload (3 packets)</w:t>
        </w:r>
        <w:r w:rsidR="00711262">
          <w:rPr>
            <w:noProof/>
            <w:webHidden/>
          </w:rPr>
          <w:tab/>
        </w:r>
        <w:r w:rsidR="00711262">
          <w:rPr>
            <w:noProof/>
            <w:webHidden/>
          </w:rPr>
          <w:fldChar w:fldCharType="begin"/>
        </w:r>
        <w:r w:rsidR="00711262">
          <w:rPr>
            <w:noProof/>
            <w:webHidden/>
          </w:rPr>
          <w:instrText xml:space="preserve"> PAGEREF _Toc449949787 \h </w:instrText>
        </w:r>
        <w:r w:rsidR="00711262">
          <w:rPr>
            <w:noProof/>
            <w:webHidden/>
          </w:rPr>
        </w:r>
        <w:r w:rsidR="00711262">
          <w:rPr>
            <w:noProof/>
            <w:webHidden/>
          </w:rPr>
          <w:fldChar w:fldCharType="separate"/>
        </w:r>
        <w:r w:rsidR="007C4420">
          <w:rPr>
            <w:noProof/>
            <w:webHidden/>
          </w:rPr>
          <w:t>56</w:t>
        </w:r>
        <w:r w:rsidR="00711262">
          <w:rPr>
            <w:noProof/>
            <w:webHidden/>
          </w:rPr>
          <w:fldChar w:fldCharType="end"/>
        </w:r>
      </w:hyperlink>
    </w:p>
    <w:p w14:paraId="2D28E292" w14:textId="77777777" w:rsidR="00711262" w:rsidRDefault="00DA7A4D">
      <w:pPr>
        <w:pStyle w:val="TableofFigures"/>
        <w:tabs>
          <w:tab w:val="right" w:leader="dot" w:pos="9016"/>
        </w:tabs>
        <w:rPr>
          <w:rFonts w:asciiTheme="minorHAnsi" w:hAnsiTheme="minorHAnsi"/>
          <w:noProof/>
          <w:sz w:val="22"/>
        </w:rPr>
      </w:pPr>
      <w:hyperlink w:anchor="_Toc449949788" w:history="1">
        <w:r w:rsidR="00711262" w:rsidRPr="00031429">
          <w:rPr>
            <w:rStyle w:val="Hyperlink"/>
            <w:noProof/>
          </w:rPr>
          <w:t xml:space="preserve">Figure 6.8 </w:t>
        </w:r>
        <w:r w:rsidR="00711262" w:rsidRPr="00031429">
          <w:rPr>
            <w:rStyle w:val="Hyperlink"/>
            <w:rFonts w:eastAsia="Times New Roman" w:cs="Times New Roman"/>
            <w:noProof/>
            <w:shd w:val="clear" w:color="auto" w:fill="FFFFFF"/>
          </w:rPr>
          <w:t>First set of 4-bytes round trip</w:t>
        </w:r>
        <w:r w:rsidR="00711262">
          <w:rPr>
            <w:noProof/>
            <w:webHidden/>
          </w:rPr>
          <w:tab/>
        </w:r>
        <w:r w:rsidR="00711262">
          <w:rPr>
            <w:noProof/>
            <w:webHidden/>
          </w:rPr>
          <w:fldChar w:fldCharType="begin"/>
        </w:r>
        <w:r w:rsidR="00711262">
          <w:rPr>
            <w:noProof/>
            <w:webHidden/>
          </w:rPr>
          <w:instrText xml:space="preserve"> PAGEREF _Toc449949788 \h </w:instrText>
        </w:r>
        <w:r w:rsidR="00711262">
          <w:rPr>
            <w:noProof/>
            <w:webHidden/>
          </w:rPr>
        </w:r>
        <w:r w:rsidR="00711262">
          <w:rPr>
            <w:noProof/>
            <w:webHidden/>
          </w:rPr>
          <w:fldChar w:fldCharType="separate"/>
        </w:r>
        <w:r w:rsidR="007C4420">
          <w:rPr>
            <w:noProof/>
            <w:webHidden/>
          </w:rPr>
          <w:t>57</w:t>
        </w:r>
        <w:r w:rsidR="00711262">
          <w:rPr>
            <w:noProof/>
            <w:webHidden/>
          </w:rPr>
          <w:fldChar w:fldCharType="end"/>
        </w:r>
      </w:hyperlink>
    </w:p>
    <w:p w14:paraId="1488BF4D" w14:textId="77777777" w:rsidR="00711262" w:rsidRDefault="00DA7A4D">
      <w:pPr>
        <w:pStyle w:val="TableofFigures"/>
        <w:tabs>
          <w:tab w:val="right" w:leader="dot" w:pos="9016"/>
        </w:tabs>
        <w:rPr>
          <w:rFonts w:asciiTheme="minorHAnsi" w:hAnsiTheme="minorHAnsi"/>
          <w:noProof/>
          <w:sz w:val="22"/>
        </w:rPr>
      </w:pPr>
      <w:hyperlink w:anchor="_Toc449949789" w:history="1">
        <w:r w:rsidR="00711262" w:rsidRPr="00031429">
          <w:rPr>
            <w:rStyle w:val="Hyperlink"/>
            <w:noProof/>
          </w:rPr>
          <w:t xml:space="preserve">Figure 6.9 </w:t>
        </w:r>
        <w:r w:rsidR="00711262" w:rsidRPr="00031429">
          <w:rPr>
            <w:rStyle w:val="Hyperlink"/>
            <w:rFonts w:eastAsia="Times New Roman" w:cs="Times New Roman"/>
            <w:noProof/>
            <w:shd w:val="clear" w:color="auto" w:fill="FFFFFF"/>
          </w:rPr>
          <w:t>Second set of 4-bytes round trip</w:t>
        </w:r>
        <w:r w:rsidR="00711262">
          <w:rPr>
            <w:noProof/>
            <w:webHidden/>
          </w:rPr>
          <w:tab/>
        </w:r>
        <w:r w:rsidR="00711262">
          <w:rPr>
            <w:noProof/>
            <w:webHidden/>
          </w:rPr>
          <w:fldChar w:fldCharType="begin"/>
        </w:r>
        <w:r w:rsidR="00711262">
          <w:rPr>
            <w:noProof/>
            <w:webHidden/>
          </w:rPr>
          <w:instrText xml:space="preserve"> PAGEREF _Toc449949789 \h </w:instrText>
        </w:r>
        <w:r w:rsidR="00711262">
          <w:rPr>
            <w:noProof/>
            <w:webHidden/>
          </w:rPr>
        </w:r>
        <w:r w:rsidR="00711262">
          <w:rPr>
            <w:noProof/>
            <w:webHidden/>
          </w:rPr>
          <w:fldChar w:fldCharType="separate"/>
        </w:r>
        <w:r w:rsidR="007C4420">
          <w:rPr>
            <w:noProof/>
            <w:webHidden/>
          </w:rPr>
          <w:t>57</w:t>
        </w:r>
        <w:r w:rsidR="00711262">
          <w:rPr>
            <w:noProof/>
            <w:webHidden/>
          </w:rPr>
          <w:fldChar w:fldCharType="end"/>
        </w:r>
      </w:hyperlink>
    </w:p>
    <w:p w14:paraId="5D1FB2A8" w14:textId="77777777" w:rsidR="00711262" w:rsidRDefault="00DA7A4D">
      <w:pPr>
        <w:pStyle w:val="TableofFigures"/>
        <w:tabs>
          <w:tab w:val="right" w:leader="dot" w:pos="9016"/>
        </w:tabs>
        <w:rPr>
          <w:rFonts w:asciiTheme="minorHAnsi" w:hAnsiTheme="minorHAnsi"/>
          <w:noProof/>
          <w:sz w:val="22"/>
        </w:rPr>
      </w:pPr>
      <w:hyperlink w:anchor="_Toc449949790" w:history="1">
        <w:r w:rsidR="00711262" w:rsidRPr="00031429">
          <w:rPr>
            <w:rStyle w:val="Hyperlink"/>
            <w:noProof/>
          </w:rPr>
          <w:t xml:space="preserve">Figure 6.10 </w:t>
        </w:r>
        <w:r w:rsidR="00711262" w:rsidRPr="00031429">
          <w:rPr>
            <w:rStyle w:val="Hyperlink"/>
            <w:rFonts w:eastAsia="Times New Roman" w:cs="Times New Roman"/>
            <w:noProof/>
            <w:shd w:val="clear" w:color="auto" w:fill="FFFFFF"/>
          </w:rPr>
          <w:t>Third set of 4-bytes round trip</w:t>
        </w:r>
        <w:r w:rsidR="00711262">
          <w:rPr>
            <w:noProof/>
            <w:webHidden/>
          </w:rPr>
          <w:tab/>
        </w:r>
        <w:r w:rsidR="00711262">
          <w:rPr>
            <w:noProof/>
            <w:webHidden/>
          </w:rPr>
          <w:fldChar w:fldCharType="begin"/>
        </w:r>
        <w:r w:rsidR="00711262">
          <w:rPr>
            <w:noProof/>
            <w:webHidden/>
          </w:rPr>
          <w:instrText xml:space="preserve"> PAGEREF _Toc449949790 \h </w:instrText>
        </w:r>
        <w:r w:rsidR="00711262">
          <w:rPr>
            <w:noProof/>
            <w:webHidden/>
          </w:rPr>
        </w:r>
        <w:r w:rsidR="00711262">
          <w:rPr>
            <w:noProof/>
            <w:webHidden/>
          </w:rPr>
          <w:fldChar w:fldCharType="separate"/>
        </w:r>
        <w:r w:rsidR="007C4420">
          <w:rPr>
            <w:noProof/>
            <w:webHidden/>
          </w:rPr>
          <w:t>58</w:t>
        </w:r>
        <w:r w:rsidR="00711262">
          <w:rPr>
            <w:noProof/>
            <w:webHidden/>
          </w:rPr>
          <w:fldChar w:fldCharType="end"/>
        </w:r>
      </w:hyperlink>
    </w:p>
    <w:p w14:paraId="2415AE06" w14:textId="77777777" w:rsidR="00711262" w:rsidRDefault="00DA7A4D">
      <w:pPr>
        <w:pStyle w:val="TableofFigures"/>
        <w:tabs>
          <w:tab w:val="right" w:leader="dot" w:pos="9016"/>
        </w:tabs>
        <w:rPr>
          <w:rFonts w:asciiTheme="minorHAnsi" w:hAnsiTheme="minorHAnsi"/>
          <w:noProof/>
          <w:sz w:val="22"/>
        </w:rPr>
      </w:pPr>
      <w:hyperlink w:anchor="_Toc449949791" w:history="1">
        <w:r w:rsidR="00711262" w:rsidRPr="00031429">
          <w:rPr>
            <w:rStyle w:val="Hyperlink"/>
            <w:noProof/>
          </w:rPr>
          <w:t>Figure 6.11 Result of Multi-App Experiment</w:t>
        </w:r>
        <w:r w:rsidR="00711262">
          <w:rPr>
            <w:noProof/>
            <w:webHidden/>
          </w:rPr>
          <w:tab/>
        </w:r>
        <w:r w:rsidR="00711262">
          <w:rPr>
            <w:noProof/>
            <w:webHidden/>
          </w:rPr>
          <w:fldChar w:fldCharType="begin"/>
        </w:r>
        <w:r w:rsidR="00711262">
          <w:rPr>
            <w:noProof/>
            <w:webHidden/>
          </w:rPr>
          <w:instrText xml:space="preserve"> PAGEREF _Toc449949791 \h </w:instrText>
        </w:r>
        <w:r w:rsidR="00711262">
          <w:rPr>
            <w:noProof/>
            <w:webHidden/>
          </w:rPr>
        </w:r>
        <w:r w:rsidR="00711262">
          <w:rPr>
            <w:noProof/>
            <w:webHidden/>
          </w:rPr>
          <w:fldChar w:fldCharType="separate"/>
        </w:r>
        <w:r w:rsidR="007C4420">
          <w:rPr>
            <w:noProof/>
            <w:webHidden/>
          </w:rPr>
          <w:t>59</w:t>
        </w:r>
        <w:r w:rsidR="00711262">
          <w:rPr>
            <w:noProof/>
            <w:webHidden/>
          </w:rPr>
          <w:fldChar w:fldCharType="end"/>
        </w:r>
      </w:hyperlink>
    </w:p>
    <w:p w14:paraId="6EC1F198" w14:textId="77777777" w:rsidR="00582C4B" w:rsidRDefault="008D76B2" w:rsidP="00C57EB0">
      <w:pPr>
        <w:spacing w:after="0" w:line="360" w:lineRule="auto"/>
        <w:rPr>
          <w:rFonts w:eastAsia="Times New Roman" w:cs="Times New Roman"/>
          <w:szCs w:val="24"/>
        </w:rPr>
      </w:pPr>
      <w:r>
        <w:rPr>
          <w:rFonts w:eastAsia="Times New Roman" w:cs="Times New Roman"/>
          <w:szCs w:val="24"/>
        </w:rPr>
        <w:fldChar w:fldCharType="end"/>
      </w:r>
    </w:p>
    <w:p w14:paraId="215E571F" w14:textId="77777777" w:rsidR="004148E2" w:rsidRDefault="004148E2" w:rsidP="004148E2"/>
    <w:p w14:paraId="3B410053" w14:textId="77777777" w:rsidR="004148E2" w:rsidRDefault="004148E2" w:rsidP="004148E2">
      <w:pPr>
        <w:pStyle w:val="Caption"/>
      </w:pPr>
    </w:p>
    <w:p w14:paraId="47B6559B" w14:textId="77777777" w:rsidR="00E65330" w:rsidRPr="00E65330" w:rsidRDefault="00E65330" w:rsidP="00AE6085">
      <w:pPr>
        <w:pStyle w:val="Caption"/>
        <w:jc w:val="left"/>
      </w:pPr>
    </w:p>
    <w:p w14:paraId="38FEF2E7" w14:textId="77777777" w:rsidR="004148E2" w:rsidRPr="00F16E77" w:rsidRDefault="004148E2" w:rsidP="00E65330">
      <w:pPr>
        <w:pStyle w:val="OtherTitle"/>
        <w:rPr>
          <w:rFonts w:eastAsiaTheme="minorEastAsia"/>
        </w:rPr>
      </w:pPr>
      <w:bookmarkStart w:id="7" w:name="_Toc441059973"/>
      <w:bookmarkStart w:id="8" w:name="_Toc449949698"/>
      <w:r>
        <w:rPr>
          <w:rFonts w:eastAsiaTheme="minorEastAsia"/>
        </w:rPr>
        <w:lastRenderedPageBreak/>
        <w:t>LIST OF TABLES</w:t>
      </w:r>
      <w:bookmarkEnd w:id="7"/>
      <w:bookmarkEnd w:id="8"/>
    </w:p>
    <w:p w14:paraId="27B9485C" w14:textId="77777777" w:rsidR="00AE6085" w:rsidRDefault="00AE6085">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449450825" w:history="1">
        <w:r w:rsidRPr="00E027AA">
          <w:rPr>
            <w:rStyle w:val="Hyperlink"/>
            <w:noProof/>
          </w:rPr>
          <w:t>Table 6.1 Experiment Goals</w:t>
        </w:r>
        <w:r>
          <w:rPr>
            <w:noProof/>
            <w:webHidden/>
          </w:rPr>
          <w:tab/>
        </w:r>
        <w:r>
          <w:rPr>
            <w:noProof/>
            <w:webHidden/>
          </w:rPr>
          <w:fldChar w:fldCharType="begin"/>
        </w:r>
        <w:r>
          <w:rPr>
            <w:noProof/>
            <w:webHidden/>
          </w:rPr>
          <w:instrText xml:space="preserve"> PAGEREF _Toc449450825 \h </w:instrText>
        </w:r>
        <w:r>
          <w:rPr>
            <w:noProof/>
            <w:webHidden/>
          </w:rPr>
        </w:r>
        <w:r>
          <w:rPr>
            <w:noProof/>
            <w:webHidden/>
          </w:rPr>
          <w:fldChar w:fldCharType="separate"/>
        </w:r>
        <w:r w:rsidR="007C4420">
          <w:rPr>
            <w:noProof/>
            <w:webHidden/>
          </w:rPr>
          <w:t>49</w:t>
        </w:r>
        <w:r>
          <w:rPr>
            <w:noProof/>
            <w:webHidden/>
          </w:rPr>
          <w:fldChar w:fldCharType="end"/>
        </w:r>
      </w:hyperlink>
    </w:p>
    <w:p w14:paraId="0A19ACFE" w14:textId="77777777" w:rsidR="00AE6085" w:rsidRDefault="00DA7A4D">
      <w:pPr>
        <w:pStyle w:val="TableofFigures"/>
        <w:tabs>
          <w:tab w:val="right" w:leader="dot" w:pos="9016"/>
        </w:tabs>
        <w:rPr>
          <w:rFonts w:asciiTheme="minorHAnsi" w:hAnsiTheme="minorHAnsi"/>
          <w:noProof/>
          <w:sz w:val="22"/>
        </w:rPr>
      </w:pPr>
      <w:hyperlink w:anchor="_Toc449450826" w:history="1">
        <w:r w:rsidR="00AE6085" w:rsidRPr="00E027AA">
          <w:rPr>
            <w:rStyle w:val="Hyperlink"/>
            <w:noProof/>
          </w:rPr>
          <w:t>Table 6.2 Device specification</w:t>
        </w:r>
        <w:r w:rsidR="00AE6085">
          <w:rPr>
            <w:noProof/>
            <w:webHidden/>
          </w:rPr>
          <w:tab/>
        </w:r>
        <w:r w:rsidR="00AE6085">
          <w:rPr>
            <w:noProof/>
            <w:webHidden/>
          </w:rPr>
          <w:fldChar w:fldCharType="begin"/>
        </w:r>
        <w:r w:rsidR="00AE6085">
          <w:rPr>
            <w:noProof/>
            <w:webHidden/>
          </w:rPr>
          <w:instrText xml:space="preserve"> PAGEREF _Toc449450826 \h </w:instrText>
        </w:r>
        <w:r w:rsidR="00AE6085">
          <w:rPr>
            <w:noProof/>
            <w:webHidden/>
          </w:rPr>
        </w:r>
        <w:r w:rsidR="00AE6085">
          <w:rPr>
            <w:noProof/>
            <w:webHidden/>
          </w:rPr>
          <w:fldChar w:fldCharType="separate"/>
        </w:r>
        <w:r w:rsidR="007C4420">
          <w:rPr>
            <w:noProof/>
            <w:webHidden/>
          </w:rPr>
          <w:t>50</w:t>
        </w:r>
        <w:r w:rsidR="00AE6085">
          <w:rPr>
            <w:noProof/>
            <w:webHidden/>
          </w:rPr>
          <w:fldChar w:fldCharType="end"/>
        </w:r>
      </w:hyperlink>
    </w:p>
    <w:p w14:paraId="160E4F43" w14:textId="77777777" w:rsidR="004148E2" w:rsidRDefault="00AE6085" w:rsidP="004148E2">
      <w:r>
        <w:fldChar w:fldCharType="end"/>
      </w:r>
    </w:p>
    <w:p w14:paraId="3E037FA7" w14:textId="77777777" w:rsidR="004148E2" w:rsidRDefault="004148E2" w:rsidP="004148E2">
      <w:pPr>
        <w:pStyle w:val="Caption"/>
      </w:pPr>
    </w:p>
    <w:p w14:paraId="2744F9FE" w14:textId="77777777" w:rsidR="004148E2" w:rsidRDefault="004148E2" w:rsidP="004148E2"/>
    <w:p w14:paraId="1C375453" w14:textId="77777777" w:rsidR="004148E2" w:rsidRDefault="004148E2" w:rsidP="004148E2">
      <w:pPr>
        <w:pStyle w:val="Caption"/>
      </w:pPr>
    </w:p>
    <w:p w14:paraId="11AABFD5" w14:textId="77777777" w:rsidR="004148E2" w:rsidRDefault="004148E2" w:rsidP="004148E2"/>
    <w:p w14:paraId="5E8E1363" w14:textId="77777777" w:rsidR="004148E2" w:rsidRDefault="004148E2" w:rsidP="004148E2">
      <w:pPr>
        <w:pStyle w:val="Caption"/>
      </w:pPr>
    </w:p>
    <w:p w14:paraId="0B8AA1F9" w14:textId="77777777" w:rsidR="004148E2" w:rsidRDefault="004148E2" w:rsidP="004148E2"/>
    <w:p w14:paraId="60747B3D" w14:textId="77777777" w:rsidR="004148E2" w:rsidRDefault="004148E2" w:rsidP="004148E2">
      <w:pPr>
        <w:pStyle w:val="Caption"/>
      </w:pPr>
    </w:p>
    <w:p w14:paraId="6FA8AC52" w14:textId="77777777" w:rsidR="004148E2" w:rsidRDefault="004148E2" w:rsidP="004148E2"/>
    <w:p w14:paraId="34E7CBD6" w14:textId="77777777" w:rsidR="004148E2" w:rsidRDefault="004148E2" w:rsidP="004148E2">
      <w:pPr>
        <w:pStyle w:val="Caption"/>
      </w:pPr>
    </w:p>
    <w:p w14:paraId="3B83A8EF" w14:textId="77777777" w:rsidR="004148E2" w:rsidRDefault="004148E2" w:rsidP="004148E2"/>
    <w:p w14:paraId="44F4AAA5" w14:textId="77777777" w:rsidR="004148E2" w:rsidRDefault="004148E2" w:rsidP="004148E2">
      <w:pPr>
        <w:pStyle w:val="Caption"/>
      </w:pPr>
    </w:p>
    <w:p w14:paraId="79436344" w14:textId="77777777" w:rsidR="004148E2" w:rsidRDefault="004148E2" w:rsidP="004148E2"/>
    <w:p w14:paraId="2944140D" w14:textId="77777777" w:rsidR="004148E2" w:rsidRDefault="004148E2" w:rsidP="004148E2">
      <w:pPr>
        <w:pStyle w:val="Caption"/>
      </w:pPr>
    </w:p>
    <w:p w14:paraId="33C20360" w14:textId="77777777" w:rsidR="004148E2" w:rsidRDefault="004148E2" w:rsidP="004148E2"/>
    <w:p w14:paraId="35084CBF" w14:textId="77777777" w:rsidR="004148E2" w:rsidRDefault="004148E2" w:rsidP="004148E2">
      <w:pPr>
        <w:pStyle w:val="Caption"/>
      </w:pPr>
    </w:p>
    <w:p w14:paraId="1A75112F" w14:textId="77777777" w:rsidR="004148E2" w:rsidRDefault="004148E2" w:rsidP="004148E2"/>
    <w:p w14:paraId="1820EABA" w14:textId="77777777" w:rsidR="004148E2" w:rsidRDefault="004148E2" w:rsidP="004148E2">
      <w:pPr>
        <w:pStyle w:val="Caption"/>
      </w:pPr>
    </w:p>
    <w:p w14:paraId="41D9B351" w14:textId="77777777" w:rsidR="004148E2" w:rsidRDefault="004148E2" w:rsidP="004148E2"/>
    <w:p w14:paraId="57C10AC8" w14:textId="77777777" w:rsidR="004148E2" w:rsidRDefault="004148E2" w:rsidP="004148E2">
      <w:pPr>
        <w:pStyle w:val="Caption"/>
      </w:pPr>
    </w:p>
    <w:p w14:paraId="23C78B20" w14:textId="77777777" w:rsidR="004148E2" w:rsidRDefault="004148E2" w:rsidP="004148E2"/>
    <w:p w14:paraId="393116C1" w14:textId="77777777" w:rsidR="004148E2" w:rsidRDefault="004148E2" w:rsidP="004148E2">
      <w:pPr>
        <w:pStyle w:val="Caption"/>
      </w:pPr>
    </w:p>
    <w:p w14:paraId="2B42B292" w14:textId="77777777" w:rsidR="004148E2" w:rsidRDefault="004148E2" w:rsidP="004148E2"/>
    <w:p w14:paraId="38C95751" w14:textId="77777777" w:rsidR="004148E2" w:rsidRDefault="004148E2" w:rsidP="004148E2">
      <w:pPr>
        <w:pStyle w:val="Caption"/>
        <w:jc w:val="left"/>
      </w:pPr>
    </w:p>
    <w:p w14:paraId="1F2794D2" w14:textId="77777777" w:rsidR="001C220C" w:rsidRPr="001C220C" w:rsidRDefault="001C220C" w:rsidP="001C220C">
      <w:pPr>
        <w:pStyle w:val="Caption"/>
      </w:pPr>
    </w:p>
    <w:p w14:paraId="4C850053" w14:textId="77777777" w:rsidR="004148E2" w:rsidRDefault="004148E2" w:rsidP="00E65330">
      <w:pPr>
        <w:pStyle w:val="OtherTitle"/>
        <w:rPr>
          <w:rFonts w:eastAsiaTheme="minorEastAsia"/>
        </w:rPr>
      </w:pPr>
      <w:bookmarkStart w:id="9" w:name="_Toc441059974"/>
      <w:bookmarkStart w:id="10" w:name="_Toc449949699"/>
      <w:r>
        <w:rPr>
          <w:rFonts w:eastAsiaTheme="minorEastAsia"/>
        </w:rPr>
        <w:t>LIST OF</w:t>
      </w:r>
      <w:r w:rsidRPr="00F16E77">
        <w:rPr>
          <w:rFonts w:eastAsiaTheme="minorEastAsia"/>
        </w:rPr>
        <w:t xml:space="preserve"> A</w:t>
      </w:r>
      <w:r>
        <w:rPr>
          <w:rFonts w:eastAsiaTheme="minorEastAsia"/>
        </w:rPr>
        <w:t>BBREVIATION</w:t>
      </w:r>
      <w:bookmarkEnd w:id="9"/>
      <w:bookmarkEnd w:id="10"/>
    </w:p>
    <w:p w14:paraId="256A474C" w14:textId="77777777" w:rsidR="008B1652" w:rsidRPr="001C220C" w:rsidRDefault="008B1652" w:rsidP="008B1652">
      <w:pPr>
        <w:pStyle w:val="Caption"/>
        <w:ind w:left="1440" w:firstLine="720"/>
        <w:jc w:val="left"/>
        <w:rPr>
          <w:lang w:val="en-US"/>
        </w:rPr>
      </w:pPr>
      <w:r>
        <w:rPr>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151247" w:rsidRPr="00151247" w14:paraId="08ADD657" w14:textId="77777777" w:rsidTr="00151247">
        <w:trPr>
          <w:tblCellSpacing w:w="0" w:type="dxa"/>
        </w:trPr>
        <w:tc>
          <w:tcPr>
            <w:tcW w:w="0" w:type="auto"/>
            <w:tcMar>
              <w:top w:w="30" w:type="dxa"/>
              <w:left w:w="30" w:type="dxa"/>
              <w:bottom w:w="30" w:type="dxa"/>
              <w:right w:w="30" w:type="dxa"/>
            </w:tcMar>
          </w:tcPr>
          <w:p w14:paraId="793DEB99" w14:textId="77777777" w:rsidR="008B1652" w:rsidRPr="00151247" w:rsidRDefault="008B1652" w:rsidP="008B1652">
            <w:pPr>
              <w:spacing w:after="0" w:line="288" w:lineRule="atLeast"/>
              <w:rPr>
                <w:rFonts w:eastAsia="Times New Roman" w:cs="Times New Roman"/>
                <w:color w:val="000000" w:themeColor="text1"/>
                <w:szCs w:val="24"/>
              </w:rPr>
            </w:pPr>
          </w:p>
        </w:tc>
        <w:tc>
          <w:tcPr>
            <w:tcW w:w="0" w:type="auto"/>
            <w:tcMar>
              <w:top w:w="30" w:type="dxa"/>
              <w:left w:w="30" w:type="dxa"/>
              <w:bottom w:w="30" w:type="dxa"/>
              <w:right w:w="30" w:type="dxa"/>
            </w:tcMar>
          </w:tcPr>
          <w:p w14:paraId="5784473D" w14:textId="77777777" w:rsidR="008B1652" w:rsidRPr="00151247" w:rsidRDefault="008B1652" w:rsidP="008B1652">
            <w:pPr>
              <w:spacing w:after="0" w:line="288" w:lineRule="atLeast"/>
              <w:rPr>
                <w:rFonts w:eastAsia="Times New Roman" w:cs="Times New Roman"/>
                <w:color w:val="000000" w:themeColor="text1"/>
                <w:szCs w:val="24"/>
              </w:rPr>
            </w:pPr>
          </w:p>
        </w:tc>
      </w:tr>
      <w:tr w:rsidR="00151247" w:rsidRPr="00151247" w14:paraId="3CA9ECB1" w14:textId="77777777" w:rsidTr="008B1652">
        <w:trPr>
          <w:tblCellSpacing w:w="0" w:type="dxa"/>
        </w:trPr>
        <w:tc>
          <w:tcPr>
            <w:tcW w:w="0" w:type="auto"/>
            <w:tcMar>
              <w:top w:w="30" w:type="dxa"/>
              <w:left w:w="30" w:type="dxa"/>
              <w:bottom w:w="30" w:type="dxa"/>
              <w:right w:w="30" w:type="dxa"/>
            </w:tcMar>
            <w:hideMark/>
          </w:tcPr>
          <w:p w14:paraId="10047FA8" w14:textId="77777777" w:rsidR="008B1652" w:rsidRPr="00151247" w:rsidRDefault="008B1652" w:rsidP="008B1652">
            <w:pPr>
              <w:spacing w:after="0" w:line="288" w:lineRule="atLeast"/>
              <w:rPr>
                <w:rFonts w:eastAsia="Times New Roman" w:cs="Times New Roman"/>
                <w:color w:val="000000" w:themeColor="text1"/>
                <w:szCs w:val="24"/>
              </w:rPr>
            </w:pPr>
            <w:proofErr w:type="spellStart"/>
            <w:r w:rsidRPr="00151247">
              <w:rPr>
                <w:rFonts w:eastAsia="Times New Roman" w:cs="Times New Roman"/>
                <w:color w:val="000000" w:themeColor="text1"/>
                <w:szCs w:val="24"/>
              </w:rPr>
              <w:t>IoT</w:t>
            </w:r>
            <w:proofErr w:type="spellEnd"/>
          </w:p>
        </w:tc>
        <w:tc>
          <w:tcPr>
            <w:tcW w:w="0" w:type="auto"/>
            <w:tcMar>
              <w:top w:w="30" w:type="dxa"/>
              <w:left w:w="30" w:type="dxa"/>
              <w:bottom w:w="30" w:type="dxa"/>
              <w:right w:w="30" w:type="dxa"/>
            </w:tcMar>
            <w:hideMark/>
          </w:tcPr>
          <w:p w14:paraId="17A1FE6A" w14:textId="77777777" w:rsidR="008B1652" w:rsidRPr="00151247" w:rsidRDefault="00151247" w:rsidP="008B1652">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Internet of T</w:t>
            </w:r>
            <w:r w:rsidR="008B1652" w:rsidRPr="00151247">
              <w:rPr>
                <w:rFonts w:eastAsia="Times New Roman" w:cs="Times New Roman"/>
                <w:color w:val="000000" w:themeColor="text1"/>
                <w:szCs w:val="24"/>
              </w:rPr>
              <w:t>hings</w:t>
            </w:r>
          </w:p>
        </w:tc>
      </w:tr>
      <w:tr w:rsidR="00151247" w:rsidRPr="00151247" w14:paraId="398944BD" w14:textId="77777777" w:rsidTr="008B1652">
        <w:trPr>
          <w:tblCellSpacing w:w="0" w:type="dxa"/>
        </w:trPr>
        <w:tc>
          <w:tcPr>
            <w:tcW w:w="0" w:type="auto"/>
            <w:tcMar>
              <w:top w:w="30" w:type="dxa"/>
              <w:left w:w="30" w:type="dxa"/>
              <w:bottom w:w="30" w:type="dxa"/>
              <w:right w:w="30" w:type="dxa"/>
            </w:tcMar>
          </w:tcPr>
          <w:p w14:paraId="5DEA2761" w14:textId="77777777" w:rsidR="00151247" w:rsidRPr="00151247" w:rsidRDefault="00151247" w:rsidP="00151247">
            <w:pPr>
              <w:spacing w:after="0" w:line="288" w:lineRule="atLeast"/>
              <w:rPr>
                <w:rFonts w:eastAsia="Times New Roman" w:cs="Times New Roman"/>
                <w:color w:val="000000" w:themeColor="text1"/>
                <w:szCs w:val="24"/>
              </w:rPr>
            </w:pPr>
            <w:proofErr w:type="spellStart"/>
            <w:r w:rsidRPr="00151247">
              <w:rPr>
                <w:rFonts w:eastAsia="Times New Roman" w:cs="Times New Roman"/>
                <w:color w:val="000000" w:themeColor="text1"/>
                <w:szCs w:val="24"/>
              </w:rPr>
              <w:t>CoAP</w:t>
            </w:r>
            <w:proofErr w:type="spellEnd"/>
          </w:p>
        </w:tc>
        <w:tc>
          <w:tcPr>
            <w:tcW w:w="0" w:type="auto"/>
            <w:tcMar>
              <w:top w:w="30" w:type="dxa"/>
              <w:left w:w="30" w:type="dxa"/>
              <w:bottom w:w="30" w:type="dxa"/>
              <w:right w:w="30" w:type="dxa"/>
            </w:tcMar>
          </w:tcPr>
          <w:p w14:paraId="7AF58F59" w14:textId="77777777" w:rsidR="00151247" w:rsidRPr="00151247" w:rsidRDefault="00151247" w:rsidP="0015124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Constrained Application Protocol</w:t>
            </w:r>
          </w:p>
        </w:tc>
      </w:tr>
      <w:tr w:rsidR="003B1717" w:rsidRPr="00151247" w14:paraId="5A6C1030" w14:textId="77777777" w:rsidTr="008B1652">
        <w:trPr>
          <w:tblCellSpacing w:w="0" w:type="dxa"/>
        </w:trPr>
        <w:tc>
          <w:tcPr>
            <w:tcW w:w="0" w:type="auto"/>
            <w:tcMar>
              <w:top w:w="30" w:type="dxa"/>
              <w:left w:w="30" w:type="dxa"/>
              <w:bottom w:w="30" w:type="dxa"/>
              <w:right w:w="30" w:type="dxa"/>
            </w:tcMar>
          </w:tcPr>
          <w:p w14:paraId="621EE6CB"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WPAN</w:t>
            </w:r>
          </w:p>
        </w:tc>
        <w:tc>
          <w:tcPr>
            <w:tcW w:w="0" w:type="auto"/>
            <w:tcMar>
              <w:top w:w="30" w:type="dxa"/>
              <w:left w:w="30" w:type="dxa"/>
              <w:bottom w:w="30" w:type="dxa"/>
              <w:right w:w="30" w:type="dxa"/>
            </w:tcMar>
          </w:tcPr>
          <w:p w14:paraId="5688D54F"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Wireless Personal Area N</w:t>
            </w:r>
            <w:r w:rsidRPr="00151247">
              <w:rPr>
                <w:rFonts w:eastAsia="Times New Roman" w:cs="Times New Roman"/>
                <w:color w:val="000000" w:themeColor="text1"/>
                <w:szCs w:val="24"/>
              </w:rPr>
              <w:t>etwork</w:t>
            </w:r>
          </w:p>
        </w:tc>
      </w:tr>
      <w:tr w:rsidR="003B1717" w:rsidRPr="00151247" w14:paraId="395DBFB9" w14:textId="77777777" w:rsidTr="008B1652">
        <w:trPr>
          <w:tblCellSpacing w:w="0" w:type="dxa"/>
        </w:trPr>
        <w:tc>
          <w:tcPr>
            <w:tcW w:w="0" w:type="auto"/>
            <w:tcMar>
              <w:top w:w="30" w:type="dxa"/>
              <w:left w:w="30" w:type="dxa"/>
              <w:bottom w:w="30" w:type="dxa"/>
              <w:right w:w="30" w:type="dxa"/>
            </w:tcMar>
          </w:tcPr>
          <w:p w14:paraId="7EB5EF21"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MQTT</w:t>
            </w:r>
          </w:p>
        </w:tc>
        <w:tc>
          <w:tcPr>
            <w:tcW w:w="0" w:type="auto"/>
            <w:tcMar>
              <w:top w:w="30" w:type="dxa"/>
              <w:left w:w="30" w:type="dxa"/>
              <w:bottom w:w="30" w:type="dxa"/>
              <w:right w:w="30" w:type="dxa"/>
            </w:tcMar>
          </w:tcPr>
          <w:p w14:paraId="24A3C232"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MQ Telemetry Transport</w:t>
            </w:r>
          </w:p>
        </w:tc>
      </w:tr>
      <w:tr w:rsidR="003B1717" w:rsidRPr="00151247" w14:paraId="3F29AC25" w14:textId="77777777" w:rsidTr="008B1652">
        <w:trPr>
          <w:tblCellSpacing w:w="0" w:type="dxa"/>
        </w:trPr>
        <w:tc>
          <w:tcPr>
            <w:tcW w:w="0" w:type="auto"/>
            <w:tcMar>
              <w:top w:w="30" w:type="dxa"/>
              <w:left w:w="30" w:type="dxa"/>
              <w:bottom w:w="30" w:type="dxa"/>
              <w:right w:w="30" w:type="dxa"/>
            </w:tcMar>
          </w:tcPr>
          <w:p w14:paraId="5C90E197"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REST</w:t>
            </w:r>
          </w:p>
        </w:tc>
        <w:tc>
          <w:tcPr>
            <w:tcW w:w="0" w:type="auto"/>
            <w:tcMar>
              <w:top w:w="30" w:type="dxa"/>
              <w:left w:w="30" w:type="dxa"/>
              <w:bottom w:w="30" w:type="dxa"/>
              <w:right w:w="30" w:type="dxa"/>
            </w:tcMar>
          </w:tcPr>
          <w:p w14:paraId="3D2B3F56"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Representational State Transfer</w:t>
            </w:r>
          </w:p>
        </w:tc>
      </w:tr>
      <w:tr w:rsidR="003B1717" w:rsidRPr="00151247" w14:paraId="175B34A9" w14:textId="77777777" w:rsidTr="008B1652">
        <w:trPr>
          <w:tblCellSpacing w:w="0" w:type="dxa"/>
        </w:trPr>
        <w:tc>
          <w:tcPr>
            <w:tcW w:w="0" w:type="auto"/>
            <w:tcMar>
              <w:top w:w="30" w:type="dxa"/>
              <w:left w:w="30" w:type="dxa"/>
              <w:bottom w:w="30" w:type="dxa"/>
              <w:right w:w="30" w:type="dxa"/>
            </w:tcMar>
          </w:tcPr>
          <w:p w14:paraId="3CBDE27B"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SOAP</w:t>
            </w:r>
          </w:p>
        </w:tc>
        <w:tc>
          <w:tcPr>
            <w:tcW w:w="0" w:type="auto"/>
            <w:tcMar>
              <w:top w:w="30" w:type="dxa"/>
              <w:left w:w="30" w:type="dxa"/>
              <w:bottom w:w="30" w:type="dxa"/>
              <w:right w:w="30" w:type="dxa"/>
            </w:tcMar>
          </w:tcPr>
          <w:p w14:paraId="5BA656C2"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Simple Object Access Protocol</w:t>
            </w:r>
          </w:p>
        </w:tc>
      </w:tr>
      <w:tr w:rsidR="003B1717" w:rsidRPr="00151247" w14:paraId="77EA9329" w14:textId="77777777" w:rsidTr="008B1652">
        <w:trPr>
          <w:tblCellSpacing w:w="0" w:type="dxa"/>
        </w:trPr>
        <w:tc>
          <w:tcPr>
            <w:tcW w:w="0" w:type="auto"/>
            <w:tcMar>
              <w:top w:w="30" w:type="dxa"/>
              <w:left w:w="30" w:type="dxa"/>
              <w:bottom w:w="30" w:type="dxa"/>
              <w:right w:w="30" w:type="dxa"/>
            </w:tcMar>
          </w:tcPr>
          <w:p w14:paraId="20FFE541"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BLE</w:t>
            </w:r>
          </w:p>
        </w:tc>
        <w:tc>
          <w:tcPr>
            <w:tcW w:w="0" w:type="auto"/>
            <w:tcMar>
              <w:top w:w="30" w:type="dxa"/>
              <w:left w:w="30" w:type="dxa"/>
              <w:bottom w:w="30" w:type="dxa"/>
              <w:right w:w="30" w:type="dxa"/>
            </w:tcMar>
          </w:tcPr>
          <w:p w14:paraId="140AA863"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Bluetooth Low Energy</w:t>
            </w:r>
          </w:p>
        </w:tc>
      </w:tr>
      <w:tr w:rsidR="003B1717" w:rsidRPr="00151247" w14:paraId="67636F6A" w14:textId="77777777" w:rsidTr="008B1652">
        <w:trPr>
          <w:tblCellSpacing w:w="0" w:type="dxa"/>
        </w:trPr>
        <w:tc>
          <w:tcPr>
            <w:tcW w:w="0" w:type="auto"/>
            <w:tcMar>
              <w:top w:w="30" w:type="dxa"/>
              <w:left w:w="30" w:type="dxa"/>
              <w:bottom w:w="30" w:type="dxa"/>
              <w:right w:w="30" w:type="dxa"/>
            </w:tcMar>
          </w:tcPr>
          <w:p w14:paraId="7D1C8ABF"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SIG</w:t>
            </w:r>
          </w:p>
        </w:tc>
        <w:tc>
          <w:tcPr>
            <w:tcW w:w="0" w:type="auto"/>
            <w:tcMar>
              <w:top w:w="30" w:type="dxa"/>
              <w:left w:w="30" w:type="dxa"/>
              <w:bottom w:w="30" w:type="dxa"/>
              <w:right w:w="30" w:type="dxa"/>
            </w:tcMar>
          </w:tcPr>
          <w:p w14:paraId="4B03AF28"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Special Interest G</w:t>
            </w:r>
            <w:r w:rsidRPr="00151247">
              <w:rPr>
                <w:rFonts w:eastAsia="Times New Roman" w:cs="Times New Roman"/>
                <w:color w:val="000000" w:themeColor="text1"/>
                <w:szCs w:val="24"/>
              </w:rPr>
              <w:t>roup</w:t>
            </w:r>
          </w:p>
        </w:tc>
      </w:tr>
      <w:tr w:rsidR="003B1717" w:rsidRPr="00151247" w14:paraId="2C66777B" w14:textId="77777777" w:rsidTr="008B1652">
        <w:trPr>
          <w:tblCellSpacing w:w="0" w:type="dxa"/>
        </w:trPr>
        <w:tc>
          <w:tcPr>
            <w:tcW w:w="0" w:type="auto"/>
            <w:tcMar>
              <w:top w:w="30" w:type="dxa"/>
              <w:left w:w="30" w:type="dxa"/>
              <w:bottom w:w="30" w:type="dxa"/>
              <w:right w:w="30" w:type="dxa"/>
            </w:tcMar>
          </w:tcPr>
          <w:p w14:paraId="6CB62633"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NFC</w:t>
            </w:r>
          </w:p>
        </w:tc>
        <w:tc>
          <w:tcPr>
            <w:tcW w:w="0" w:type="auto"/>
            <w:tcMar>
              <w:top w:w="30" w:type="dxa"/>
              <w:left w:w="30" w:type="dxa"/>
              <w:bottom w:w="30" w:type="dxa"/>
              <w:right w:w="30" w:type="dxa"/>
            </w:tcMar>
          </w:tcPr>
          <w:p w14:paraId="22E45390"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Near F</w:t>
            </w:r>
            <w:r w:rsidRPr="003E7EA5">
              <w:rPr>
                <w:rFonts w:eastAsia="Times New Roman" w:cs="Times New Roman"/>
                <w:color w:val="000000" w:themeColor="text1"/>
                <w:szCs w:val="24"/>
              </w:rPr>
              <w:t xml:space="preserve">ield </w:t>
            </w:r>
            <w:r>
              <w:rPr>
                <w:rFonts w:eastAsia="Times New Roman" w:cs="Times New Roman"/>
                <w:color w:val="000000" w:themeColor="text1"/>
                <w:szCs w:val="24"/>
              </w:rPr>
              <w:t>C</w:t>
            </w:r>
            <w:r w:rsidRPr="003E7EA5">
              <w:rPr>
                <w:rFonts w:eastAsia="Times New Roman" w:cs="Times New Roman"/>
                <w:color w:val="000000" w:themeColor="text1"/>
                <w:szCs w:val="24"/>
              </w:rPr>
              <w:t>ommunication</w:t>
            </w:r>
          </w:p>
        </w:tc>
      </w:tr>
      <w:tr w:rsidR="003B1717" w:rsidRPr="00151247" w14:paraId="01CD8D25" w14:textId="77777777" w:rsidTr="008B1652">
        <w:trPr>
          <w:tblCellSpacing w:w="0" w:type="dxa"/>
        </w:trPr>
        <w:tc>
          <w:tcPr>
            <w:tcW w:w="0" w:type="auto"/>
            <w:tcMar>
              <w:top w:w="30" w:type="dxa"/>
              <w:left w:w="30" w:type="dxa"/>
              <w:bottom w:w="30" w:type="dxa"/>
              <w:right w:w="30" w:type="dxa"/>
            </w:tcMar>
            <w:hideMark/>
          </w:tcPr>
          <w:p w14:paraId="72027E0D"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IPSP</w:t>
            </w:r>
          </w:p>
        </w:tc>
        <w:tc>
          <w:tcPr>
            <w:tcW w:w="0" w:type="auto"/>
            <w:tcMar>
              <w:top w:w="30" w:type="dxa"/>
              <w:left w:w="30" w:type="dxa"/>
              <w:bottom w:w="30" w:type="dxa"/>
              <w:right w:w="30" w:type="dxa"/>
            </w:tcMar>
            <w:hideMark/>
          </w:tcPr>
          <w:p w14:paraId="64AAA6CA"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Internet Protocol Support Profile</w:t>
            </w:r>
          </w:p>
        </w:tc>
      </w:tr>
      <w:tr w:rsidR="003B1717" w:rsidRPr="00151247" w14:paraId="0B7D7319" w14:textId="77777777" w:rsidTr="008B1652">
        <w:trPr>
          <w:tblCellSpacing w:w="0" w:type="dxa"/>
        </w:trPr>
        <w:tc>
          <w:tcPr>
            <w:tcW w:w="0" w:type="auto"/>
            <w:tcMar>
              <w:top w:w="30" w:type="dxa"/>
              <w:left w:w="30" w:type="dxa"/>
              <w:bottom w:w="30" w:type="dxa"/>
              <w:right w:w="30" w:type="dxa"/>
            </w:tcMar>
            <w:hideMark/>
          </w:tcPr>
          <w:p w14:paraId="45AC7E49"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w:t>
            </w:r>
          </w:p>
        </w:tc>
        <w:tc>
          <w:tcPr>
            <w:tcW w:w="0" w:type="auto"/>
            <w:tcMar>
              <w:top w:w="30" w:type="dxa"/>
              <w:left w:w="30" w:type="dxa"/>
              <w:bottom w:w="30" w:type="dxa"/>
              <w:right w:w="30" w:type="dxa"/>
            </w:tcMar>
            <w:hideMark/>
          </w:tcPr>
          <w:p w14:paraId="0575990E"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Availability</w:t>
            </w:r>
          </w:p>
        </w:tc>
      </w:tr>
      <w:tr w:rsidR="003B1717" w:rsidRPr="00151247" w14:paraId="3149F2DC" w14:textId="77777777" w:rsidTr="008B1652">
        <w:trPr>
          <w:tblCellSpacing w:w="0" w:type="dxa"/>
        </w:trPr>
        <w:tc>
          <w:tcPr>
            <w:tcW w:w="0" w:type="auto"/>
            <w:tcMar>
              <w:top w:w="30" w:type="dxa"/>
              <w:left w:w="30" w:type="dxa"/>
              <w:bottom w:w="30" w:type="dxa"/>
              <w:right w:w="30" w:type="dxa"/>
            </w:tcMar>
            <w:hideMark/>
          </w:tcPr>
          <w:p w14:paraId="66B544B8"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PC</w:t>
            </w:r>
          </w:p>
        </w:tc>
        <w:tc>
          <w:tcPr>
            <w:tcW w:w="0" w:type="auto"/>
            <w:tcMar>
              <w:top w:w="30" w:type="dxa"/>
              <w:left w:w="30" w:type="dxa"/>
              <w:bottom w:w="30" w:type="dxa"/>
              <w:right w:w="30" w:type="dxa"/>
            </w:tcMar>
            <w:hideMark/>
          </w:tcPr>
          <w:p w14:paraId="531A415A"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Partition Tolerance and Consistency</w:t>
            </w:r>
          </w:p>
        </w:tc>
      </w:tr>
      <w:tr w:rsidR="003B1717" w:rsidRPr="00151247" w14:paraId="1B1E3374" w14:textId="77777777" w:rsidTr="008B1652">
        <w:trPr>
          <w:tblCellSpacing w:w="0" w:type="dxa"/>
        </w:trPr>
        <w:tc>
          <w:tcPr>
            <w:tcW w:w="0" w:type="auto"/>
            <w:tcMar>
              <w:top w:w="30" w:type="dxa"/>
              <w:left w:w="30" w:type="dxa"/>
              <w:bottom w:w="30" w:type="dxa"/>
              <w:right w:w="30" w:type="dxa"/>
            </w:tcMar>
          </w:tcPr>
          <w:p w14:paraId="7CF6C19A"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w:t>
            </w:r>
          </w:p>
        </w:tc>
        <w:tc>
          <w:tcPr>
            <w:tcW w:w="0" w:type="auto"/>
            <w:tcMar>
              <w:top w:w="30" w:type="dxa"/>
              <w:left w:w="30" w:type="dxa"/>
              <w:bottom w:w="30" w:type="dxa"/>
              <w:right w:w="30" w:type="dxa"/>
            </w:tcMar>
          </w:tcPr>
          <w:p w14:paraId="216E2F6D"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Internet Protocol</w:t>
            </w:r>
          </w:p>
        </w:tc>
      </w:tr>
      <w:tr w:rsidR="003B1717" w:rsidRPr="00151247" w14:paraId="705D5F4F" w14:textId="77777777" w:rsidTr="008B1652">
        <w:trPr>
          <w:tblCellSpacing w:w="0" w:type="dxa"/>
        </w:trPr>
        <w:tc>
          <w:tcPr>
            <w:tcW w:w="0" w:type="auto"/>
            <w:tcMar>
              <w:top w:w="30" w:type="dxa"/>
              <w:left w:w="30" w:type="dxa"/>
              <w:bottom w:w="30" w:type="dxa"/>
              <w:right w:w="30" w:type="dxa"/>
            </w:tcMar>
          </w:tcPr>
          <w:p w14:paraId="70A8AE39"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IPV6</w:t>
            </w:r>
          </w:p>
        </w:tc>
        <w:tc>
          <w:tcPr>
            <w:tcW w:w="0" w:type="auto"/>
            <w:tcMar>
              <w:top w:w="30" w:type="dxa"/>
              <w:left w:w="30" w:type="dxa"/>
              <w:bottom w:w="30" w:type="dxa"/>
              <w:right w:w="30" w:type="dxa"/>
            </w:tcMar>
          </w:tcPr>
          <w:p w14:paraId="1230ACAF"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 xml:space="preserve">Internet Protocol </w:t>
            </w:r>
            <w:r>
              <w:rPr>
                <w:rFonts w:eastAsia="Times New Roman" w:cs="Times New Roman"/>
                <w:color w:val="000000" w:themeColor="text1"/>
                <w:szCs w:val="24"/>
              </w:rPr>
              <w:t>V</w:t>
            </w:r>
            <w:r w:rsidRPr="003E7EA5">
              <w:rPr>
                <w:rFonts w:eastAsia="Times New Roman" w:cs="Times New Roman"/>
                <w:color w:val="000000" w:themeColor="text1"/>
                <w:szCs w:val="24"/>
              </w:rPr>
              <w:t>ersion 6</w:t>
            </w:r>
          </w:p>
        </w:tc>
      </w:tr>
      <w:tr w:rsidR="003B1717" w:rsidRPr="00151247" w14:paraId="0708B680" w14:textId="77777777" w:rsidTr="008B1652">
        <w:trPr>
          <w:tblCellSpacing w:w="0" w:type="dxa"/>
        </w:trPr>
        <w:tc>
          <w:tcPr>
            <w:tcW w:w="0" w:type="auto"/>
            <w:tcMar>
              <w:top w:w="30" w:type="dxa"/>
              <w:left w:w="30" w:type="dxa"/>
              <w:bottom w:w="30" w:type="dxa"/>
              <w:right w:w="30" w:type="dxa"/>
            </w:tcMar>
          </w:tcPr>
          <w:p w14:paraId="491E3A35"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TCP</w:t>
            </w:r>
          </w:p>
        </w:tc>
        <w:tc>
          <w:tcPr>
            <w:tcW w:w="0" w:type="auto"/>
            <w:tcMar>
              <w:top w:w="30" w:type="dxa"/>
              <w:left w:w="30" w:type="dxa"/>
              <w:bottom w:w="30" w:type="dxa"/>
              <w:right w:w="30" w:type="dxa"/>
            </w:tcMar>
          </w:tcPr>
          <w:p w14:paraId="27ABDB4C"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Transmission Control Protocol</w:t>
            </w:r>
          </w:p>
        </w:tc>
      </w:tr>
      <w:tr w:rsidR="003B1717" w:rsidRPr="00151247" w14:paraId="7984466F" w14:textId="77777777" w:rsidTr="008B1652">
        <w:trPr>
          <w:tblCellSpacing w:w="0" w:type="dxa"/>
        </w:trPr>
        <w:tc>
          <w:tcPr>
            <w:tcW w:w="0" w:type="auto"/>
            <w:tcMar>
              <w:top w:w="30" w:type="dxa"/>
              <w:left w:w="30" w:type="dxa"/>
              <w:bottom w:w="30" w:type="dxa"/>
              <w:right w:w="30" w:type="dxa"/>
            </w:tcMar>
          </w:tcPr>
          <w:p w14:paraId="744DEF57"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UDP</w:t>
            </w:r>
          </w:p>
        </w:tc>
        <w:tc>
          <w:tcPr>
            <w:tcW w:w="0" w:type="auto"/>
            <w:tcMar>
              <w:top w:w="30" w:type="dxa"/>
              <w:left w:w="30" w:type="dxa"/>
              <w:bottom w:w="30" w:type="dxa"/>
              <w:right w:w="30" w:type="dxa"/>
            </w:tcMar>
          </w:tcPr>
          <w:p w14:paraId="6CE3C833" w14:textId="77777777" w:rsidR="003B1717" w:rsidRDefault="003B1717" w:rsidP="003B1717">
            <w:pPr>
              <w:spacing w:after="0" w:line="288" w:lineRule="atLeast"/>
              <w:rPr>
                <w:rFonts w:eastAsia="Times New Roman" w:cs="Times New Roman"/>
                <w:color w:val="000000" w:themeColor="text1"/>
                <w:szCs w:val="24"/>
              </w:rPr>
            </w:pPr>
            <w:r w:rsidRPr="003E7EA5">
              <w:rPr>
                <w:rFonts w:eastAsia="Times New Roman" w:cs="Times New Roman"/>
                <w:color w:val="000000" w:themeColor="text1"/>
                <w:szCs w:val="24"/>
              </w:rPr>
              <w:t>User Datagram Protocol</w:t>
            </w:r>
          </w:p>
        </w:tc>
      </w:tr>
      <w:tr w:rsidR="003B1717" w:rsidRPr="00151247" w14:paraId="6D14CBFB" w14:textId="77777777" w:rsidTr="008B1652">
        <w:trPr>
          <w:tblCellSpacing w:w="0" w:type="dxa"/>
        </w:trPr>
        <w:tc>
          <w:tcPr>
            <w:tcW w:w="0" w:type="auto"/>
            <w:tcMar>
              <w:top w:w="30" w:type="dxa"/>
              <w:left w:w="30" w:type="dxa"/>
              <w:bottom w:w="30" w:type="dxa"/>
              <w:right w:w="30" w:type="dxa"/>
            </w:tcMar>
          </w:tcPr>
          <w:p w14:paraId="628EFE8B"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MAC</w:t>
            </w:r>
          </w:p>
        </w:tc>
        <w:tc>
          <w:tcPr>
            <w:tcW w:w="0" w:type="auto"/>
            <w:tcMar>
              <w:top w:w="30" w:type="dxa"/>
              <w:left w:w="30" w:type="dxa"/>
              <w:bottom w:w="30" w:type="dxa"/>
              <w:right w:w="30" w:type="dxa"/>
            </w:tcMar>
          </w:tcPr>
          <w:p w14:paraId="22C7FBD4"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w:t>
            </w:r>
            <w:r w:rsidRPr="00D36EE0">
              <w:rPr>
                <w:rFonts w:eastAsia="Times New Roman" w:cs="Times New Roman"/>
                <w:color w:val="000000" w:themeColor="text1"/>
                <w:szCs w:val="24"/>
              </w:rPr>
              <w:t xml:space="preserve">edia </w:t>
            </w:r>
            <w:r>
              <w:rPr>
                <w:rFonts w:eastAsia="Times New Roman" w:cs="Times New Roman"/>
                <w:color w:val="000000" w:themeColor="text1"/>
                <w:szCs w:val="24"/>
              </w:rPr>
              <w:t>A</w:t>
            </w:r>
            <w:r w:rsidRPr="00D36EE0">
              <w:rPr>
                <w:rFonts w:eastAsia="Times New Roman" w:cs="Times New Roman"/>
                <w:color w:val="000000" w:themeColor="text1"/>
                <w:szCs w:val="24"/>
              </w:rPr>
              <w:t xml:space="preserve">ccess </w:t>
            </w:r>
            <w:r>
              <w:rPr>
                <w:rFonts w:eastAsia="Times New Roman" w:cs="Times New Roman"/>
                <w:color w:val="000000" w:themeColor="text1"/>
                <w:szCs w:val="24"/>
              </w:rPr>
              <w:t>C</w:t>
            </w:r>
            <w:r w:rsidRPr="00D36EE0">
              <w:rPr>
                <w:rFonts w:eastAsia="Times New Roman" w:cs="Times New Roman"/>
                <w:color w:val="000000" w:themeColor="text1"/>
                <w:szCs w:val="24"/>
              </w:rPr>
              <w:t>ontrol</w:t>
            </w:r>
          </w:p>
        </w:tc>
      </w:tr>
      <w:tr w:rsidR="003B1717" w:rsidRPr="00151247" w14:paraId="557863AE" w14:textId="77777777" w:rsidTr="008B1652">
        <w:trPr>
          <w:tblCellSpacing w:w="0" w:type="dxa"/>
        </w:trPr>
        <w:tc>
          <w:tcPr>
            <w:tcW w:w="0" w:type="auto"/>
            <w:tcMar>
              <w:top w:w="30" w:type="dxa"/>
              <w:left w:w="30" w:type="dxa"/>
              <w:bottom w:w="30" w:type="dxa"/>
              <w:right w:w="30" w:type="dxa"/>
            </w:tcMar>
          </w:tcPr>
          <w:p w14:paraId="51E23F76" w14:textId="77777777" w:rsidR="003B171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GATT</w:t>
            </w:r>
          </w:p>
        </w:tc>
        <w:tc>
          <w:tcPr>
            <w:tcW w:w="0" w:type="auto"/>
            <w:tcMar>
              <w:top w:w="30" w:type="dxa"/>
              <w:left w:w="30" w:type="dxa"/>
              <w:bottom w:w="30" w:type="dxa"/>
              <w:right w:w="30" w:type="dxa"/>
            </w:tcMar>
          </w:tcPr>
          <w:p w14:paraId="6FA985A1" w14:textId="77777777" w:rsidR="003B1717" w:rsidRDefault="003B1717" w:rsidP="003B1717">
            <w:pPr>
              <w:spacing w:after="0" w:line="288" w:lineRule="atLeast"/>
              <w:rPr>
                <w:rFonts w:eastAsia="Times New Roman" w:cs="Times New Roman"/>
                <w:color w:val="000000" w:themeColor="text1"/>
                <w:szCs w:val="24"/>
              </w:rPr>
            </w:pPr>
            <w:r w:rsidRPr="00D210CE">
              <w:rPr>
                <w:rFonts w:eastAsia="Times New Roman" w:cs="Times New Roman"/>
                <w:color w:val="000000" w:themeColor="text1"/>
                <w:szCs w:val="24"/>
              </w:rPr>
              <w:t>Generic Attribute Profile</w:t>
            </w:r>
          </w:p>
        </w:tc>
      </w:tr>
      <w:tr w:rsidR="003B1717" w:rsidRPr="00151247" w14:paraId="327E2624" w14:textId="77777777" w:rsidTr="008B1652">
        <w:trPr>
          <w:tblCellSpacing w:w="0" w:type="dxa"/>
        </w:trPr>
        <w:tc>
          <w:tcPr>
            <w:tcW w:w="0" w:type="auto"/>
            <w:tcMar>
              <w:top w:w="30" w:type="dxa"/>
              <w:left w:w="30" w:type="dxa"/>
              <w:bottom w:w="30" w:type="dxa"/>
              <w:right w:w="30" w:type="dxa"/>
            </w:tcMar>
          </w:tcPr>
          <w:p w14:paraId="0694DD29" w14:textId="77777777" w:rsidR="003B1717" w:rsidRPr="00151247" w:rsidRDefault="003B1717" w:rsidP="003B1717">
            <w:pPr>
              <w:spacing w:after="0" w:line="288" w:lineRule="atLeast"/>
              <w:rPr>
                <w:rFonts w:eastAsia="Times New Roman" w:cs="Times New Roman"/>
                <w:color w:val="000000" w:themeColor="text1"/>
                <w:szCs w:val="24"/>
              </w:rPr>
            </w:pPr>
            <w:r w:rsidRPr="00151247">
              <w:rPr>
                <w:rFonts w:eastAsia="Times New Roman" w:cs="Times New Roman"/>
                <w:color w:val="000000" w:themeColor="text1"/>
                <w:szCs w:val="24"/>
              </w:rPr>
              <w:t>MTU</w:t>
            </w:r>
          </w:p>
        </w:tc>
        <w:tc>
          <w:tcPr>
            <w:tcW w:w="0" w:type="auto"/>
            <w:tcMar>
              <w:top w:w="30" w:type="dxa"/>
              <w:left w:w="30" w:type="dxa"/>
              <w:bottom w:w="30" w:type="dxa"/>
              <w:right w:w="30" w:type="dxa"/>
            </w:tcMar>
          </w:tcPr>
          <w:p w14:paraId="17F5244C" w14:textId="77777777" w:rsidR="003B1717" w:rsidRPr="00151247" w:rsidRDefault="003B1717" w:rsidP="003B1717">
            <w:pPr>
              <w:spacing w:after="0" w:line="288" w:lineRule="atLeast"/>
              <w:rPr>
                <w:rFonts w:eastAsia="Times New Roman" w:cs="Times New Roman"/>
                <w:color w:val="000000" w:themeColor="text1"/>
                <w:szCs w:val="24"/>
              </w:rPr>
            </w:pPr>
            <w:r>
              <w:rPr>
                <w:rFonts w:eastAsia="Times New Roman" w:cs="Times New Roman"/>
                <w:color w:val="000000" w:themeColor="text1"/>
                <w:szCs w:val="24"/>
              </w:rPr>
              <w:t>Maximum Transmission U</w:t>
            </w:r>
            <w:r w:rsidRPr="00151247">
              <w:rPr>
                <w:rFonts w:eastAsia="Times New Roman" w:cs="Times New Roman"/>
                <w:color w:val="000000" w:themeColor="text1"/>
                <w:szCs w:val="24"/>
              </w:rPr>
              <w:t>nit</w:t>
            </w:r>
          </w:p>
        </w:tc>
      </w:tr>
      <w:tr w:rsidR="003B1717" w:rsidRPr="00151247" w14:paraId="15C295A6" w14:textId="77777777" w:rsidTr="008B1652">
        <w:trPr>
          <w:tblCellSpacing w:w="0" w:type="dxa"/>
        </w:trPr>
        <w:tc>
          <w:tcPr>
            <w:tcW w:w="0" w:type="auto"/>
            <w:tcMar>
              <w:top w:w="30" w:type="dxa"/>
              <w:left w:w="30" w:type="dxa"/>
              <w:bottom w:w="30" w:type="dxa"/>
              <w:right w:w="30" w:type="dxa"/>
            </w:tcMar>
          </w:tcPr>
          <w:p w14:paraId="2C8A0533" w14:textId="77777777" w:rsidR="003B1717" w:rsidRPr="00151247" w:rsidRDefault="003B1717" w:rsidP="003B1717">
            <w:pPr>
              <w:spacing w:after="0" w:line="288" w:lineRule="atLeast"/>
              <w:rPr>
                <w:rFonts w:eastAsia="Times New Roman" w:cs="Times New Roman"/>
                <w:color w:val="000000" w:themeColor="text1"/>
                <w:szCs w:val="24"/>
              </w:rPr>
            </w:pPr>
            <w:r w:rsidRPr="00472E7E">
              <w:rPr>
                <w:rFonts w:eastAsia="Times New Roman" w:cs="Times New Roman"/>
                <w:color w:val="252525"/>
                <w:szCs w:val="24"/>
                <w:shd w:val="clear" w:color="auto" w:fill="FFFFFF"/>
              </w:rPr>
              <w:t>L2CAP</w:t>
            </w:r>
          </w:p>
        </w:tc>
        <w:tc>
          <w:tcPr>
            <w:tcW w:w="0" w:type="auto"/>
            <w:tcMar>
              <w:top w:w="30" w:type="dxa"/>
              <w:left w:w="30" w:type="dxa"/>
              <w:bottom w:w="30" w:type="dxa"/>
              <w:right w:w="30" w:type="dxa"/>
            </w:tcMar>
          </w:tcPr>
          <w:p w14:paraId="45F6525D" w14:textId="77777777" w:rsidR="003B1717" w:rsidRDefault="003B1717" w:rsidP="003B1717">
            <w:pPr>
              <w:spacing w:after="0" w:line="288" w:lineRule="atLeast"/>
              <w:rPr>
                <w:rFonts w:eastAsia="Times New Roman" w:cs="Times New Roman"/>
                <w:color w:val="000000" w:themeColor="text1"/>
                <w:szCs w:val="24"/>
              </w:rPr>
            </w:pPr>
            <w:r w:rsidRPr="003B1717">
              <w:rPr>
                <w:rFonts w:eastAsia="Times New Roman" w:cs="Times New Roman"/>
                <w:color w:val="000000" w:themeColor="text1"/>
                <w:szCs w:val="24"/>
              </w:rPr>
              <w:t>Logical Link Control and Adaptation</w:t>
            </w:r>
          </w:p>
        </w:tc>
      </w:tr>
    </w:tbl>
    <w:p w14:paraId="64F3CF4E" w14:textId="77777777" w:rsidR="001C220C" w:rsidRPr="008B1652" w:rsidRDefault="001C220C" w:rsidP="008B1652">
      <w:pPr>
        <w:pStyle w:val="Caption"/>
        <w:ind w:left="1440" w:firstLine="720"/>
        <w:jc w:val="left"/>
        <w:sectPr w:rsidR="001C220C" w:rsidRPr="008B1652" w:rsidSect="004148E2">
          <w:footerReference w:type="default" r:id="rId10"/>
          <w:pgSz w:w="11906" w:h="16838"/>
          <w:pgMar w:top="1440" w:right="1440" w:bottom="1440" w:left="1440" w:header="706" w:footer="706" w:gutter="0"/>
          <w:pgNumType w:fmt="lowerRoman"/>
          <w:cols w:space="720"/>
          <w:docGrid w:type="lines" w:linePitch="326"/>
        </w:sectPr>
      </w:pPr>
    </w:p>
    <w:p w14:paraId="7864C08B" w14:textId="77777777" w:rsidR="004148E2" w:rsidRPr="004148E2" w:rsidRDefault="004148E2" w:rsidP="004148E2">
      <w:pPr>
        <w:pStyle w:val="Caption"/>
        <w:jc w:val="left"/>
      </w:pPr>
    </w:p>
    <w:p w14:paraId="4C3B9333" w14:textId="77777777" w:rsidR="00472E7E" w:rsidRPr="00472E7E" w:rsidRDefault="00472E7E" w:rsidP="00966611">
      <w:pPr>
        <w:pStyle w:val="Heading1"/>
      </w:pPr>
      <w:bookmarkStart w:id="11" w:name="_Toc449949700"/>
      <w:r w:rsidRPr="00582C4B">
        <w:t>INTRODUCTION</w:t>
      </w:r>
      <w:bookmarkEnd w:id="11"/>
    </w:p>
    <w:p w14:paraId="248AEB5D" w14:textId="77777777" w:rsidR="0087238E" w:rsidRDefault="006B1D37" w:rsidP="00C57EB0">
      <w:pPr>
        <w:spacing w:after="0" w:line="360" w:lineRule="auto"/>
        <w:rPr>
          <w:rFonts w:eastAsia="Times New Roman" w:cs="Times New Roman"/>
          <w:color w:val="252525"/>
          <w:szCs w:val="24"/>
          <w:shd w:val="clear" w:color="auto" w:fill="FFFFFF"/>
        </w:rPr>
      </w:pPr>
      <w:r w:rsidRPr="006B1D37">
        <w:rPr>
          <w:rFonts w:eastAsia="Times New Roman" w:cs="Times New Roman"/>
          <w:color w:val="252525"/>
          <w:szCs w:val="24"/>
          <w:shd w:val="clear" w:color="auto" w:fill="FFFFFF"/>
        </w:rPr>
        <w:t>The boom of the smartphone market and the development of wearable devices are introducing low energy sensor</w:t>
      </w:r>
      <w:r w:rsidR="00657BA6">
        <w:rPr>
          <w:rFonts w:eastAsia="Times New Roman" w:cs="Times New Roman"/>
          <w:color w:val="252525"/>
          <w:szCs w:val="24"/>
          <w:shd w:val="clear" w:color="auto" w:fill="FFFFFF"/>
        </w:rPr>
        <w:t>s</w:t>
      </w:r>
      <w:r w:rsidRPr="006B1D37">
        <w:rPr>
          <w:rFonts w:eastAsia="Times New Roman" w:cs="Times New Roman"/>
          <w:color w:val="252525"/>
          <w:szCs w:val="24"/>
          <w:shd w:val="clear" w:color="auto" w:fill="FFFFFF"/>
        </w:rPr>
        <w:t xml:space="preserve"> and personal hub</w:t>
      </w:r>
      <w:r w:rsidR="009B1B5E">
        <w:rPr>
          <w:rFonts w:eastAsia="Times New Roman" w:cs="Times New Roman"/>
          <w:color w:val="252525"/>
          <w:szCs w:val="24"/>
          <w:shd w:val="clear" w:color="auto" w:fill="FFFFFF"/>
        </w:rPr>
        <w:t>s</w:t>
      </w:r>
      <w:r w:rsidRPr="006B1D37">
        <w:rPr>
          <w:rFonts w:eastAsia="Times New Roman" w:cs="Times New Roman"/>
          <w:color w:val="252525"/>
          <w:szCs w:val="24"/>
          <w:shd w:val="clear" w:color="auto" w:fill="FFFFFF"/>
        </w:rPr>
        <w:t xml:space="preserve"> (phone, tablet or other portable devices) with increasing rate. In this trend, we </w:t>
      </w:r>
      <w:r w:rsidR="00657BA6">
        <w:rPr>
          <w:rFonts w:eastAsia="Times New Roman" w:cs="Times New Roman"/>
          <w:color w:val="252525"/>
          <w:szCs w:val="24"/>
          <w:shd w:val="clear" w:color="auto" w:fill="FFFFFF"/>
        </w:rPr>
        <w:t>find</w:t>
      </w:r>
      <w:r w:rsidRPr="006B1D37">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w:t>
      </w:r>
      <w:r w:rsidR="00F966F5">
        <w:rPr>
          <w:rFonts w:eastAsia="Times New Roman" w:cs="Times New Roman"/>
          <w:color w:val="252525"/>
          <w:szCs w:val="24"/>
          <w:shd w:val="clear" w:color="auto" w:fill="FFFFFF"/>
        </w:rPr>
        <w:t xml:space="preserve">he development of tiny sensors, more </w:t>
      </w:r>
      <w:r w:rsidRPr="006B1D37">
        <w:rPr>
          <w:rFonts w:eastAsia="Times New Roman" w:cs="Times New Roman"/>
          <w:color w:val="252525"/>
          <w:szCs w:val="24"/>
          <w:shd w:val="clear" w:color="auto" w:fill="FFFFFF"/>
        </w:rPr>
        <w:t>and more small devices are installed to collect data as the new edge of Internet. Since more and more people have multiple smart devices to interact with</w:t>
      </w:r>
      <w:r w:rsidR="00C6086E">
        <w:rPr>
          <w:rFonts w:eastAsia="Times New Roman" w:cs="Times New Roman"/>
          <w:color w:val="252525"/>
          <w:szCs w:val="24"/>
          <w:shd w:val="clear" w:color="auto" w:fill="FFFFFF"/>
        </w:rPr>
        <w:t xml:space="preserve"> each other</w:t>
      </w:r>
      <w:r w:rsidRPr="006B1D37">
        <w:rPr>
          <w:rFonts w:eastAsia="Times New Roman" w:cs="Times New Roman"/>
          <w:color w:val="252525"/>
          <w:szCs w:val="24"/>
          <w:shd w:val="clear" w:color="auto" w:fill="FFFFFF"/>
        </w:rPr>
        <w:t xml:space="preserve">, the communication between personal hubs and edge devices becomes </w:t>
      </w:r>
      <w:r w:rsidR="00AF7B10">
        <w:rPr>
          <w:rFonts w:eastAsia="Times New Roman" w:cs="Times New Roman"/>
          <w:color w:val="252525"/>
          <w:szCs w:val="24"/>
          <w:shd w:val="clear" w:color="auto" w:fill="FFFFFF"/>
        </w:rPr>
        <w:t xml:space="preserve">increasingly </w:t>
      </w:r>
      <w:r w:rsidRPr="006B1D37">
        <w:rPr>
          <w:rFonts w:eastAsia="Times New Roman" w:cs="Times New Roman"/>
          <w:color w:val="252525"/>
          <w:szCs w:val="24"/>
          <w:shd w:val="clear" w:color="auto" w:fill="FFFFFF"/>
        </w:rPr>
        <w:t xml:space="preserve">important.  </w:t>
      </w:r>
    </w:p>
    <w:p w14:paraId="00740E7A" w14:textId="77777777" w:rsidR="0024712F" w:rsidRPr="0024712F" w:rsidRDefault="0024712F" w:rsidP="0024712F">
      <w:pPr>
        <w:pStyle w:val="Caption"/>
      </w:pPr>
    </w:p>
    <w:p w14:paraId="7F5C20EE" w14:textId="77777777" w:rsidR="0024712F" w:rsidRDefault="00ED27BF" w:rsidP="003153C3">
      <w:pPr>
        <w:spacing w:after="0" w:line="360" w:lineRule="auto"/>
        <w:rPr>
          <w:rFonts w:eastAsia="Times New Roman" w:cs="Times New Roman"/>
          <w:color w:val="252525"/>
          <w:szCs w:val="24"/>
          <w:shd w:val="clear" w:color="auto" w:fill="FFFFFF"/>
        </w:rPr>
      </w:pPr>
      <w:r w:rsidRPr="00ED27BF">
        <w:rPr>
          <w:rFonts w:eastAsia="Times New Roman" w:cs="Times New Roman"/>
          <w:color w:val="252525"/>
          <w:szCs w:val="24"/>
          <w:shd w:val="clear" w:color="auto" w:fill="FFFFFF"/>
        </w:rPr>
        <w:t xml:space="preserve">There are multiple technologies to support </w:t>
      </w:r>
      <w:proofErr w:type="gramStart"/>
      <w:r w:rsidRPr="00ED27BF">
        <w:rPr>
          <w:rFonts w:eastAsia="Times New Roman" w:cs="Times New Roman"/>
          <w:color w:val="252525"/>
          <w:szCs w:val="24"/>
          <w:shd w:val="clear" w:color="auto" w:fill="FFFFFF"/>
        </w:rPr>
        <w:t>short range</w:t>
      </w:r>
      <w:proofErr w:type="gramEnd"/>
      <w:r w:rsidRPr="00ED27BF">
        <w:rPr>
          <w:rFonts w:eastAsia="Times New Roman" w:cs="Times New Roman"/>
          <w:color w:val="252525"/>
          <w:szCs w:val="24"/>
          <w:shd w:val="clear" w:color="auto" w:fill="FFFFFF"/>
        </w:rPr>
        <w:t xml:space="preserve"> wireless data communication like BLE and NF</w:t>
      </w:r>
      <w:r w:rsidR="00F605A6">
        <w:rPr>
          <w:rFonts w:eastAsia="Times New Roman" w:cs="Times New Roman"/>
          <w:color w:val="252525"/>
          <w:szCs w:val="24"/>
          <w:shd w:val="clear" w:color="auto" w:fill="FFFFFF"/>
        </w:rPr>
        <w:t>C. However, different technologies have</w:t>
      </w:r>
      <w:r w:rsidRPr="00ED27BF">
        <w:rPr>
          <w:rFonts w:eastAsia="Times New Roman" w:cs="Times New Roman"/>
          <w:color w:val="252525"/>
          <w:szCs w:val="24"/>
          <w:shd w:val="clear" w:color="auto" w:fill="FFFFFF"/>
        </w:rPr>
        <w:t xml:space="preserve"> the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like BLE and NFC. There is still a great room to improve in merge edge nodes into </w:t>
      </w:r>
      <w:proofErr w:type="spellStart"/>
      <w:r w:rsidRPr="00ED27BF">
        <w:rPr>
          <w:rFonts w:eastAsia="Times New Roman" w:cs="Times New Roman"/>
          <w:color w:val="252525"/>
          <w:szCs w:val="24"/>
          <w:shd w:val="clear" w:color="auto" w:fill="FFFFFF"/>
        </w:rPr>
        <w:t>IoT</w:t>
      </w:r>
      <w:proofErr w:type="spellEnd"/>
      <w:r w:rsidRPr="00ED27BF">
        <w:rPr>
          <w:rFonts w:eastAsia="Times New Roman" w:cs="Times New Roman"/>
          <w:color w:val="252525"/>
          <w:szCs w:val="24"/>
          <w:shd w:val="clear" w:color="auto" w:fill="FFFFFF"/>
        </w:rPr>
        <w:t xml:space="preserve">. For example, Johanna proposed a hardware solution to install IPv6 in BLE devices by adopting 6lowpan </w:t>
      </w:r>
      <w:sdt>
        <w:sdtPr>
          <w:rPr>
            <w:rFonts w:eastAsia="Times New Roman" w:cs="Times New Roman"/>
            <w:color w:val="252525"/>
            <w:szCs w:val="24"/>
            <w:shd w:val="clear" w:color="auto" w:fill="FFFFFF"/>
          </w:rPr>
          <w:id w:val="407974236"/>
          <w:citation/>
        </w:sdtPr>
        <w:sdtContent>
          <w:r w:rsidR="008A526D">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 \l 4105 </w:instrText>
          </w:r>
          <w:r w:rsidR="008A526D">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(Isomaki, M., Nieminen, J., Gomez, C., Shelby, Z., Savolainen, T., &amp; Patil, B., 2011)</w:t>
          </w:r>
          <w:r w:rsidR="008A526D">
            <w:rPr>
              <w:rFonts w:eastAsia="Times New Roman" w:cs="Times New Roman"/>
              <w:color w:val="252525"/>
              <w:szCs w:val="24"/>
              <w:shd w:val="clear" w:color="auto" w:fill="FFFFFF"/>
            </w:rPr>
            <w:fldChar w:fldCharType="end"/>
          </w:r>
        </w:sdtContent>
      </w:sdt>
      <w:proofErr w:type="gramStart"/>
      <w:r w:rsidR="008A526D">
        <w:rPr>
          <w:rFonts w:eastAsia="Times New Roman" w:cs="Times New Roman"/>
          <w:color w:val="252525"/>
          <w:szCs w:val="24"/>
          <w:shd w:val="clear" w:color="auto" w:fill="FFFFFF"/>
        </w:rPr>
        <w:t xml:space="preserve"> .</w:t>
      </w:r>
      <w:proofErr w:type="gramEnd"/>
      <w:r w:rsidR="008A526D">
        <w:rPr>
          <w:rFonts w:eastAsia="Times New Roman" w:cs="Times New Roman"/>
          <w:color w:val="252525"/>
          <w:szCs w:val="24"/>
          <w:shd w:val="clear" w:color="auto" w:fill="FFFFFF"/>
        </w:rPr>
        <w:t xml:space="preserve"> </w:t>
      </w:r>
      <w:r w:rsidR="00363A2C">
        <w:rPr>
          <w:rFonts w:eastAsia="Times New Roman" w:cs="Times New Roman"/>
          <w:color w:val="252525"/>
          <w:szCs w:val="24"/>
          <w:shd w:val="clear" w:color="auto" w:fill="FFFFFF"/>
        </w:rPr>
        <w:t>However, there are no</w:t>
      </w:r>
      <w:r w:rsidRPr="00ED27BF">
        <w:rPr>
          <w:rFonts w:eastAsia="Times New Roman" w:cs="Times New Roman"/>
          <w:color w:val="252525"/>
          <w:szCs w:val="24"/>
          <w:shd w:val="clear" w:color="auto" w:fill="FFFFFF"/>
        </w:rPr>
        <w:t xml:space="preserve"> effort</w:t>
      </w:r>
      <w:r w:rsidR="00363A2C">
        <w:rPr>
          <w:rFonts w:eastAsia="Times New Roman" w:cs="Times New Roman"/>
          <w:color w:val="252525"/>
          <w:szCs w:val="24"/>
          <w:shd w:val="clear" w:color="auto" w:fill="FFFFFF"/>
        </w:rPr>
        <w:t>s</w:t>
      </w:r>
      <w:r w:rsidRPr="00ED27BF">
        <w:rPr>
          <w:rFonts w:eastAsia="Times New Roman" w:cs="Times New Roman"/>
          <w:color w:val="252525"/>
          <w:szCs w:val="24"/>
          <w:shd w:val="clear" w:color="auto" w:fill="FFFFFF"/>
        </w:rPr>
        <w:t xml:space="preserve"> </w:t>
      </w:r>
      <w:r w:rsidR="00363A2C">
        <w:rPr>
          <w:rFonts w:eastAsia="Times New Roman" w:cs="Times New Roman"/>
          <w:color w:val="252525"/>
          <w:szCs w:val="24"/>
          <w:shd w:val="clear" w:color="auto" w:fill="FFFFFF"/>
        </w:rPr>
        <w:t>being</w:t>
      </w:r>
      <w:r w:rsidRPr="00ED27BF">
        <w:rPr>
          <w:rFonts w:eastAsia="Times New Roman" w:cs="Times New Roman"/>
          <w:color w:val="252525"/>
          <w:szCs w:val="24"/>
          <w:shd w:val="clear" w:color="auto" w:fill="FFFFFF"/>
        </w:rPr>
        <w:t xml:space="preserve"> made </w:t>
      </w:r>
      <w:r w:rsidR="00603AA6">
        <w:rPr>
          <w:rFonts w:eastAsia="Times New Roman" w:cs="Times New Roman"/>
          <w:color w:val="252525"/>
          <w:szCs w:val="24"/>
          <w:shd w:val="clear" w:color="auto" w:fill="FFFFFF"/>
        </w:rPr>
        <w:t>on</w:t>
      </w:r>
      <w:r w:rsidRPr="00ED27BF">
        <w:rPr>
          <w:rFonts w:eastAsia="Times New Roman" w:cs="Times New Roman"/>
          <w:color w:val="252525"/>
          <w:szCs w:val="24"/>
          <w:shd w:val="clear" w:color="auto" w:fill="FFFFFF"/>
        </w:rPr>
        <w:t xml:space="preserve"> implementing a software layer upon existing arch</w:t>
      </w:r>
      <w:r w:rsidR="00156151">
        <w:rPr>
          <w:rFonts w:eastAsia="Times New Roman" w:cs="Times New Roman"/>
          <w:color w:val="252525"/>
          <w:szCs w:val="24"/>
          <w:shd w:val="clear" w:color="auto" w:fill="FFFFFF"/>
        </w:rPr>
        <w:t>itecture of BLE</w:t>
      </w:r>
      <w:r w:rsidR="00460A06">
        <w:rPr>
          <w:rFonts w:eastAsia="Times New Roman" w:cs="Times New Roman"/>
          <w:color w:val="252525"/>
          <w:szCs w:val="24"/>
          <w:shd w:val="clear" w:color="auto" w:fill="FFFFFF"/>
        </w:rPr>
        <w:t>.</w:t>
      </w:r>
      <w:r w:rsidR="006C0718">
        <w:rPr>
          <w:rFonts w:eastAsia="Times New Roman" w:cs="Times New Roman"/>
          <w:color w:val="252525"/>
          <w:szCs w:val="24"/>
          <w:shd w:val="clear" w:color="auto" w:fill="FFFFFF"/>
        </w:rPr>
        <w:t xml:space="preserve">  </w:t>
      </w:r>
    </w:p>
    <w:p w14:paraId="0C6836A9" w14:textId="77777777" w:rsidR="003153C3" w:rsidRPr="003153C3" w:rsidRDefault="003153C3" w:rsidP="003153C3">
      <w:pPr>
        <w:pStyle w:val="Caption"/>
      </w:pPr>
    </w:p>
    <w:p w14:paraId="1505BB80" w14:textId="77777777" w:rsidR="00341C44" w:rsidRPr="003153C3" w:rsidRDefault="003153C3" w:rsidP="003153C3">
      <w:pPr>
        <w:spacing w:after="0" w:line="360" w:lineRule="auto"/>
        <w:rPr>
          <w:rFonts w:eastAsia="Times New Roman" w:cs="Times New Roman"/>
          <w:color w:val="252525"/>
          <w:szCs w:val="24"/>
          <w:shd w:val="clear" w:color="auto" w:fill="FFFFFF"/>
        </w:rPr>
      </w:pPr>
      <w:r w:rsidRPr="003153C3">
        <w:rPr>
          <w:rFonts w:eastAsia="Times New Roman" w:cs="Times New Roman"/>
          <w:color w:val="252525"/>
          <w:szCs w:val="24"/>
          <w:shd w:val="clear" w:color="auto" w:fill="FFFFFF"/>
        </w:rPr>
        <w:t xml:space="preserve">In this research, </w:t>
      </w:r>
      <w:r w:rsidR="002308A9">
        <w:rPr>
          <w:rFonts w:eastAsia="Times New Roman" w:cs="Times New Roman"/>
          <w:color w:val="252525"/>
          <w:szCs w:val="24"/>
          <w:shd w:val="clear" w:color="auto" w:fill="FFFFFF"/>
        </w:rPr>
        <w:t>I</w:t>
      </w:r>
      <w:r w:rsidR="00E14690">
        <w:rPr>
          <w:rFonts w:eastAsia="Times New Roman" w:cs="Times New Roman"/>
          <w:color w:val="252525"/>
          <w:szCs w:val="24"/>
          <w:shd w:val="clear" w:color="auto" w:fill="FFFFFF"/>
        </w:rPr>
        <w:t xml:space="preserve"> will take BLE as an example </w:t>
      </w:r>
      <w:r w:rsidRPr="003153C3">
        <w:rPr>
          <w:rFonts w:eastAsia="Times New Roman" w:cs="Times New Roman"/>
          <w:color w:val="252525"/>
          <w:szCs w:val="24"/>
          <w:shd w:val="clear" w:color="auto" w:fill="FFFFFF"/>
        </w:rPr>
        <w:t xml:space="preserve">to show how to merge lightweight Non-IP based wireless communication technologies into </w:t>
      </w:r>
      <w:proofErr w:type="spellStart"/>
      <w:r w:rsidRPr="003153C3">
        <w:rPr>
          <w:rFonts w:eastAsia="Times New Roman" w:cs="Times New Roman"/>
          <w:color w:val="252525"/>
          <w:szCs w:val="24"/>
          <w:shd w:val="clear" w:color="auto" w:fill="FFFFFF"/>
        </w:rPr>
        <w:t>IoT</w:t>
      </w:r>
      <w:proofErr w:type="spellEnd"/>
      <w:r w:rsidRPr="003153C3">
        <w:rPr>
          <w:rFonts w:eastAsia="Times New Roman" w:cs="Times New Roman"/>
          <w:color w:val="252525"/>
          <w:szCs w:val="24"/>
          <w:shd w:val="clear" w:color="auto" w:fill="FFFFFF"/>
        </w:rPr>
        <w:t xml:space="preserve"> context by using the proposed architecture. The remaining sections of the thesis are constructed as follows</w:t>
      </w:r>
      <w:r w:rsidR="00341C44">
        <w:t>:</w:t>
      </w:r>
    </w:p>
    <w:p w14:paraId="17F6E9A1" w14:textId="77777777" w:rsidR="00341C44" w:rsidRPr="00472E7E" w:rsidRDefault="00A52F4F"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2: Discuss what problems need to be solved in the research.</w:t>
      </w:r>
    </w:p>
    <w:p w14:paraId="766D8DF1" w14:textId="77777777" w:rsidR="00384A52" w:rsidRPr="00384A52" w:rsidRDefault="00384A52" w:rsidP="00341C44">
      <w:pPr>
        <w:numPr>
          <w:ilvl w:val="0"/>
          <w:numId w:val="2"/>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Chapter 3: Revie</w:t>
      </w:r>
      <w:r w:rsidR="00AC2D30">
        <w:rPr>
          <w:rFonts w:eastAsia="Times New Roman" w:cs="Times New Roman"/>
          <w:color w:val="252525"/>
          <w:szCs w:val="24"/>
          <w:shd w:val="clear" w:color="auto" w:fill="FFFFFF"/>
        </w:rPr>
        <w:t xml:space="preserve">w related </w:t>
      </w:r>
      <w:r w:rsidR="007F0AA2">
        <w:rPr>
          <w:rFonts w:eastAsia="Times New Roman" w:cs="Times New Roman"/>
          <w:color w:val="252525"/>
          <w:szCs w:val="24"/>
          <w:shd w:val="clear" w:color="auto" w:fill="FFFFFF"/>
        </w:rPr>
        <w:t>work</w:t>
      </w:r>
      <w:r>
        <w:rPr>
          <w:rFonts w:eastAsia="Times New Roman" w:cs="Times New Roman"/>
          <w:color w:val="252525"/>
          <w:szCs w:val="24"/>
          <w:shd w:val="clear" w:color="auto" w:fill="FFFFFF"/>
        </w:rPr>
        <w:t>.</w:t>
      </w:r>
    </w:p>
    <w:p w14:paraId="63EB4930" w14:textId="77777777" w:rsidR="00341C44" w:rsidRDefault="00384A52" w:rsidP="00384A52">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4: </w:t>
      </w:r>
      <w:r w:rsidR="0038270B">
        <w:rPr>
          <w:rFonts w:eastAsia="Times New Roman" w:cs="Times New Roman"/>
          <w:color w:val="252525"/>
          <w:szCs w:val="24"/>
          <w:shd w:val="clear" w:color="auto" w:fill="FFFFFF"/>
        </w:rPr>
        <w:t>Discuss proposed architecture in details.</w:t>
      </w:r>
    </w:p>
    <w:p w14:paraId="5463B358" w14:textId="77777777" w:rsidR="006D048B" w:rsidRDefault="007B045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Chapter 5: </w:t>
      </w:r>
      <w:r w:rsidR="006D048B">
        <w:rPr>
          <w:rFonts w:eastAsia="Times New Roman" w:cs="Times New Roman"/>
          <w:color w:val="252525"/>
          <w:szCs w:val="24"/>
          <w:shd w:val="clear" w:color="auto" w:fill="FFFFFF"/>
        </w:rPr>
        <w:t>Explain key implementations</w:t>
      </w:r>
      <w:r>
        <w:rPr>
          <w:rFonts w:eastAsia="Times New Roman" w:cs="Times New Roman"/>
          <w:color w:val="252525"/>
          <w:szCs w:val="24"/>
          <w:shd w:val="clear" w:color="auto" w:fill="FFFFFF"/>
        </w:rPr>
        <w:t>.</w:t>
      </w:r>
    </w:p>
    <w:p w14:paraId="0FE408F2" w14:textId="77777777" w:rsidR="006D048B" w:rsidRPr="006D048B" w:rsidRDefault="006D048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lastRenderedPageBreak/>
        <w:t>Chapter 6: Discuss experiments</w:t>
      </w:r>
      <w:r w:rsidR="0042442A">
        <w:t xml:space="preserve"> for performance</w:t>
      </w:r>
      <w:r>
        <w:t xml:space="preserve"> test. </w:t>
      </w:r>
    </w:p>
    <w:p w14:paraId="3A37D473" w14:textId="77777777" w:rsidR="00341C44" w:rsidRPr="00341C44" w:rsidRDefault="00341C44" w:rsidP="00341C44">
      <w:pPr>
        <w:pStyle w:val="Caption"/>
        <w:jc w:val="left"/>
      </w:pPr>
    </w:p>
    <w:p w14:paraId="0ADE23E3" w14:textId="77777777" w:rsidR="00472E7E" w:rsidRPr="00472E7E" w:rsidRDefault="00472E7E" w:rsidP="00C57EB0">
      <w:pPr>
        <w:spacing w:after="0" w:line="360" w:lineRule="auto"/>
        <w:rPr>
          <w:rFonts w:eastAsia="Times New Roman" w:cs="Times New Roman"/>
          <w:szCs w:val="24"/>
        </w:rPr>
      </w:pPr>
    </w:p>
    <w:p w14:paraId="0713625B" w14:textId="77777777" w:rsidR="00472E7E" w:rsidRDefault="00472E7E" w:rsidP="00CB01C5">
      <w:pPr>
        <w:pStyle w:val="Heading1"/>
      </w:pPr>
      <w:bookmarkStart w:id="12" w:name="_Toc449949701"/>
      <w:r w:rsidRPr="00472E7E">
        <w:t>PROBLEM DEFINITION</w:t>
      </w:r>
      <w:bookmarkEnd w:id="12"/>
    </w:p>
    <w:p w14:paraId="0DB0FAF4" w14:textId="77777777" w:rsidR="00426114" w:rsidRPr="00426114" w:rsidRDefault="00A72B62" w:rsidP="00290F9A">
      <w:pPr>
        <w:spacing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As mentioned above, the research aim is </w:t>
      </w:r>
      <w:r w:rsidRPr="00A72B62">
        <w:rPr>
          <w:rFonts w:eastAsia="Times New Roman" w:cs="Times New Roman"/>
          <w:color w:val="252525"/>
          <w:szCs w:val="24"/>
          <w:shd w:val="clear" w:color="auto" w:fill="FFFFFF"/>
        </w:rPr>
        <w:t xml:space="preserve">to propose </w:t>
      </w:r>
      <w:proofErr w:type="gramStart"/>
      <w:r w:rsidRPr="00A72B62">
        <w:rPr>
          <w:rFonts w:eastAsia="Times New Roman" w:cs="Times New Roman"/>
          <w:color w:val="252525"/>
          <w:szCs w:val="24"/>
          <w:shd w:val="clear" w:color="auto" w:fill="FFFFFF"/>
        </w:rPr>
        <w:t>an architecture</w:t>
      </w:r>
      <w:proofErr w:type="gramEnd"/>
      <w:r w:rsidRPr="00A72B62">
        <w:rPr>
          <w:rFonts w:eastAsia="Times New Roman" w:cs="Times New Roman"/>
          <w:color w:val="252525"/>
          <w:szCs w:val="24"/>
          <w:shd w:val="clear" w:color="auto" w:fill="FFFFFF"/>
        </w:rPr>
        <w:t xml:space="preserve"> to accelerate the process of merging </w:t>
      </w:r>
      <w:proofErr w:type="spellStart"/>
      <w:r w:rsidRPr="00A72B62">
        <w:rPr>
          <w:rFonts w:eastAsia="Times New Roman" w:cs="Times New Roman"/>
          <w:color w:val="252525"/>
          <w:szCs w:val="24"/>
          <w:shd w:val="clear" w:color="auto" w:fill="FFFFFF"/>
        </w:rPr>
        <w:t>No</w:t>
      </w:r>
      <w:r>
        <w:rPr>
          <w:rFonts w:eastAsia="Times New Roman" w:cs="Times New Roman"/>
          <w:color w:val="252525"/>
          <w:szCs w:val="24"/>
          <w:shd w:val="clear" w:color="auto" w:fill="FFFFFF"/>
        </w:rPr>
        <w:t>nIP</w:t>
      </w:r>
      <w:proofErr w:type="spellEnd"/>
      <w:r>
        <w:rPr>
          <w:rFonts w:eastAsia="Times New Roman" w:cs="Times New Roman"/>
          <w:color w:val="252525"/>
          <w:szCs w:val="24"/>
          <w:shd w:val="clear" w:color="auto" w:fill="FFFFFF"/>
        </w:rPr>
        <w:t xml:space="preserve"> based technologies into </w:t>
      </w:r>
      <w:proofErr w:type="spellStart"/>
      <w:r>
        <w:rPr>
          <w:rFonts w:eastAsia="Times New Roman" w:cs="Times New Roman"/>
          <w:color w:val="252525"/>
          <w:szCs w:val="24"/>
          <w:shd w:val="clear" w:color="auto" w:fill="FFFFFF"/>
        </w:rPr>
        <w:t>IoT</w:t>
      </w:r>
      <w:proofErr w:type="spellEnd"/>
      <w:r>
        <w:rPr>
          <w:rFonts w:eastAsia="Times New Roman" w:cs="Times New Roman"/>
          <w:color w:val="252525"/>
          <w:szCs w:val="24"/>
          <w:shd w:val="clear" w:color="auto" w:fill="FFFFFF"/>
        </w:rPr>
        <w:t xml:space="preserve">. </w:t>
      </w:r>
      <w:r w:rsidR="00426114" w:rsidRPr="00426114">
        <w:rPr>
          <w:rFonts w:eastAsia="Times New Roman" w:cs="Times New Roman"/>
          <w:color w:val="252525"/>
          <w:szCs w:val="24"/>
          <w:shd w:val="clear" w:color="auto" w:fill="FFFFFF"/>
        </w:rPr>
        <w:t>To achieve this goal, we need to develop a lightweight protocol to carry information as well as a set of mechanism</w:t>
      </w:r>
      <w:r w:rsidR="00254034">
        <w:rPr>
          <w:rFonts w:eastAsia="Times New Roman" w:cs="Times New Roman"/>
          <w:color w:val="252525"/>
          <w:szCs w:val="24"/>
          <w:shd w:val="clear" w:color="auto" w:fill="FFFFFF"/>
        </w:rPr>
        <w:t>s</w:t>
      </w:r>
      <w:r w:rsidR="00426114" w:rsidRPr="00426114">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p>
    <w:p w14:paraId="59981777" w14:textId="77777777"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 xml:space="preserve">In short, we need to answer </w:t>
      </w:r>
      <w:r w:rsidR="00AB1988">
        <w:rPr>
          <w:rFonts w:eastAsia="Times New Roman" w:cs="Times New Roman"/>
          <w:color w:val="252525"/>
          <w:szCs w:val="24"/>
          <w:shd w:val="clear" w:color="auto" w:fill="FFFFFF"/>
        </w:rPr>
        <w:t xml:space="preserve">the </w:t>
      </w:r>
      <w:r w:rsidRPr="00426114">
        <w:rPr>
          <w:rFonts w:eastAsia="Times New Roman" w:cs="Times New Roman"/>
          <w:color w:val="252525"/>
          <w:szCs w:val="24"/>
          <w:shd w:val="clear" w:color="auto" w:fill="FFFFFF"/>
        </w:rPr>
        <w:t>following key questions:</w:t>
      </w:r>
    </w:p>
    <w:p w14:paraId="3AC90C3E" w14:textId="77777777"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1. How to unify communication language between Non-IP and IP-based technologies?</w:t>
      </w:r>
    </w:p>
    <w:p w14:paraId="4DE78276" w14:textId="77777777"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2. How to overcome limitations of standard BLE communication?</w:t>
      </w:r>
    </w:p>
    <w:p w14:paraId="4584BDD6" w14:textId="77777777" w:rsidR="00426114" w:rsidRPr="00426114"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3. How to serve multiple applications as a background service?</w:t>
      </w:r>
    </w:p>
    <w:p w14:paraId="107393D6" w14:textId="77777777" w:rsidR="00041832" w:rsidRPr="00041832" w:rsidRDefault="00426114" w:rsidP="00290F9A">
      <w:pPr>
        <w:spacing w:line="360" w:lineRule="auto"/>
        <w:rPr>
          <w:rFonts w:eastAsia="Times New Roman" w:cs="Times New Roman"/>
          <w:color w:val="252525"/>
          <w:szCs w:val="24"/>
          <w:shd w:val="clear" w:color="auto" w:fill="FFFFFF"/>
        </w:rPr>
      </w:pPr>
      <w:r w:rsidRPr="00426114">
        <w:rPr>
          <w:rFonts w:eastAsia="Times New Roman" w:cs="Times New Roman"/>
          <w:color w:val="252525"/>
          <w:szCs w:val="24"/>
          <w:shd w:val="clear" w:color="auto" w:fill="FFFFFF"/>
        </w:rPr>
        <w:t>4. How to provide a common interface to</w:t>
      </w:r>
      <w:r>
        <w:rPr>
          <w:rFonts w:eastAsia="Times New Roman" w:cs="Times New Roman"/>
          <w:color w:val="252525"/>
          <w:szCs w:val="24"/>
          <w:shd w:val="clear" w:color="auto" w:fill="FFFFFF"/>
        </w:rPr>
        <w:t xml:space="preserve"> support different technologies</w:t>
      </w:r>
      <w:r w:rsidR="00DE6DD8" w:rsidRPr="00DE6DD8">
        <w:rPr>
          <w:rFonts w:eastAsia="Times New Roman" w:cs="Times New Roman"/>
          <w:color w:val="252525"/>
          <w:szCs w:val="24"/>
          <w:shd w:val="clear" w:color="auto" w:fill="FFFFFF"/>
        </w:rPr>
        <w:t>?</w:t>
      </w:r>
    </w:p>
    <w:p w14:paraId="3CFB2B18" w14:textId="77777777" w:rsidR="00472E7E" w:rsidRPr="00177A7C" w:rsidRDefault="00472E7E" w:rsidP="00041832">
      <w:pPr>
        <w:pStyle w:val="Heading2"/>
        <w:spacing w:before="600" w:after="120"/>
        <w:rPr>
          <w:sz w:val="36"/>
          <w:szCs w:val="36"/>
        </w:rPr>
      </w:pPr>
      <w:bookmarkStart w:id="13" w:name="_Toc449949702"/>
      <w:r w:rsidRPr="00472E7E">
        <w:t xml:space="preserve">2.1 </w:t>
      </w:r>
      <w:r w:rsidR="009857DB" w:rsidRPr="00472E7E">
        <w:t xml:space="preserve">How to </w:t>
      </w:r>
      <w:r w:rsidR="009857DB">
        <w:t>unify communication language between</w:t>
      </w:r>
      <w:r w:rsidR="009857DB" w:rsidRPr="00472E7E">
        <w:t xml:space="preserve"> Non-IP </w:t>
      </w:r>
      <w:r w:rsidR="009857DB">
        <w:t>and IP based technologies</w:t>
      </w:r>
      <w:r w:rsidRPr="00472E7E">
        <w:t>?</w:t>
      </w:r>
      <w:bookmarkEnd w:id="13"/>
    </w:p>
    <w:p w14:paraId="0AB113F6" w14:textId="77777777" w:rsidR="00C57EB0" w:rsidRPr="00177A7C" w:rsidRDefault="00DF72BB" w:rsidP="00C57EB0">
      <w:pPr>
        <w:spacing w:after="0" w:line="360" w:lineRule="auto"/>
        <w:rPr>
          <w:rFonts w:eastAsia="Times New Roman" w:cs="Times New Roman"/>
          <w:color w:val="252525"/>
          <w:szCs w:val="24"/>
          <w:shd w:val="clear" w:color="auto" w:fill="FFFFFF"/>
        </w:rPr>
      </w:pPr>
      <w:r w:rsidRPr="00DF72BB">
        <w:rPr>
          <w:rFonts w:eastAsia="Times New Roman" w:cs="Times New Roman"/>
          <w:color w:val="252525"/>
          <w:szCs w:val="24"/>
          <w:shd w:val="clear" w:color="auto" w:fill="FFFFFF"/>
        </w:rPr>
        <w:t xml:space="preserve">The concept of </w:t>
      </w:r>
      <w:proofErr w:type="spellStart"/>
      <w:r w:rsidRPr="00DF72BB">
        <w:rPr>
          <w:rFonts w:eastAsia="Times New Roman" w:cs="Times New Roman"/>
          <w:color w:val="252525"/>
          <w:szCs w:val="24"/>
          <w:shd w:val="clear" w:color="auto" w:fill="FFFFFF"/>
        </w:rPr>
        <w:t>IoT</w:t>
      </w:r>
      <w:proofErr w:type="spellEnd"/>
      <w:r w:rsidRPr="00DF72BB">
        <w:rPr>
          <w:rFonts w:eastAsia="Times New Roman" w:cs="Times New Roman"/>
          <w:color w:val="252525"/>
          <w:szCs w:val="24"/>
          <w:shd w:val="clear" w:color="auto" w:fill="FFFFFF"/>
        </w:rPr>
        <w:t xml:space="preserve"> is firmly associate</w:t>
      </w:r>
      <w:r w:rsidR="00AE32CF">
        <w:rPr>
          <w:rFonts w:eastAsia="Times New Roman" w:cs="Times New Roman"/>
          <w:color w:val="252525"/>
          <w:szCs w:val="24"/>
          <w:shd w:val="clear" w:color="auto" w:fill="FFFFFF"/>
        </w:rPr>
        <w:t>d</w:t>
      </w:r>
      <w:r w:rsidRPr="00DF72BB">
        <w:rPr>
          <w:rFonts w:eastAsia="Times New Roman" w:cs="Times New Roman"/>
          <w:color w:val="252525"/>
          <w:szCs w:val="24"/>
          <w:shd w:val="clear" w:color="auto" w:fill="FFFFFF"/>
        </w:rPr>
        <w:t xml:space="preserve"> with IPv6. It </w:t>
      </w:r>
      <w:r w:rsidR="00323297" w:rsidRPr="00DF72BB">
        <w:rPr>
          <w:rFonts w:eastAsia="Times New Roman" w:cs="Times New Roman"/>
          <w:color w:val="252525"/>
          <w:szCs w:val="24"/>
          <w:shd w:val="clear" w:color="auto" w:fill="FFFFFF"/>
        </w:rPr>
        <w:t>tags</w:t>
      </w:r>
      <w:r w:rsidRPr="00DF72BB">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language between Non-IP and IP-based devices, </w:t>
      </w:r>
      <w:r w:rsidR="00617F65">
        <w:rPr>
          <w:rFonts w:eastAsia="Times New Roman" w:cs="Times New Roman"/>
          <w:color w:val="252525"/>
          <w:szCs w:val="24"/>
          <w:shd w:val="clear" w:color="auto" w:fill="FFFFFF"/>
        </w:rPr>
        <w:t xml:space="preserve">the </w:t>
      </w:r>
      <w:r w:rsidRPr="00DF72BB">
        <w:rPr>
          <w:rFonts w:eastAsia="Times New Roman" w:cs="Times New Roman"/>
          <w:color w:val="252525"/>
          <w:szCs w:val="24"/>
          <w:shd w:val="clear" w:color="auto" w:fill="FFFFFF"/>
        </w:rPr>
        <w:t xml:space="preserve">following two things are </w:t>
      </w:r>
      <w:r w:rsidR="00872BE9">
        <w:rPr>
          <w:rFonts w:eastAsia="Times New Roman" w:cs="Times New Roman"/>
          <w:color w:val="252525"/>
          <w:szCs w:val="24"/>
          <w:shd w:val="clear" w:color="auto" w:fill="FFFFFF"/>
        </w:rPr>
        <w:t>necessary</w:t>
      </w:r>
      <w:r w:rsidR="004C2941">
        <w:rPr>
          <w:rFonts w:eastAsia="Times New Roman" w:cs="Times New Roman"/>
          <w:color w:val="252525"/>
          <w:szCs w:val="24"/>
          <w:shd w:val="clear" w:color="auto" w:fill="FFFFFF"/>
        </w:rPr>
        <w:t xml:space="preserve">: 1. </w:t>
      </w:r>
      <w:proofErr w:type="gramStart"/>
      <w:r w:rsidR="004C2941">
        <w:rPr>
          <w:rFonts w:eastAsia="Times New Roman" w:cs="Times New Roman"/>
          <w:color w:val="252525"/>
          <w:szCs w:val="24"/>
          <w:shd w:val="clear" w:color="auto" w:fill="FFFFFF"/>
        </w:rPr>
        <w:t xml:space="preserve">A software </w:t>
      </w:r>
      <w:r w:rsidR="00ED55D4">
        <w:rPr>
          <w:rFonts w:eastAsia="Times New Roman" w:cs="Times New Roman"/>
          <w:color w:val="252525"/>
          <w:szCs w:val="24"/>
          <w:shd w:val="clear" w:color="auto" w:fill="FFFFFF"/>
        </w:rPr>
        <w:t xml:space="preserve">layer </w:t>
      </w:r>
      <w:r w:rsidR="004C2941">
        <w:rPr>
          <w:rFonts w:eastAsia="Times New Roman" w:cs="Times New Roman"/>
          <w:color w:val="252525"/>
          <w:szCs w:val="24"/>
          <w:shd w:val="clear" w:color="auto" w:fill="FFFFFF"/>
        </w:rPr>
        <w:t>identifier</w:t>
      </w:r>
      <w:r w:rsidRPr="00DF72BB">
        <w:rPr>
          <w:rFonts w:eastAsia="Times New Roman" w:cs="Times New Roman"/>
          <w:color w:val="252525"/>
          <w:szCs w:val="24"/>
          <w:shd w:val="clear" w:color="auto" w:fill="FFFFFF"/>
        </w:rPr>
        <w:t>.</w:t>
      </w:r>
      <w:proofErr w:type="gramEnd"/>
      <w:r w:rsidRPr="00DF72BB">
        <w:rPr>
          <w:rFonts w:eastAsia="Times New Roman" w:cs="Times New Roman"/>
          <w:color w:val="252525"/>
          <w:szCs w:val="24"/>
          <w:shd w:val="clear" w:color="auto" w:fill="FFFFFF"/>
        </w:rPr>
        <w:t xml:space="preserve"> 2. </w:t>
      </w:r>
      <w:r w:rsidR="003263B5">
        <w:rPr>
          <w:rFonts w:eastAsia="Times New Roman" w:cs="Times New Roman"/>
          <w:color w:val="252525"/>
          <w:szCs w:val="24"/>
          <w:shd w:val="clear" w:color="auto" w:fill="FFFFFF"/>
        </w:rPr>
        <w:t xml:space="preserve">A </w:t>
      </w:r>
      <w:proofErr w:type="gramStart"/>
      <w:r w:rsidR="003263B5">
        <w:rPr>
          <w:rFonts w:eastAsia="Times New Roman" w:cs="Times New Roman"/>
          <w:color w:val="252525"/>
          <w:szCs w:val="24"/>
          <w:shd w:val="clear" w:color="auto" w:fill="FFFFFF"/>
        </w:rPr>
        <w:t>protocol which</w:t>
      </w:r>
      <w:proofErr w:type="gramEnd"/>
      <w:r w:rsidR="003263B5">
        <w:rPr>
          <w:rFonts w:eastAsia="Times New Roman" w:cs="Times New Roman"/>
          <w:color w:val="252525"/>
          <w:szCs w:val="24"/>
          <w:shd w:val="clear" w:color="auto" w:fill="FFFFFF"/>
        </w:rPr>
        <w:t xml:space="preserve"> is </w:t>
      </w:r>
      <w:r w:rsidR="003263B5" w:rsidRPr="00DF72BB">
        <w:rPr>
          <w:rFonts w:eastAsia="Times New Roman" w:cs="Times New Roman"/>
          <w:color w:val="252525"/>
          <w:szCs w:val="24"/>
          <w:shd w:val="clear" w:color="auto" w:fill="FFFFFF"/>
        </w:rPr>
        <w:t>independent o</w:t>
      </w:r>
      <w:r w:rsidR="003263B5">
        <w:rPr>
          <w:rFonts w:eastAsia="Times New Roman" w:cs="Times New Roman"/>
          <w:color w:val="252525"/>
          <w:szCs w:val="24"/>
          <w:shd w:val="clear" w:color="auto" w:fill="FFFFFF"/>
        </w:rPr>
        <w:t>f IP address and MAC address</w:t>
      </w:r>
    </w:p>
    <w:p w14:paraId="4657687C" w14:textId="77777777" w:rsidR="00472E7E" w:rsidRPr="00E74895" w:rsidRDefault="00472E7E" w:rsidP="00E74895">
      <w:pPr>
        <w:pStyle w:val="Heading2"/>
        <w:spacing w:before="600" w:after="120"/>
      </w:pPr>
      <w:bookmarkStart w:id="14" w:name="_Toc449949703"/>
      <w:r w:rsidRPr="00E74895">
        <w:t>2.2 How to overcome limitations of standard BLE communication?</w:t>
      </w:r>
      <w:bookmarkEnd w:id="14"/>
    </w:p>
    <w:p w14:paraId="225025A8"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Since BLE is designed for low </w:t>
      </w:r>
      <w:r w:rsidR="00C501F5">
        <w:rPr>
          <w:rFonts w:eastAsia="Times New Roman" w:cs="Times New Roman"/>
          <w:color w:val="252525"/>
          <w:szCs w:val="24"/>
          <w:shd w:val="clear" w:color="auto" w:fill="FFFFFF"/>
        </w:rPr>
        <w:t xml:space="preserve">bandwidth </w:t>
      </w:r>
      <w:r w:rsidRPr="00472E7E">
        <w:rPr>
          <w:rFonts w:eastAsia="Times New Roman" w:cs="Times New Roman"/>
          <w:color w:val="252525"/>
          <w:szCs w:val="24"/>
          <w:shd w:val="clear" w:color="auto" w:fill="FFFFFF"/>
        </w:rPr>
        <w:t>data transfer, so</w:t>
      </w:r>
      <w:r w:rsidR="00393F0A">
        <w:rPr>
          <w:rFonts w:eastAsia="Times New Roman" w:cs="Times New Roman"/>
          <w:color w:val="252525"/>
          <w:szCs w:val="24"/>
          <w:shd w:val="clear" w:color="auto" w:fill="FFFFFF"/>
        </w:rPr>
        <w:t xml:space="preserve">me limitations need to overcome, in order to </w:t>
      </w:r>
      <w:r w:rsidRPr="00472E7E">
        <w:rPr>
          <w:rFonts w:eastAsia="Times New Roman" w:cs="Times New Roman"/>
          <w:color w:val="252525"/>
          <w:szCs w:val="24"/>
          <w:shd w:val="clear" w:color="auto" w:fill="FFFFFF"/>
        </w:rPr>
        <w:t xml:space="preserve">merging it with existing IP-based </w:t>
      </w:r>
      <w:proofErr w:type="spellStart"/>
      <w:r w:rsidRPr="00472E7E">
        <w:rPr>
          <w:rFonts w:eastAsia="Times New Roman" w:cs="Times New Roman"/>
          <w:color w:val="252525"/>
          <w:szCs w:val="24"/>
          <w:shd w:val="clear" w:color="auto" w:fill="FFFFFF"/>
        </w:rPr>
        <w:t>IoT</w:t>
      </w:r>
      <w:proofErr w:type="spellEnd"/>
      <w:r w:rsidRPr="00472E7E">
        <w:rPr>
          <w:rFonts w:eastAsia="Times New Roman" w:cs="Times New Roman"/>
          <w:color w:val="252525"/>
          <w:szCs w:val="24"/>
          <w:shd w:val="clear" w:color="auto" w:fill="FFFFFF"/>
        </w:rPr>
        <w:t xml:space="preserve"> networks.</w:t>
      </w:r>
    </w:p>
    <w:p w14:paraId="77C151E1" w14:textId="77777777" w:rsidR="00472E7E" w:rsidRPr="00177A7C" w:rsidRDefault="00472E7E" w:rsidP="00177A7C">
      <w:pPr>
        <w:pStyle w:val="Heading3"/>
        <w:rPr>
          <w:sz w:val="27"/>
          <w:szCs w:val="27"/>
        </w:rPr>
      </w:pPr>
      <w:bookmarkStart w:id="15" w:name="_Toc449949704"/>
      <w:r w:rsidRPr="00472E7E">
        <w:t>2.2.1 Size limitation of a BLE request</w:t>
      </w:r>
      <w:bookmarkEnd w:id="15"/>
      <w:r w:rsidRPr="00472E7E">
        <w:t xml:space="preserve"> </w:t>
      </w:r>
    </w:p>
    <w:p w14:paraId="4E6F1940"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a standard BLE communication, GATT profile is </w:t>
      </w:r>
      <w:r w:rsidR="00EA6E60">
        <w:rPr>
          <w:rFonts w:eastAsia="Times New Roman" w:cs="Times New Roman"/>
          <w:color w:val="252525"/>
          <w:szCs w:val="24"/>
          <w:shd w:val="clear" w:color="auto" w:fill="FFFFFF"/>
        </w:rPr>
        <w:t>a</w:t>
      </w:r>
      <w:r w:rsidR="003F02A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must, in which the payload of a characteristic is limited. According</w:t>
      </w:r>
      <w:r w:rsidR="004A0EA4">
        <w:rPr>
          <w:rFonts w:eastAsia="Times New Roman" w:cs="Times New Roman"/>
          <w:color w:val="252525"/>
          <w:szCs w:val="24"/>
          <w:shd w:val="clear" w:color="auto" w:fill="FFFFFF"/>
        </w:rPr>
        <w:t xml:space="preserve"> to Bluetooth4.0 specification</w:t>
      </w:r>
      <w:r w:rsidR="000E2C1E">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Content>
          <w:r w:rsidR="001B705C">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1B705C">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(SIG, 2010)</w:t>
          </w:r>
          <w:r w:rsidR="001B705C">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"All L2CAP implementations shall support a minimum MTU</w:t>
      </w:r>
      <w:r w:rsidR="00CE64C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(maximum transmission unit) of 48 octets over the ACL-U logical link and 23 octe</w:t>
      </w:r>
      <w:r w:rsidR="009B3F8B">
        <w:rPr>
          <w:rFonts w:eastAsia="Times New Roman" w:cs="Times New Roman"/>
          <w:color w:val="252525"/>
          <w:szCs w:val="24"/>
          <w:shd w:val="clear" w:color="auto" w:fill="FFFFFF"/>
        </w:rPr>
        <w:t>ts over the LE-U logical link".</w:t>
      </w:r>
      <w:r w:rsidR="00B97D32">
        <w:rPr>
          <w:rFonts w:eastAsia="Times New Roman" w:cs="Times New Roman"/>
          <w:color w:val="252525"/>
          <w:szCs w:val="24"/>
          <w:shd w:val="clear" w:color="auto" w:fill="FFFFFF"/>
        </w:rPr>
        <w:t xml:space="preserve"> </w:t>
      </w:r>
      <w:r w:rsidR="009B3F8B">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ccording to </w:t>
      </w:r>
      <w:r w:rsidR="00774FED">
        <w:rPr>
          <w:rFonts w:eastAsia="Times New Roman" w:cs="Times New Roman"/>
          <w:color w:val="252525"/>
          <w:szCs w:val="24"/>
          <w:shd w:val="clear" w:color="auto" w:fill="FFFFFF"/>
        </w:rPr>
        <w:t xml:space="preserve">my </w:t>
      </w:r>
      <w:r w:rsidRPr="00472E7E">
        <w:rPr>
          <w:rFonts w:eastAsia="Times New Roman" w:cs="Times New Roman"/>
          <w:color w:val="252525"/>
          <w:szCs w:val="24"/>
          <w:shd w:val="clear" w:color="auto" w:fill="FFFFFF"/>
        </w:rPr>
        <w:t xml:space="preserve">experiment, the </w:t>
      </w:r>
      <w:r w:rsidR="00665256">
        <w:rPr>
          <w:rFonts w:eastAsia="Times New Roman" w:cs="Times New Roman"/>
          <w:color w:val="252525"/>
          <w:szCs w:val="24"/>
          <w:shd w:val="clear" w:color="auto" w:fill="FFFFFF"/>
        </w:rPr>
        <w:t>available payload size</w:t>
      </w:r>
      <w:r w:rsidRPr="00472E7E">
        <w:rPr>
          <w:rFonts w:eastAsia="Times New Roman" w:cs="Times New Roman"/>
          <w:color w:val="252525"/>
          <w:szCs w:val="24"/>
          <w:shd w:val="clear" w:color="auto" w:fill="FFFFFF"/>
        </w:rPr>
        <w:t xml:space="preserve"> of a characteristic is 20 bytes. However, in </w:t>
      </w:r>
      <w:proofErr w:type="spellStart"/>
      <w:r w:rsidRPr="00472E7E">
        <w:rPr>
          <w:rFonts w:eastAsia="Times New Roman" w:cs="Times New Roman"/>
          <w:color w:val="252525"/>
          <w:szCs w:val="24"/>
          <w:shd w:val="clear" w:color="auto" w:fill="FFFFFF"/>
        </w:rPr>
        <w:t>IoT</w:t>
      </w:r>
      <w:proofErr w:type="spellEnd"/>
      <w:r w:rsidRPr="00472E7E">
        <w:rPr>
          <w:rFonts w:eastAsia="Times New Roman" w:cs="Times New Roman"/>
          <w:color w:val="252525"/>
          <w:szCs w:val="24"/>
          <w:shd w:val="clear" w:color="auto" w:fill="FFFFFF"/>
        </w:rPr>
        <w:t xml:space="preserve">, one packet can easily extend 20 bytes. Therefore, the architecture should be able to cut long byte array messages into short sub packages and assemble </w:t>
      </w:r>
      <w:r w:rsidR="009C2B47">
        <w:rPr>
          <w:rFonts w:eastAsia="Times New Roman" w:cs="Times New Roman"/>
          <w:color w:val="252525"/>
          <w:szCs w:val="24"/>
          <w:shd w:val="clear" w:color="auto" w:fill="FFFFFF"/>
        </w:rPr>
        <w:t>them</w:t>
      </w:r>
      <w:r w:rsidRPr="00472E7E">
        <w:rPr>
          <w:rFonts w:eastAsia="Times New Roman" w:cs="Times New Roman"/>
          <w:color w:val="252525"/>
          <w:szCs w:val="24"/>
          <w:shd w:val="clear" w:color="auto" w:fill="FFFFFF"/>
        </w:rPr>
        <w:t xml:space="preserve"> at remote side.</w:t>
      </w:r>
      <w:r w:rsidR="006C5F51">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We need a simple protocol, as well as relevant pack and unpack mechanism to solve this problem,</w:t>
      </w:r>
    </w:p>
    <w:p w14:paraId="1728977A" w14:textId="77777777" w:rsidR="00472E7E" w:rsidRPr="00177A7C" w:rsidRDefault="00472E7E" w:rsidP="00177A7C">
      <w:pPr>
        <w:spacing w:before="260" w:after="260" w:line="360" w:lineRule="auto"/>
        <w:jc w:val="both"/>
        <w:outlineLvl w:val="2"/>
        <w:rPr>
          <w:rFonts w:eastAsia="Times New Roman" w:cs="Times New Roman"/>
          <w:b/>
          <w:bCs/>
          <w:sz w:val="27"/>
          <w:szCs w:val="27"/>
        </w:rPr>
      </w:pPr>
      <w:bookmarkStart w:id="16" w:name="_Toc449949705"/>
      <w:r w:rsidRPr="00472E7E">
        <w:rPr>
          <w:rFonts w:eastAsia="Times New Roman" w:cs="Times New Roman"/>
          <w:b/>
          <w:bCs/>
          <w:color w:val="252525"/>
          <w:szCs w:val="24"/>
          <w:shd w:val="clear" w:color="auto" w:fill="FFFFFF"/>
        </w:rPr>
        <w:t xml:space="preserve">2.2.2 Chaos server-side </w:t>
      </w:r>
      <w:proofErr w:type="spellStart"/>
      <w:r w:rsidRPr="00472E7E">
        <w:rPr>
          <w:rFonts w:eastAsia="Times New Roman" w:cs="Times New Roman"/>
          <w:b/>
          <w:bCs/>
          <w:color w:val="252525"/>
          <w:szCs w:val="24"/>
          <w:shd w:val="clear" w:color="auto" w:fill="FFFFFF"/>
        </w:rPr>
        <w:t>callback</w:t>
      </w:r>
      <w:bookmarkEnd w:id="16"/>
      <w:proofErr w:type="spellEnd"/>
      <w:r w:rsidRPr="00472E7E">
        <w:rPr>
          <w:rFonts w:eastAsia="Times New Roman" w:cs="Times New Roman"/>
          <w:b/>
          <w:bCs/>
          <w:color w:val="252525"/>
          <w:szCs w:val="24"/>
          <w:shd w:val="clear" w:color="auto" w:fill="FFFFFF"/>
        </w:rPr>
        <w:t xml:space="preserve">  </w:t>
      </w:r>
    </w:p>
    <w:p w14:paraId="0B47D40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BLE, a server may </w:t>
      </w:r>
      <w:r w:rsidR="00662A79">
        <w:rPr>
          <w:rFonts w:eastAsia="Times New Roman" w:cs="Times New Roman"/>
          <w:color w:val="252525"/>
          <w:szCs w:val="24"/>
          <w:shd w:val="clear" w:color="auto" w:fill="FFFFFF"/>
        </w:rPr>
        <w:t>serve</w:t>
      </w:r>
      <w:r w:rsidRPr="00472E7E">
        <w:rPr>
          <w:rFonts w:eastAsia="Times New Roman" w:cs="Times New Roman"/>
          <w:color w:val="252525"/>
          <w:szCs w:val="24"/>
          <w:shd w:val="clear" w:color="auto" w:fill="FFFFFF"/>
        </w:rPr>
        <w:t xml:space="preserve"> multiple clients. Unlike classic Bluetooth where each connected client can create its </w:t>
      </w:r>
      <w:r w:rsidR="0016692D">
        <w:rPr>
          <w:rFonts w:eastAsia="Times New Roman" w:cs="Times New Roman"/>
          <w:color w:val="252525"/>
          <w:szCs w:val="24"/>
          <w:shd w:val="clear" w:color="auto" w:fill="FFFFFF"/>
        </w:rPr>
        <w:t xml:space="preserve">own </w:t>
      </w:r>
      <w:r w:rsidRPr="00472E7E">
        <w:rPr>
          <w:rFonts w:eastAsia="Times New Roman" w:cs="Times New Roman"/>
          <w:color w:val="252525"/>
          <w:szCs w:val="24"/>
          <w:shd w:val="clear" w:color="auto" w:fill="FFFFFF"/>
        </w:rPr>
        <w:t>socket to maintain communication</w:t>
      </w:r>
      <w:r w:rsidR="0016692D">
        <w:rPr>
          <w:rFonts w:eastAsia="Times New Roman" w:cs="Times New Roman"/>
          <w:color w:val="252525"/>
          <w:szCs w:val="24"/>
          <w:shd w:val="clear" w:color="auto" w:fill="FFFFFF"/>
        </w:rPr>
        <w:t xml:space="preserve"> with the server</w:t>
      </w:r>
      <w:r w:rsidRPr="00472E7E">
        <w:rPr>
          <w:rFonts w:eastAsia="Times New Roman" w:cs="Times New Roman"/>
          <w:color w:val="252525"/>
          <w:szCs w:val="24"/>
          <w:shd w:val="clear" w:color="auto" w:fill="FFFFFF"/>
        </w:rPr>
        <w:t xml:space="preserve">, BLE server handles all requests for a certain operation in one </w:t>
      </w:r>
      <w:proofErr w:type="spellStart"/>
      <w:r w:rsidRPr="00472E7E">
        <w:rPr>
          <w:rFonts w:eastAsia="Times New Roman" w:cs="Times New Roman"/>
          <w:color w:val="252525"/>
          <w:szCs w:val="24"/>
          <w:shd w:val="clear" w:color="auto" w:fill="FFFFFF"/>
        </w:rPr>
        <w:t>callback</w:t>
      </w:r>
      <w:proofErr w:type="spellEnd"/>
      <w:r w:rsidRPr="00472E7E">
        <w:rPr>
          <w:rFonts w:eastAsia="Times New Roman" w:cs="Times New Roman"/>
          <w:color w:val="252525"/>
          <w:szCs w:val="24"/>
          <w:shd w:val="clear" w:color="auto" w:fill="FFFFFF"/>
        </w:rPr>
        <w:t xml:space="preserve"> function. In brief, </w:t>
      </w:r>
      <w:proofErr w:type="gramStart"/>
      <w:r w:rsidRPr="00472E7E">
        <w:rPr>
          <w:rFonts w:eastAsia="Times New Roman" w:cs="Times New Roman"/>
          <w:color w:val="252525"/>
          <w:szCs w:val="24"/>
          <w:shd w:val="clear" w:color="auto" w:fill="FFFFFF"/>
        </w:rPr>
        <w:t xml:space="preserve">one </w:t>
      </w:r>
      <w:proofErr w:type="spellStart"/>
      <w:r w:rsidRPr="00472E7E">
        <w:rPr>
          <w:rFonts w:eastAsia="Times New Roman" w:cs="Times New Roman"/>
          <w:color w:val="252525"/>
          <w:szCs w:val="24"/>
          <w:shd w:val="clear" w:color="auto" w:fill="FFFFFF"/>
        </w:rPr>
        <w:t>callback</w:t>
      </w:r>
      <w:proofErr w:type="spellEnd"/>
      <w:r w:rsidRPr="00472E7E">
        <w:rPr>
          <w:rFonts w:eastAsia="Times New Roman" w:cs="Times New Roman"/>
          <w:color w:val="252525"/>
          <w:szCs w:val="24"/>
          <w:shd w:val="clear" w:color="auto" w:fill="FFFFFF"/>
        </w:rPr>
        <w:t xml:space="preserve"> function may be triggered by different clients</w:t>
      </w:r>
      <w:proofErr w:type="gramEnd"/>
      <w:r w:rsidRPr="00472E7E">
        <w:rPr>
          <w:rFonts w:eastAsia="Times New Roman" w:cs="Times New Roman"/>
          <w:color w:val="252525"/>
          <w:szCs w:val="24"/>
          <w:shd w:val="clear" w:color="auto" w:fill="FFFFFF"/>
        </w:rPr>
        <w:t>. Therefore, the proposed architecture must provide a mechanism to handle messages from different clients in one function.</w:t>
      </w:r>
    </w:p>
    <w:p w14:paraId="5D9DC691" w14:textId="77777777" w:rsidR="00472E7E" w:rsidRPr="00177A7C" w:rsidRDefault="00472E7E" w:rsidP="00177A7C">
      <w:pPr>
        <w:pStyle w:val="Heading2"/>
        <w:rPr>
          <w:sz w:val="27"/>
          <w:szCs w:val="27"/>
        </w:rPr>
      </w:pPr>
      <w:bookmarkStart w:id="17" w:name="_Toc449949706"/>
      <w:r w:rsidRPr="00472E7E">
        <w:t xml:space="preserve">2.3 </w:t>
      </w:r>
      <w:r w:rsidR="00FC54C5" w:rsidRPr="00472E7E">
        <w:t xml:space="preserve">How to </w:t>
      </w:r>
      <w:r w:rsidR="00FC54C5">
        <w:t>s</w:t>
      </w:r>
      <w:r w:rsidR="00FC54C5" w:rsidRPr="00472E7E">
        <w:t>erve multiple applications</w:t>
      </w:r>
      <w:r w:rsidR="00FC54C5">
        <w:t xml:space="preserve"> as a background service</w:t>
      </w:r>
      <w:r w:rsidRPr="00472E7E">
        <w:t>?</w:t>
      </w:r>
      <w:bookmarkEnd w:id="17"/>
    </w:p>
    <w:p w14:paraId="08D78118"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14:paraId="4E803615" w14:textId="77777777" w:rsidR="00472E7E" w:rsidRPr="00177A7C" w:rsidRDefault="00472E7E" w:rsidP="00177A7C">
      <w:pPr>
        <w:spacing w:before="260" w:after="260" w:line="360" w:lineRule="auto"/>
        <w:jc w:val="center"/>
        <w:outlineLvl w:val="1"/>
        <w:rPr>
          <w:rFonts w:eastAsia="Times New Roman" w:cs="Times New Roman"/>
          <w:b/>
          <w:bCs/>
          <w:sz w:val="36"/>
          <w:szCs w:val="36"/>
        </w:rPr>
      </w:pPr>
      <w:bookmarkStart w:id="18" w:name="_Toc449949707"/>
      <w:r w:rsidRPr="00472E7E">
        <w:rPr>
          <w:rFonts w:eastAsia="Times New Roman" w:cs="Times New Roman"/>
          <w:b/>
          <w:bCs/>
          <w:color w:val="252525"/>
          <w:szCs w:val="24"/>
          <w:shd w:val="clear" w:color="auto" w:fill="FFFFFF"/>
        </w:rPr>
        <w:t xml:space="preserve">2.4 </w:t>
      </w:r>
      <w:r w:rsidR="007039DB" w:rsidRPr="007039DB">
        <w:rPr>
          <w:rFonts w:eastAsia="Times New Roman" w:cs="Times New Roman"/>
          <w:b/>
          <w:bCs/>
          <w:color w:val="252525"/>
          <w:szCs w:val="24"/>
          <w:shd w:val="clear" w:color="auto" w:fill="FFFFFF"/>
        </w:rPr>
        <w:t xml:space="preserve">How to provide common interface to support </w:t>
      </w:r>
      <w:r w:rsidR="00196710" w:rsidRPr="00196710">
        <w:rPr>
          <w:rFonts w:eastAsia="Times New Roman" w:cs="Times New Roman"/>
          <w:b/>
          <w:bCs/>
          <w:color w:val="252525"/>
          <w:szCs w:val="24"/>
          <w:shd w:val="clear" w:color="auto" w:fill="FFFFFF"/>
        </w:rPr>
        <w:t xml:space="preserve">different </w:t>
      </w:r>
      <w:r w:rsidR="007039DB" w:rsidRPr="007039DB">
        <w:rPr>
          <w:rFonts w:eastAsia="Times New Roman" w:cs="Times New Roman"/>
          <w:b/>
          <w:bCs/>
          <w:color w:val="252525"/>
          <w:szCs w:val="24"/>
          <w:shd w:val="clear" w:color="auto" w:fill="FFFFFF"/>
        </w:rPr>
        <w:t>technologies</w:t>
      </w:r>
      <w:r w:rsidR="007039DB">
        <w:rPr>
          <w:rFonts w:eastAsia="Times New Roman" w:cs="Times New Roman"/>
          <w:b/>
          <w:bCs/>
          <w:color w:val="252525"/>
          <w:szCs w:val="24"/>
          <w:shd w:val="clear" w:color="auto" w:fill="FFFFFF"/>
        </w:rPr>
        <w:t>?</w:t>
      </w:r>
      <w:bookmarkEnd w:id="18"/>
    </w:p>
    <w:p w14:paraId="27A79E98" w14:textId="77777777" w:rsidR="000739F3" w:rsidRPr="00290F9A" w:rsidRDefault="00472E7E" w:rsidP="00290F9A">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Beside BLE, other Non-IP based wireless communication </w:t>
      </w:r>
      <w:r w:rsidR="00F1638B">
        <w:rPr>
          <w:rFonts w:eastAsia="Times New Roman" w:cs="Times New Roman"/>
          <w:color w:val="252525"/>
          <w:szCs w:val="24"/>
          <w:shd w:val="clear" w:color="auto" w:fill="FFFFFF"/>
        </w:rPr>
        <w:t>technologies</w:t>
      </w:r>
      <w:r w:rsidRPr="00472E7E">
        <w:rPr>
          <w:rFonts w:eastAsia="Times New Roman" w:cs="Times New Roman"/>
          <w:color w:val="252525"/>
          <w:szCs w:val="24"/>
          <w:shd w:val="clear" w:color="auto" w:fill="FFFFFF"/>
        </w:rPr>
        <w:t xml:space="preserve"> have the </w:t>
      </w:r>
      <w:r w:rsidR="00F1638B">
        <w:rPr>
          <w:rFonts w:eastAsia="Times New Roman" w:cs="Times New Roman"/>
          <w:color w:val="252525"/>
          <w:szCs w:val="24"/>
          <w:shd w:val="clear" w:color="auto" w:fill="FFFFFF"/>
        </w:rPr>
        <w:t xml:space="preserve">same </w:t>
      </w:r>
      <w:r w:rsidRPr="00472E7E">
        <w:rPr>
          <w:rFonts w:eastAsia="Times New Roman" w:cs="Times New Roman"/>
          <w:color w:val="252525"/>
          <w:szCs w:val="24"/>
          <w:shd w:val="clear" w:color="auto" w:fill="FFFFFF"/>
        </w:rPr>
        <w:t xml:space="preserve">requirement to take advantages </w:t>
      </w:r>
      <w:proofErr w:type="spellStart"/>
      <w:r w:rsidR="00F1638B">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w:t>
      </w:r>
      <w:r w:rsidR="00F1638B">
        <w:rPr>
          <w:rFonts w:eastAsia="Times New Roman" w:cs="Times New Roman"/>
          <w:color w:val="252525"/>
          <w:szCs w:val="24"/>
          <w:shd w:val="clear" w:color="auto" w:fill="FFFFFF"/>
        </w:rPr>
        <w:t>W</w:t>
      </w:r>
      <w:r w:rsidRPr="00472E7E">
        <w:rPr>
          <w:rFonts w:eastAsia="Times New Roman" w:cs="Times New Roman"/>
          <w:color w:val="252525"/>
          <w:szCs w:val="24"/>
          <w:shd w:val="clear" w:color="auto" w:fill="FFFFFF"/>
        </w:rPr>
        <w:t xml:space="preserve">e can </w:t>
      </w:r>
      <w:r w:rsidR="00F1638B">
        <w:rPr>
          <w:rFonts w:eastAsia="Times New Roman" w:cs="Times New Roman"/>
          <w:color w:val="252525"/>
          <w:szCs w:val="24"/>
          <w:shd w:val="clear" w:color="auto" w:fill="FFFFFF"/>
        </w:rPr>
        <w:t xml:space="preserve">support those technologies by proposing </w:t>
      </w:r>
      <w:r w:rsidR="00D43A04">
        <w:rPr>
          <w:rFonts w:eastAsia="Times New Roman" w:cs="Times New Roman"/>
          <w:color w:val="252525"/>
          <w:szCs w:val="24"/>
          <w:shd w:val="clear" w:color="auto" w:fill="FFFFFF"/>
        </w:rPr>
        <w:t>an</w:t>
      </w:r>
      <w:r w:rsidR="00F1638B">
        <w:rPr>
          <w:rFonts w:eastAsia="Times New Roman" w:cs="Times New Roman"/>
          <w:color w:val="252525"/>
          <w:szCs w:val="24"/>
          <w:shd w:val="clear" w:color="auto" w:fill="FFFFFF"/>
        </w:rPr>
        <w:t xml:space="preserve"> </w:t>
      </w:r>
      <w:r w:rsidR="009D5D42">
        <w:rPr>
          <w:rFonts w:eastAsia="Times New Roman" w:cs="Times New Roman"/>
          <w:color w:val="252525"/>
          <w:szCs w:val="24"/>
          <w:shd w:val="clear" w:color="auto" w:fill="FFFFFF"/>
        </w:rPr>
        <w:t>abstract interface</w:t>
      </w:r>
      <w:r w:rsidR="00F1638B">
        <w:rPr>
          <w:rFonts w:eastAsia="Times New Roman" w:cs="Times New Roman"/>
          <w:color w:val="252525"/>
          <w:szCs w:val="24"/>
          <w:shd w:val="clear" w:color="auto" w:fill="FFFFFF"/>
        </w:rPr>
        <w:t>.</w:t>
      </w:r>
    </w:p>
    <w:p w14:paraId="647BF453" w14:textId="77777777" w:rsidR="00243740" w:rsidRPr="00243740" w:rsidRDefault="00243740" w:rsidP="00243740">
      <w:pPr>
        <w:pStyle w:val="Caption"/>
      </w:pPr>
    </w:p>
    <w:p w14:paraId="0258FC75" w14:textId="77777777" w:rsidR="000739F3" w:rsidRPr="000739F3" w:rsidRDefault="000739F3" w:rsidP="000739F3">
      <w:pPr>
        <w:pStyle w:val="Caption"/>
      </w:pPr>
    </w:p>
    <w:p w14:paraId="2AD9C1FD" w14:textId="77777777" w:rsidR="00472E7E" w:rsidRPr="00177A7C" w:rsidRDefault="00472E7E" w:rsidP="00177A7C">
      <w:pPr>
        <w:spacing w:before="260" w:after="260" w:line="360" w:lineRule="auto"/>
        <w:jc w:val="center"/>
        <w:outlineLvl w:val="1"/>
        <w:rPr>
          <w:rFonts w:eastAsia="Times New Roman" w:cs="Times New Roman"/>
          <w:b/>
          <w:bCs/>
          <w:sz w:val="36"/>
          <w:szCs w:val="36"/>
        </w:rPr>
      </w:pPr>
      <w:bookmarkStart w:id="19" w:name="_Toc449949708"/>
      <w:r w:rsidRPr="00472E7E">
        <w:rPr>
          <w:rFonts w:eastAsia="Times New Roman" w:cs="Times New Roman"/>
          <w:b/>
          <w:bCs/>
          <w:color w:val="252525"/>
          <w:szCs w:val="24"/>
          <w:shd w:val="clear" w:color="auto" w:fill="FFFFFF"/>
        </w:rPr>
        <w:t>2.5 Research Goal</w:t>
      </w:r>
      <w:bookmarkEnd w:id="19"/>
    </w:p>
    <w:p w14:paraId="7EF3C433"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 xml:space="preserve">The goal of the research is to propose architecture to accelerate the merging of WPAN technologies into </w:t>
      </w:r>
      <w:proofErr w:type="spellStart"/>
      <w:r w:rsidRPr="00AC38BC">
        <w:rPr>
          <w:rFonts w:eastAsia="Times New Roman" w:cs="Times New Roman"/>
          <w:color w:val="252525"/>
          <w:szCs w:val="24"/>
          <w:shd w:val="clear" w:color="auto" w:fill="FFFFFF"/>
        </w:rPr>
        <w:t>IoT</w:t>
      </w:r>
      <w:proofErr w:type="spellEnd"/>
      <w:r w:rsidRPr="00AC38BC">
        <w:rPr>
          <w:rFonts w:eastAsia="Times New Roman" w:cs="Times New Roman"/>
          <w:color w:val="252525"/>
          <w:szCs w:val="24"/>
          <w:shd w:val="clear" w:color="auto" w:fill="FFFFFF"/>
        </w:rPr>
        <w:t>.</w:t>
      </w:r>
    </w:p>
    <w:p w14:paraId="68BADFB2" w14:textId="77777777" w:rsidR="00AC38BC" w:rsidRPr="00AC38BC" w:rsidRDefault="00E7563D" w:rsidP="00AC38BC">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It is composed </w:t>
      </w:r>
      <w:r w:rsidR="00AC38BC" w:rsidRPr="00AC38BC">
        <w:rPr>
          <w:rFonts w:eastAsia="Times New Roman" w:cs="Times New Roman"/>
          <w:color w:val="252525"/>
          <w:szCs w:val="24"/>
          <w:shd w:val="clear" w:color="auto" w:fill="FFFFFF"/>
        </w:rPr>
        <w:t xml:space="preserve">of </w:t>
      </w:r>
      <w:r>
        <w:rPr>
          <w:rFonts w:eastAsia="Times New Roman" w:cs="Times New Roman"/>
          <w:color w:val="252525"/>
          <w:szCs w:val="24"/>
          <w:shd w:val="clear" w:color="auto" w:fill="FFFFFF"/>
        </w:rPr>
        <w:t xml:space="preserve">the </w:t>
      </w:r>
      <w:r w:rsidR="00AC38BC" w:rsidRPr="00AC38BC">
        <w:rPr>
          <w:rFonts w:eastAsia="Times New Roman" w:cs="Times New Roman"/>
          <w:color w:val="252525"/>
          <w:szCs w:val="24"/>
          <w:shd w:val="clear" w:color="auto" w:fill="FFFFFF"/>
        </w:rPr>
        <w:t>following three sub-goals.</w:t>
      </w:r>
    </w:p>
    <w:p w14:paraId="6424A394"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1. Propose a solution for identifying Non-IP based devices.</w:t>
      </w:r>
    </w:p>
    <w:p w14:paraId="6CA43E87"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2</w:t>
      </w:r>
      <w:r w:rsidR="00A87526">
        <w:rPr>
          <w:rFonts w:eastAsia="Times New Roman" w:cs="Times New Roman"/>
          <w:color w:val="252525"/>
          <w:szCs w:val="24"/>
          <w:shd w:val="clear" w:color="auto" w:fill="FFFFFF"/>
        </w:rPr>
        <w:t xml:space="preserve">. Put forward a protocol and </w:t>
      </w:r>
      <w:r w:rsidRPr="00AC38BC">
        <w:rPr>
          <w:rFonts w:eastAsia="Times New Roman" w:cs="Times New Roman"/>
          <w:color w:val="252525"/>
          <w:szCs w:val="24"/>
          <w:shd w:val="clear" w:color="auto" w:fill="FFFFFF"/>
        </w:rPr>
        <w:t xml:space="preserve">architecture to support </w:t>
      </w:r>
      <w:proofErr w:type="spellStart"/>
      <w:r w:rsidRPr="00AC38BC">
        <w:rPr>
          <w:rFonts w:eastAsia="Times New Roman" w:cs="Times New Roman"/>
          <w:color w:val="252525"/>
          <w:szCs w:val="24"/>
          <w:shd w:val="clear" w:color="auto" w:fill="FFFFFF"/>
        </w:rPr>
        <w:t>CoAP</w:t>
      </w:r>
      <w:proofErr w:type="spellEnd"/>
      <w:r w:rsidRPr="00AC38BC">
        <w:rPr>
          <w:rFonts w:eastAsia="Times New Roman" w:cs="Times New Roman"/>
          <w:color w:val="252525"/>
          <w:szCs w:val="24"/>
          <w:shd w:val="clear" w:color="auto" w:fill="FFFFFF"/>
        </w:rPr>
        <w:t xml:space="preserve"> communication in BLE.</w:t>
      </w:r>
    </w:p>
    <w:p w14:paraId="73FFB21B" w14:textId="77777777" w:rsidR="00AC38BC" w:rsidRPr="00AC38BC"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Goal 3. Design the architecture to support multiple apps as a background service.</w:t>
      </w:r>
    </w:p>
    <w:p w14:paraId="3360B9C2" w14:textId="77777777" w:rsidR="00472E7E" w:rsidRDefault="00AC38BC" w:rsidP="00AC38BC">
      <w:pPr>
        <w:spacing w:after="0" w:line="360" w:lineRule="auto"/>
        <w:rPr>
          <w:rFonts w:eastAsia="Times New Roman" w:cs="Times New Roman"/>
          <w:color w:val="252525"/>
          <w:szCs w:val="24"/>
          <w:shd w:val="clear" w:color="auto" w:fill="FFFFFF"/>
        </w:rPr>
      </w:pPr>
      <w:r w:rsidRPr="00AC38BC">
        <w:rPr>
          <w:rFonts w:eastAsia="Times New Roman" w:cs="Times New Roman"/>
          <w:color w:val="252525"/>
          <w:szCs w:val="24"/>
          <w:shd w:val="clear" w:color="auto" w:fill="FFFFFF"/>
        </w:rPr>
        <w:t xml:space="preserve">Goal 4. Provide abstract interface to </w:t>
      </w:r>
      <w:r>
        <w:rPr>
          <w:rFonts w:eastAsia="Times New Roman" w:cs="Times New Roman"/>
          <w:color w:val="252525"/>
          <w:szCs w:val="24"/>
          <w:shd w:val="clear" w:color="auto" w:fill="FFFFFF"/>
        </w:rPr>
        <w:t>support other WPAN technologies</w:t>
      </w:r>
      <w:r w:rsidR="00431FEC">
        <w:rPr>
          <w:rFonts w:eastAsia="Times New Roman" w:cs="Times New Roman"/>
          <w:color w:val="252525"/>
          <w:szCs w:val="24"/>
          <w:shd w:val="clear" w:color="auto" w:fill="FFFFFF"/>
        </w:rPr>
        <w:t>.</w:t>
      </w:r>
    </w:p>
    <w:p w14:paraId="20C31C5F" w14:textId="77777777" w:rsidR="00980756" w:rsidRDefault="00980756" w:rsidP="00980756">
      <w:pPr>
        <w:pStyle w:val="Caption"/>
      </w:pPr>
    </w:p>
    <w:p w14:paraId="78243AA1" w14:textId="77777777" w:rsidR="00980756" w:rsidRDefault="00980756" w:rsidP="00980756"/>
    <w:p w14:paraId="20EA35B1" w14:textId="77777777" w:rsidR="00980756" w:rsidRDefault="00980756" w:rsidP="00980756">
      <w:pPr>
        <w:pStyle w:val="Caption"/>
      </w:pPr>
    </w:p>
    <w:p w14:paraId="541A7CE0" w14:textId="77777777" w:rsidR="00980756" w:rsidRDefault="00980756" w:rsidP="00980756"/>
    <w:p w14:paraId="17357259" w14:textId="77777777" w:rsidR="000739F3" w:rsidRDefault="000739F3" w:rsidP="000739F3">
      <w:pPr>
        <w:pStyle w:val="Caption"/>
      </w:pPr>
    </w:p>
    <w:p w14:paraId="7870730E" w14:textId="77777777" w:rsidR="000739F3" w:rsidRDefault="000739F3" w:rsidP="000739F3"/>
    <w:p w14:paraId="0CFADF2B" w14:textId="77777777" w:rsidR="000739F3" w:rsidRDefault="000739F3" w:rsidP="000739F3">
      <w:pPr>
        <w:pStyle w:val="Caption"/>
      </w:pPr>
    </w:p>
    <w:p w14:paraId="0F502A7F" w14:textId="77777777" w:rsidR="000739F3" w:rsidRDefault="000739F3" w:rsidP="000739F3"/>
    <w:p w14:paraId="117B149E" w14:textId="77777777" w:rsidR="000739F3" w:rsidRDefault="000739F3" w:rsidP="000739F3">
      <w:pPr>
        <w:pStyle w:val="Caption"/>
      </w:pPr>
    </w:p>
    <w:p w14:paraId="39D2BA01" w14:textId="77777777" w:rsidR="000739F3" w:rsidRDefault="000739F3" w:rsidP="000739F3"/>
    <w:p w14:paraId="64369293" w14:textId="77777777" w:rsidR="000739F3" w:rsidRDefault="000739F3" w:rsidP="000739F3">
      <w:pPr>
        <w:pStyle w:val="Caption"/>
      </w:pPr>
    </w:p>
    <w:p w14:paraId="1CA205EB" w14:textId="77777777" w:rsidR="000739F3" w:rsidRDefault="000739F3" w:rsidP="000739F3"/>
    <w:p w14:paraId="0EC9CD29" w14:textId="77777777" w:rsidR="000739F3" w:rsidRDefault="000739F3" w:rsidP="000739F3">
      <w:pPr>
        <w:pStyle w:val="Caption"/>
      </w:pPr>
    </w:p>
    <w:p w14:paraId="6ED047A1" w14:textId="77777777" w:rsidR="000739F3" w:rsidRDefault="000739F3" w:rsidP="000739F3"/>
    <w:p w14:paraId="4758CBFF" w14:textId="77777777" w:rsidR="000739F3" w:rsidRDefault="000739F3" w:rsidP="000739F3">
      <w:pPr>
        <w:pStyle w:val="Caption"/>
      </w:pPr>
    </w:p>
    <w:p w14:paraId="3496CDAE" w14:textId="77777777" w:rsidR="000739F3" w:rsidRPr="000739F3" w:rsidRDefault="000739F3" w:rsidP="000739F3"/>
    <w:p w14:paraId="185D5019" w14:textId="77777777" w:rsidR="00CD0897" w:rsidRPr="00472E7E" w:rsidRDefault="00CD0897" w:rsidP="00C57EB0">
      <w:pPr>
        <w:spacing w:after="0" w:line="360" w:lineRule="auto"/>
        <w:rPr>
          <w:rFonts w:eastAsia="Times New Roman" w:cs="Times New Roman"/>
          <w:szCs w:val="24"/>
        </w:rPr>
      </w:pPr>
    </w:p>
    <w:p w14:paraId="4ED69849" w14:textId="77777777" w:rsidR="00472E7E" w:rsidRPr="00472E7E" w:rsidRDefault="00472E7E" w:rsidP="00DB4A40">
      <w:pPr>
        <w:pStyle w:val="Heading1"/>
      </w:pPr>
      <w:bookmarkStart w:id="20" w:name="_Toc449949709"/>
      <w:r w:rsidRPr="00472E7E">
        <w:lastRenderedPageBreak/>
        <w:t>LITERATURE REVIEW</w:t>
      </w:r>
      <w:bookmarkEnd w:id="20"/>
    </w:p>
    <w:p w14:paraId="199D141F" w14:textId="77777777" w:rsidR="00472E7E" w:rsidRPr="00472E7E" w:rsidRDefault="00DB4A40" w:rsidP="00177A7C">
      <w:pPr>
        <w:pStyle w:val="Heading2"/>
      </w:pPr>
      <w:bookmarkStart w:id="21" w:name="_Toc449949710"/>
      <w:r>
        <w:t>3.1</w:t>
      </w:r>
      <w:r w:rsidR="00472E7E" w:rsidRPr="00472E7E">
        <w:t xml:space="preserve"> </w:t>
      </w:r>
      <w:proofErr w:type="spellStart"/>
      <w:r w:rsidR="00472E7E" w:rsidRPr="00472E7E">
        <w:t>IoT</w:t>
      </w:r>
      <w:bookmarkEnd w:id="21"/>
      <w:proofErr w:type="spellEnd"/>
    </w:p>
    <w:p w14:paraId="3A199672" w14:textId="77777777" w:rsidR="001A4A03" w:rsidRDefault="00D56F39" w:rsidP="00C57EB0">
      <w:pPr>
        <w:spacing w:after="0" w:line="360" w:lineRule="auto"/>
        <w:rPr>
          <w:rFonts w:eastAsia="Times New Roman" w:cs="Times New Roman"/>
          <w:color w:val="252525"/>
          <w:szCs w:val="24"/>
          <w:shd w:val="clear" w:color="auto" w:fill="FFFFFF"/>
        </w:rPr>
      </w:pPr>
      <w:r w:rsidRPr="00D56F39">
        <w:rPr>
          <w:rFonts w:eastAsia="Times New Roman" w:cs="Times New Roman"/>
          <w:color w:val="252525"/>
          <w:szCs w:val="24"/>
          <w:shd w:val="clear" w:color="auto" w:fill="FFFFFF"/>
        </w:rPr>
        <w:t>In recent years a new concept named "</w:t>
      </w:r>
      <w:proofErr w:type="spellStart"/>
      <w:r w:rsidRPr="00D56F39">
        <w:rPr>
          <w:rFonts w:eastAsia="Times New Roman" w:cs="Times New Roman"/>
          <w:color w:val="252525"/>
          <w:szCs w:val="24"/>
          <w:shd w:val="clear" w:color="auto" w:fill="FFFFFF"/>
        </w:rPr>
        <w:t>IoT</w:t>
      </w:r>
      <w:proofErr w:type="spellEnd"/>
      <w:r w:rsidRPr="00D56F39">
        <w:rPr>
          <w:rFonts w:eastAsia="Times New Roman" w:cs="Times New Roman"/>
          <w:color w:val="252525"/>
          <w:szCs w:val="24"/>
          <w:shd w:val="clear" w:color="auto" w:fill="FFFFFF"/>
        </w:rPr>
        <w:t>" is p</w:t>
      </w:r>
      <w:r w:rsidR="0054098F">
        <w:rPr>
          <w:rFonts w:eastAsia="Times New Roman" w:cs="Times New Roman"/>
          <w:color w:val="252525"/>
          <w:szCs w:val="24"/>
          <w:shd w:val="clear" w:color="auto" w:fill="FFFFFF"/>
        </w:rPr>
        <w:t xml:space="preserve">opular. </w:t>
      </w:r>
      <w:proofErr w:type="spellStart"/>
      <w:r w:rsidR="0054098F">
        <w:rPr>
          <w:rFonts w:eastAsia="Times New Roman" w:cs="Times New Roman"/>
          <w:color w:val="252525"/>
          <w:szCs w:val="24"/>
          <w:shd w:val="clear" w:color="auto" w:fill="FFFFFF"/>
        </w:rPr>
        <w:t>IoT</w:t>
      </w:r>
      <w:proofErr w:type="spellEnd"/>
      <w:r w:rsidR="0054098F">
        <w:rPr>
          <w:rFonts w:eastAsia="Times New Roman" w:cs="Times New Roman"/>
          <w:color w:val="252525"/>
          <w:szCs w:val="24"/>
          <w:shd w:val="clear" w:color="auto" w:fill="FFFFFF"/>
        </w:rPr>
        <w:t xml:space="preserve"> is a concept of making</w:t>
      </w:r>
      <w:r w:rsidRPr="00D56F39">
        <w:rPr>
          <w:rFonts w:eastAsia="Times New Roman" w:cs="Times New Roman"/>
          <w:color w:val="252525"/>
          <w:szCs w:val="24"/>
          <w:shd w:val="clear" w:color="auto" w:fill="FFFFFF"/>
        </w:rPr>
        <w:t xml:space="preserve"> real world things become available through The Internet. It is happening and will fundamentally change our world. A background of this technological trend is the increasing number of smart devices. According to an analysis of </w:t>
      </w:r>
      <w:proofErr w:type="spellStart"/>
      <w:r w:rsidRPr="00D56F39">
        <w:rPr>
          <w:rFonts w:eastAsia="Times New Roman" w:cs="Times New Roman"/>
          <w:color w:val="252525"/>
          <w:szCs w:val="24"/>
          <w:shd w:val="clear" w:color="auto" w:fill="FFFFFF"/>
        </w:rPr>
        <w:t>IoT</w:t>
      </w:r>
      <w:proofErr w:type="spellEnd"/>
      <w:r w:rsidRPr="00D56F39">
        <w:rPr>
          <w:rFonts w:eastAsia="Times New Roman" w:cs="Times New Roman"/>
          <w:color w:val="252525"/>
          <w:szCs w:val="24"/>
          <w:shd w:val="clear" w:color="auto" w:fill="FFFFFF"/>
        </w:rPr>
        <w:t xml:space="preserve"> </w:t>
      </w:r>
      <w:r w:rsidR="00DB0D48">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Content>
          <w:r w:rsidR="00DB0D48">
            <w:rPr>
              <w:rFonts w:eastAsia="Times New Roman" w:cs="Times New Roman"/>
              <w:color w:val="252525"/>
              <w:szCs w:val="24"/>
              <w:shd w:val="clear" w:color="auto" w:fill="FFFFFF"/>
            </w:rPr>
            <w:fldChar w:fldCharType="begin"/>
          </w:r>
          <w:r w:rsidR="00DB0D48">
            <w:rPr>
              <w:rFonts w:eastAsia="Times New Roman" w:cs="Times New Roman"/>
              <w:color w:val="252525"/>
              <w:szCs w:val="24"/>
              <w:shd w:val="clear" w:color="auto" w:fill="FFFFFF"/>
            </w:rPr>
            <w:instrText xml:space="preserve"> CITATION 3 \l 4105 </w:instrText>
          </w:r>
          <w:r w:rsidR="00DB0D48">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(Evans, 2011)</w:t>
          </w:r>
          <w:r w:rsidR="00DB0D48">
            <w:rPr>
              <w:rFonts w:eastAsia="Times New Roman" w:cs="Times New Roman"/>
              <w:color w:val="252525"/>
              <w:szCs w:val="24"/>
              <w:shd w:val="clear" w:color="auto" w:fill="FFFFFF"/>
            </w:rPr>
            <w:fldChar w:fldCharType="end"/>
          </w:r>
        </w:sdtContent>
      </w:sdt>
      <w:r w:rsidRPr="00D56F39">
        <w:rPr>
          <w:rFonts w:eastAsia="Times New Roman" w:cs="Times New Roman"/>
          <w:color w:val="252525"/>
          <w:szCs w:val="24"/>
          <w:shd w:val="clear" w:color="auto" w:fill="FFFFFF"/>
        </w:rPr>
        <w:t>, by 2010, the number of connected devices h</w:t>
      </w:r>
      <w:r w:rsidR="00E97827">
        <w:rPr>
          <w:rFonts w:eastAsia="Times New Roman" w:cs="Times New Roman"/>
          <w:color w:val="252525"/>
          <w:szCs w:val="24"/>
          <w:shd w:val="clear" w:color="auto" w:fill="FFFFFF"/>
        </w:rPr>
        <w:t xml:space="preserve">as exceeded the population of </w:t>
      </w:r>
      <w:r w:rsidRPr="00D56F39">
        <w:rPr>
          <w:rFonts w:eastAsia="Times New Roman" w:cs="Times New Roman"/>
          <w:color w:val="252525"/>
          <w:szCs w:val="24"/>
          <w:shd w:val="clear" w:color="auto" w:fill="FFFFFF"/>
        </w:rPr>
        <w:t>human</w:t>
      </w:r>
      <w:r w:rsidR="00E97827">
        <w:rPr>
          <w:rFonts w:eastAsia="Times New Roman" w:cs="Times New Roman"/>
          <w:color w:val="252525"/>
          <w:szCs w:val="24"/>
          <w:shd w:val="clear" w:color="auto" w:fill="FFFFFF"/>
        </w:rPr>
        <w:t xml:space="preserve"> being</w:t>
      </w:r>
      <w:r w:rsidR="00F72CFE">
        <w:rPr>
          <w:rFonts w:eastAsia="Times New Roman" w:cs="Times New Roman"/>
          <w:color w:val="252525"/>
          <w:szCs w:val="24"/>
          <w:shd w:val="clear" w:color="auto" w:fill="FFFFFF"/>
        </w:rPr>
        <w:t>s</w:t>
      </w:r>
      <w:r w:rsidRPr="00D56F39">
        <w:rPr>
          <w:rFonts w:eastAsia="Times New Roman" w:cs="Times New Roman"/>
          <w:color w:val="252525"/>
          <w:szCs w:val="24"/>
          <w:shd w:val="clear" w:color="auto" w:fill="FFFFFF"/>
        </w:rPr>
        <w:t xml:space="preserve">. In 2020, </w:t>
      </w:r>
      <w:proofErr w:type="gramStart"/>
      <w:r w:rsidRPr="00D56F39">
        <w:rPr>
          <w:rFonts w:eastAsia="Times New Roman" w:cs="Times New Roman"/>
          <w:color w:val="252525"/>
          <w:szCs w:val="24"/>
          <w:shd w:val="clear" w:color="auto" w:fill="FFFFFF"/>
        </w:rPr>
        <w:t>50 billion d</w:t>
      </w:r>
      <w:r w:rsidR="00E863F2">
        <w:rPr>
          <w:rFonts w:eastAsia="Times New Roman" w:cs="Times New Roman"/>
          <w:color w:val="252525"/>
          <w:szCs w:val="24"/>
          <w:shd w:val="clear" w:color="auto" w:fill="FFFFFF"/>
        </w:rPr>
        <w:t xml:space="preserve">evices will be connected by </w:t>
      </w:r>
      <w:proofErr w:type="spellStart"/>
      <w:r w:rsidR="00E863F2">
        <w:rPr>
          <w:rFonts w:eastAsia="Times New Roman" w:cs="Times New Roman"/>
          <w:color w:val="252525"/>
          <w:szCs w:val="24"/>
          <w:shd w:val="clear" w:color="auto" w:fill="FFFFFF"/>
        </w:rPr>
        <w:t>IoT</w:t>
      </w:r>
      <w:proofErr w:type="spellEnd"/>
      <w:proofErr w:type="gramEnd"/>
      <w:r w:rsidR="00822084">
        <w:t>.</w:t>
      </w:r>
    </w:p>
    <w:p w14:paraId="02AD5B33" w14:textId="77777777" w:rsidR="00966611" w:rsidRDefault="00DA7A4D" w:rsidP="00966611">
      <w:pPr>
        <w:keepNext/>
        <w:spacing w:after="0" w:line="360" w:lineRule="auto"/>
        <w:jc w:val="center"/>
      </w:pPr>
      <w:r>
        <w:rPr>
          <w:rFonts w:eastAsia="Times New Roman" w:cs="Times New Roman"/>
          <w:color w:val="252525"/>
          <w:szCs w:val="24"/>
          <w:shd w:val="clear" w:color="auto" w:fill="FFFFFF"/>
        </w:rPr>
        <w:pict w14:anchorId="2CA6A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0.65pt">
            <v:imagedata r:id="rId11" o:title="iot_chart"/>
          </v:shape>
        </w:pict>
      </w:r>
    </w:p>
    <w:p w14:paraId="4F906774" w14:textId="77777777" w:rsidR="006B4385" w:rsidRDefault="00966611" w:rsidP="00966611">
      <w:pPr>
        <w:pStyle w:val="Caption"/>
      </w:pPr>
      <w:bookmarkStart w:id="22" w:name="_Toc449446693"/>
      <w:bookmarkStart w:id="23" w:name="_Toc449450777"/>
      <w:bookmarkStart w:id="24" w:name="_Toc449949763"/>
      <w:proofErr w:type="gramStart"/>
      <w:r w:rsidRPr="00966611">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1</w:t>
      </w:r>
      <w:r w:rsidR="003B3445">
        <w:rPr>
          <w:color w:val="000000" w:themeColor="text1"/>
        </w:rPr>
        <w:fldChar w:fldCharType="end"/>
      </w:r>
      <w:r>
        <w:t xml:space="preserve"> </w:t>
      </w:r>
      <w:r>
        <w:rPr>
          <w:color w:val="000000" w:themeColor="text1"/>
        </w:rPr>
        <w:t xml:space="preserve">Trend of devices </w:t>
      </w:r>
      <w:proofErr w:type="spellStart"/>
      <w:r>
        <w:rPr>
          <w:color w:val="000000" w:themeColor="text1"/>
        </w:rPr>
        <w:t>vs</w:t>
      </w:r>
      <w:proofErr w:type="spellEnd"/>
      <w:r>
        <w:rPr>
          <w:color w:val="000000" w:themeColor="text1"/>
        </w:rPr>
        <w:t xml:space="preserve"> people </w:t>
      </w:r>
      <w:sdt>
        <w:sdtPr>
          <w:rPr>
            <w:color w:val="000000" w:themeColor="text1"/>
          </w:rPr>
          <w:id w:val="1720472930"/>
          <w:citation/>
        </w:sdtPr>
        <w:sdtContent>
          <w:r>
            <w:rPr>
              <w:color w:val="000000" w:themeColor="text1"/>
            </w:rPr>
            <w:fldChar w:fldCharType="begin"/>
          </w:r>
          <w:r w:rsidR="00B95B61">
            <w:rPr>
              <w:color w:val="000000" w:themeColor="text1"/>
            </w:rPr>
            <w:instrText xml:space="preserve">CITATION 4 \l 4105 </w:instrText>
          </w:r>
          <w:r>
            <w:rPr>
              <w:color w:val="000000" w:themeColor="text1"/>
            </w:rPr>
            <w:fldChar w:fldCharType="separate"/>
          </w:r>
          <w:r w:rsidR="008B144F" w:rsidRPr="008B144F">
            <w:rPr>
              <w:noProof/>
              <w:color w:val="000000" w:themeColor="text1"/>
            </w:rPr>
            <w:t>(Barrett, 2012)</w:t>
          </w:r>
          <w:r>
            <w:rPr>
              <w:color w:val="000000" w:themeColor="text1"/>
            </w:rPr>
            <w:fldChar w:fldCharType="end"/>
          </w:r>
        </w:sdtContent>
      </w:sdt>
      <w:bookmarkEnd w:id="22"/>
      <w:bookmarkEnd w:id="23"/>
      <w:bookmarkEnd w:id="24"/>
    </w:p>
    <w:p w14:paraId="71DDA242" w14:textId="77777777" w:rsidR="001A4A03" w:rsidRDefault="007E3636" w:rsidP="00966611">
      <w:pPr>
        <w:pStyle w:val="Caption"/>
        <w:jc w:val="left"/>
      </w:pPr>
      <w:r>
        <w:t xml:space="preserve"> </w:t>
      </w:r>
    </w:p>
    <w:p w14:paraId="5EA6BC01" w14:textId="77777777" w:rsidR="000C2757" w:rsidRPr="000C2757" w:rsidRDefault="003E5002" w:rsidP="000C2757">
      <w:pPr>
        <w:spacing w:after="0" w:line="360" w:lineRule="auto"/>
        <w:rPr>
          <w:iCs/>
          <w:color w:val="000000" w:themeColor="text1"/>
          <w:szCs w:val="18"/>
        </w:rPr>
      </w:pPr>
      <w:r>
        <w:rPr>
          <w:iCs/>
          <w:color w:val="000000" w:themeColor="text1"/>
          <w:szCs w:val="18"/>
        </w:rPr>
        <w:t>A</w:t>
      </w:r>
      <w:r w:rsidR="00B31597">
        <w:rPr>
          <w:iCs/>
          <w:color w:val="000000" w:themeColor="text1"/>
          <w:szCs w:val="18"/>
        </w:rPr>
        <w:t>s</w:t>
      </w:r>
      <w:r>
        <w:rPr>
          <w:iCs/>
          <w:color w:val="000000" w:themeColor="text1"/>
          <w:szCs w:val="18"/>
        </w:rPr>
        <w:t xml:space="preserve"> shown above, </w:t>
      </w:r>
      <w:r w:rsidR="000C2757" w:rsidRPr="000C2757">
        <w:rPr>
          <w:iCs/>
          <w:color w:val="000000" w:themeColor="text1"/>
          <w:szCs w:val="18"/>
        </w:rPr>
        <w:t xml:space="preserve">recent research from Philip N. Howard has demonstrated this trend. Between 2011 and 2015 the connected device has experienced exponential growth. </w:t>
      </w:r>
    </w:p>
    <w:p w14:paraId="3D876049" w14:textId="77777777" w:rsidR="000C2757" w:rsidRPr="000C2757" w:rsidRDefault="000C2757" w:rsidP="000C2757">
      <w:pPr>
        <w:spacing w:after="0" w:line="360" w:lineRule="auto"/>
        <w:rPr>
          <w:iCs/>
          <w:color w:val="000000" w:themeColor="text1"/>
          <w:szCs w:val="18"/>
        </w:rPr>
      </w:pPr>
    </w:p>
    <w:p w14:paraId="0D8595E8" w14:textId="77777777" w:rsidR="00472E7E" w:rsidRDefault="000C2757" w:rsidP="000C2757">
      <w:pPr>
        <w:spacing w:after="0" w:line="360" w:lineRule="auto"/>
        <w:rPr>
          <w:iCs/>
          <w:color w:val="000000" w:themeColor="text1"/>
          <w:szCs w:val="18"/>
        </w:rPr>
      </w:pPr>
      <w:r w:rsidRPr="000C2757">
        <w:rPr>
          <w:iCs/>
          <w:color w:val="000000" w:themeColor="text1"/>
          <w:szCs w:val="18"/>
        </w:rPr>
        <w:lastRenderedPageBreak/>
        <w:t xml:space="preserve">The concept of </w:t>
      </w:r>
      <w:proofErr w:type="spellStart"/>
      <w:r w:rsidRPr="000C2757">
        <w:rPr>
          <w:iCs/>
          <w:color w:val="000000" w:themeColor="text1"/>
          <w:szCs w:val="18"/>
        </w:rPr>
        <w:t>IoT</w:t>
      </w:r>
      <w:proofErr w:type="spellEnd"/>
      <w:r w:rsidRPr="000C2757">
        <w:rPr>
          <w:iCs/>
          <w:color w:val="000000" w:themeColor="text1"/>
          <w:szCs w:val="18"/>
        </w:rPr>
        <w:t xml:space="preserve"> is not only a simple extension of Internet. It introduces a way to make physical devices become available in the virtual world. In order to make </w:t>
      </w:r>
      <w:r w:rsidR="009A6DCD">
        <w:rPr>
          <w:iCs/>
          <w:color w:val="000000" w:themeColor="text1"/>
          <w:szCs w:val="18"/>
        </w:rPr>
        <w:t xml:space="preserve">a </w:t>
      </w:r>
      <w:r w:rsidRPr="000C2757">
        <w:rPr>
          <w:iCs/>
          <w:color w:val="000000" w:themeColor="text1"/>
          <w:szCs w:val="18"/>
        </w:rPr>
        <w:t>real object b</w:t>
      </w:r>
      <w:r w:rsidR="00B31597">
        <w:rPr>
          <w:iCs/>
          <w:color w:val="000000" w:themeColor="text1"/>
          <w:szCs w:val="18"/>
        </w:rPr>
        <w:t xml:space="preserve">ecome a "thing" on the </w:t>
      </w:r>
      <w:proofErr w:type="gramStart"/>
      <w:r w:rsidR="00B31597">
        <w:rPr>
          <w:iCs/>
          <w:color w:val="000000" w:themeColor="text1"/>
          <w:szCs w:val="18"/>
        </w:rPr>
        <w:t>internet</w:t>
      </w:r>
      <w:proofErr w:type="gramEnd"/>
      <w:r w:rsidR="00B31597">
        <w:rPr>
          <w:iCs/>
          <w:color w:val="000000" w:themeColor="text1"/>
          <w:szCs w:val="18"/>
        </w:rPr>
        <w:t>, a</w:t>
      </w:r>
      <w:r w:rsidRPr="000C2757">
        <w:rPr>
          <w:iCs/>
          <w:color w:val="000000" w:themeColor="text1"/>
          <w:szCs w:val="18"/>
        </w:rPr>
        <w:t xml:space="preserve">ccording to Dr. John Barrett (Barrett, 2012), there are several essential steps to convert an ordinary object in daily life into a smart object in </w:t>
      </w:r>
      <w:proofErr w:type="spellStart"/>
      <w:r w:rsidRPr="000C2757">
        <w:rPr>
          <w:iCs/>
          <w:color w:val="000000" w:themeColor="text1"/>
          <w:szCs w:val="18"/>
        </w:rPr>
        <w:t>IoT</w:t>
      </w:r>
      <w:proofErr w:type="spellEnd"/>
      <w:r w:rsidRPr="000C2757">
        <w:rPr>
          <w:iCs/>
          <w:color w:val="000000" w:themeColor="text1"/>
          <w:szCs w:val="18"/>
        </w:rPr>
        <w:t>.</w:t>
      </w:r>
    </w:p>
    <w:p w14:paraId="58D4A066" w14:textId="77777777" w:rsidR="000C2757" w:rsidRPr="000C2757" w:rsidRDefault="000C2757" w:rsidP="000C2757">
      <w:pPr>
        <w:pStyle w:val="Caption"/>
      </w:pPr>
    </w:p>
    <w:p w14:paraId="701A4EF4" w14:textId="77777777" w:rsidR="00472E7E" w:rsidRDefault="002C5A97" w:rsidP="00C57EB0">
      <w:pPr>
        <w:spacing w:after="0" w:line="360" w:lineRule="auto"/>
        <w:rPr>
          <w:rFonts w:eastAsia="Times New Roman" w:cs="Times New Roman"/>
          <w:color w:val="252525"/>
          <w:szCs w:val="24"/>
          <w:shd w:val="clear" w:color="auto" w:fill="FFFFFF"/>
        </w:rPr>
      </w:pPr>
      <w:proofErr w:type="gramStart"/>
      <w:r w:rsidRPr="002C5A97">
        <w:rPr>
          <w:rFonts w:eastAsia="Times New Roman" w:cs="Times New Roman"/>
          <w:color w:val="252525"/>
          <w:szCs w:val="24"/>
          <w:shd w:val="clear" w:color="auto" w:fill="FFFFFF"/>
        </w:rPr>
        <w:t>First, a unique identifier to tag a thing.</w:t>
      </w:r>
      <w:proofErr w:type="gramEnd"/>
      <w:r w:rsidRPr="002C5A97">
        <w:rPr>
          <w:rFonts w:eastAsia="Times New Roman" w:cs="Times New Roman"/>
          <w:color w:val="252525"/>
          <w:szCs w:val="24"/>
          <w:shd w:val="clear" w:color="auto" w:fill="FFFFFF"/>
        </w:rPr>
        <w:t xml:space="preserve"> Every asset in the </w:t>
      </w:r>
      <w:proofErr w:type="spellStart"/>
      <w:r w:rsidRPr="002C5A97">
        <w:rPr>
          <w:rFonts w:eastAsia="Times New Roman" w:cs="Times New Roman"/>
          <w:color w:val="252525"/>
          <w:szCs w:val="24"/>
          <w:shd w:val="clear" w:color="auto" w:fill="FFFFFF"/>
        </w:rPr>
        <w:t>IoT</w:t>
      </w:r>
      <w:proofErr w:type="spellEnd"/>
      <w:r w:rsidRPr="002C5A97">
        <w:rPr>
          <w:rFonts w:eastAsia="Times New Roman" w:cs="Times New Roman"/>
          <w:color w:val="252525"/>
          <w:szCs w:val="24"/>
          <w:shd w:val="clear" w:color="auto" w:fill="FFFFFF"/>
        </w:rPr>
        <w:t xml:space="preserve"> has a tag to uniquely identify itself. </w:t>
      </w:r>
      <w:proofErr w:type="gramStart"/>
      <w:r w:rsidRPr="002C5A97">
        <w:rPr>
          <w:rFonts w:eastAsia="Times New Roman" w:cs="Times New Roman"/>
          <w:color w:val="252525"/>
          <w:szCs w:val="24"/>
          <w:shd w:val="clear" w:color="auto" w:fill="FFFFFF"/>
        </w:rPr>
        <w:t>In this context.</w:t>
      </w:r>
      <w:proofErr w:type="gramEnd"/>
      <w:r w:rsidRPr="002C5A97">
        <w:rPr>
          <w:rFonts w:eastAsia="Times New Roman" w:cs="Times New Roman"/>
          <w:color w:val="252525"/>
          <w:szCs w:val="24"/>
          <w:shd w:val="clear" w:color="auto" w:fill="FFFFFF"/>
        </w:rPr>
        <w:t xml:space="preserve"> IPv6 is the solution for the first step because of its huge volume. Besides IPv6, IPv4 and MAC are also widely being used. However, IPv4 has a </w:t>
      </w:r>
      <w:r w:rsidR="00F10803">
        <w:rPr>
          <w:rFonts w:eastAsia="Times New Roman" w:cs="Times New Roman"/>
          <w:color w:val="252525"/>
          <w:szCs w:val="24"/>
          <w:shd w:val="clear" w:color="auto" w:fill="FFFFFF"/>
        </w:rPr>
        <w:t>fatal</w:t>
      </w:r>
      <w:r w:rsidRPr="002C5A97">
        <w:rPr>
          <w:rFonts w:eastAsia="Times New Roman" w:cs="Times New Roman"/>
          <w:color w:val="252525"/>
          <w:szCs w:val="24"/>
          <w:shd w:val="clear" w:color="auto" w:fill="FFFFFF"/>
        </w:rPr>
        <w:t xml:space="preserve"> limitation of its capacity. With 32-bits space, IPv4 has </w:t>
      </w:r>
      <w:r w:rsidR="00B50B26">
        <w:rPr>
          <w:rFonts w:eastAsia="Times New Roman" w:cs="Times New Roman"/>
          <w:color w:val="252525"/>
          <w:szCs w:val="24"/>
          <w:shd w:val="clear" w:color="auto" w:fill="FFFFFF"/>
        </w:rPr>
        <w:t xml:space="preserve">only </w:t>
      </w:r>
      <w:r w:rsidRPr="002C5A97">
        <w:rPr>
          <w:rFonts w:eastAsia="Times New Roman" w:cs="Times New Roman"/>
          <w:color w:val="252525"/>
          <w:szCs w:val="24"/>
          <w:shd w:val="clear" w:color="auto" w:fill="FFFFFF"/>
        </w:rPr>
        <w:t xml:space="preserve">4,294,967,296 </w:t>
      </w:r>
      <w:proofErr w:type="gramStart"/>
      <w:r w:rsidRPr="002C5A97">
        <w:rPr>
          <w:rFonts w:eastAsia="Times New Roman" w:cs="Times New Roman"/>
          <w:color w:val="252525"/>
          <w:szCs w:val="24"/>
          <w:shd w:val="clear" w:color="auto" w:fill="FFFFFF"/>
        </w:rPr>
        <w:t>addresses which</w:t>
      </w:r>
      <w:proofErr w:type="gramEnd"/>
      <w:r w:rsidRPr="002C5A97">
        <w:rPr>
          <w:rFonts w:eastAsia="Times New Roman" w:cs="Times New Roman"/>
          <w:color w:val="252525"/>
          <w:szCs w:val="24"/>
          <w:shd w:val="clear" w:color="auto" w:fill="FFFFFF"/>
        </w:rPr>
        <w:t xml:space="preserve"> will be used up soon. In contrast, the IPv6 has 128-bits space available. Similarly, the MAC address is designed to identify a network interface on the physical network level. </w:t>
      </w:r>
      <w:r w:rsidR="00AA3FF6" w:rsidRPr="00AA3FF6">
        <w:rPr>
          <w:rFonts w:eastAsia="Times New Roman" w:cs="Times New Roman"/>
          <w:color w:val="252525"/>
          <w:szCs w:val="24"/>
          <w:shd w:val="clear" w:color="auto" w:fill="FFFFFF"/>
        </w:rPr>
        <w:t xml:space="preserve">It </w:t>
      </w:r>
      <w:r w:rsidRPr="002C5A97">
        <w:rPr>
          <w:rFonts w:eastAsia="Times New Roman" w:cs="Times New Roman"/>
          <w:color w:val="252525"/>
          <w:szCs w:val="24"/>
          <w:shd w:val="clear" w:color="auto" w:fill="FFFFFF"/>
        </w:rPr>
        <w:t xml:space="preserve">adopts 48-bits address </w:t>
      </w:r>
      <w:proofErr w:type="gramStart"/>
      <w:r w:rsidRPr="002C5A97">
        <w:rPr>
          <w:rFonts w:eastAsia="Times New Roman" w:cs="Times New Roman"/>
          <w:color w:val="252525"/>
          <w:szCs w:val="24"/>
          <w:shd w:val="clear" w:color="auto" w:fill="FFFFFF"/>
        </w:rPr>
        <w:t>space which</w:t>
      </w:r>
      <w:proofErr w:type="gramEnd"/>
      <w:r w:rsidRPr="002C5A97">
        <w:rPr>
          <w:rFonts w:eastAsia="Times New Roman" w:cs="Times New Roman"/>
          <w:color w:val="252525"/>
          <w:szCs w:val="24"/>
          <w:shd w:val="clear" w:color="auto" w:fill="FFFFFF"/>
        </w:rPr>
        <w:t xml:space="preserve"> is better than IPv4. However, the capacity of MAC is still not enough to tag all objects on earth. Therefore, IPv6 is the best solution we have.</w:t>
      </w:r>
    </w:p>
    <w:p w14:paraId="3C53E80B" w14:textId="77777777" w:rsidR="002C5A97" w:rsidRPr="002C5A97" w:rsidRDefault="002C5A97" w:rsidP="002C5A97">
      <w:pPr>
        <w:pStyle w:val="Caption"/>
      </w:pPr>
    </w:p>
    <w:p w14:paraId="79F9BC25" w14:textId="77777777" w:rsidR="00472E7E" w:rsidRDefault="00506BC6" w:rsidP="00C57EB0">
      <w:pPr>
        <w:spacing w:after="0" w:line="360" w:lineRule="auto"/>
        <w:rPr>
          <w:rFonts w:eastAsia="Times New Roman" w:cs="Times New Roman"/>
          <w:color w:val="252525"/>
          <w:szCs w:val="24"/>
          <w:shd w:val="clear" w:color="auto" w:fill="FFFFFF"/>
        </w:rPr>
      </w:pPr>
      <w:proofErr w:type="gramStart"/>
      <w:r w:rsidRPr="00506BC6">
        <w:rPr>
          <w:rFonts w:eastAsia="Times New Roman" w:cs="Times New Roman"/>
          <w:color w:val="252525"/>
          <w:szCs w:val="24"/>
          <w:shd w:val="clear" w:color="auto" w:fill="FFFFFF"/>
        </w:rPr>
        <w:t>Second, the ability to communicate.</w:t>
      </w:r>
      <w:proofErr w:type="gramEnd"/>
      <w:r w:rsidRPr="00506BC6">
        <w:rPr>
          <w:rFonts w:eastAsia="Times New Roman" w:cs="Times New Roman"/>
          <w:color w:val="252525"/>
          <w:szCs w:val="24"/>
          <w:shd w:val="clear" w:color="auto" w:fill="FFFFFF"/>
        </w:rPr>
        <w:t xml:space="preserve"> In order to communicate with the </w:t>
      </w:r>
      <w:proofErr w:type="gramStart"/>
      <w:r w:rsidRPr="00506BC6">
        <w:rPr>
          <w:rFonts w:eastAsia="Times New Roman" w:cs="Times New Roman"/>
          <w:color w:val="252525"/>
          <w:szCs w:val="24"/>
          <w:shd w:val="clear" w:color="auto" w:fill="FFFFFF"/>
        </w:rPr>
        <w:t>internet</w:t>
      </w:r>
      <w:proofErr w:type="gramEnd"/>
      <w:r w:rsidRPr="00506BC6">
        <w:rPr>
          <w:rFonts w:eastAsia="Times New Roman" w:cs="Times New Roman"/>
          <w:color w:val="252525"/>
          <w:szCs w:val="24"/>
          <w:shd w:val="clear" w:color="auto" w:fill="FFFFFF"/>
        </w:rPr>
        <w:t>, smart object</w:t>
      </w:r>
      <w:r w:rsidR="00426DE8">
        <w:rPr>
          <w:rFonts w:eastAsia="Times New Roman" w:cs="Times New Roman"/>
          <w:color w:val="252525"/>
          <w:szCs w:val="24"/>
          <w:shd w:val="clear" w:color="auto" w:fill="FFFFFF"/>
        </w:rPr>
        <w:t>s</w:t>
      </w:r>
      <w:r w:rsidRPr="00506BC6">
        <w:rPr>
          <w:rFonts w:eastAsia="Times New Roman" w:cs="Times New Roman"/>
          <w:color w:val="252525"/>
          <w:szCs w:val="24"/>
          <w:shd w:val="clear" w:color="auto" w:fill="FFFFFF"/>
        </w:rPr>
        <w:t xml:space="preserve"> or called things in </w:t>
      </w:r>
      <w:proofErr w:type="spellStart"/>
      <w:r w:rsidRPr="00506BC6">
        <w:rPr>
          <w:rFonts w:eastAsia="Times New Roman" w:cs="Times New Roman"/>
          <w:color w:val="252525"/>
          <w:szCs w:val="24"/>
          <w:shd w:val="clear" w:color="auto" w:fill="FFFFFF"/>
        </w:rPr>
        <w:t>IoT</w:t>
      </w:r>
      <w:proofErr w:type="spellEnd"/>
      <w:r w:rsidRPr="00506BC6">
        <w:rPr>
          <w:rFonts w:eastAsia="Times New Roman" w:cs="Times New Roman"/>
          <w:color w:val="252525"/>
          <w:szCs w:val="24"/>
          <w:shd w:val="clear" w:color="auto" w:fill="FFFFFF"/>
        </w:rPr>
        <w:t xml:space="preserve"> must implement a way to communicate. Therefor</w:t>
      </w:r>
      <w:r w:rsidR="00426DE8">
        <w:rPr>
          <w:rFonts w:eastAsia="Times New Roman" w:cs="Times New Roman"/>
          <w:color w:val="252525"/>
          <w:szCs w:val="24"/>
          <w:shd w:val="clear" w:color="auto" w:fill="FFFFFF"/>
        </w:rPr>
        <w:t>e, different transmission media</w:t>
      </w:r>
      <w:r w:rsidR="00A07224">
        <w:rPr>
          <w:rFonts w:eastAsia="Times New Roman" w:cs="Times New Roman"/>
          <w:color w:val="252525"/>
          <w:szCs w:val="24"/>
          <w:shd w:val="clear" w:color="auto" w:fill="FFFFFF"/>
        </w:rPr>
        <w:t xml:space="preserve"> need</w:t>
      </w:r>
      <w:r w:rsidRPr="00506BC6">
        <w:rPr>
          <w:rFonts w:eastAsia="Times New Roman" w:cs="Times New Roman"/>
          <w:color w:val="252525"/>
          <w:szCs w:val="24"/>
          <w:shd w:val="clear" w:color="auto" w:fill="FFFFFF"/>
        </w:rPr>
        <w:t xml:space="preserve"> different communication mechanism</w:t>
      </w:r>
      <w:r w:rsidR="00E436F6">
        <w:rPr>
          <w:rFonts w:eastAsia="Times New Roman" w:cs="Times New Roman"/>
          <w:color w:val="252525"/>
          <w:szCs w:val="24"/>
          <w:shd w:val="clear" w:color="auto" w:fill="FFFFFF"/>
        </w:rPr>
        <w:t>s</w:t>
      </w:r>
      <w:r w:rsidRPr="00506BC6">
        <w:rPr>
          <w:rFonts w:eastAsia="Times New Roman" w:cs="Times New Roman"/>
          <w:color w:val="252525"/>
          <w:szCs w:val="24"/>
          <w:shd w:val="clear" w:color="auto" w:fill="FFFFFF"/>
        </w:rPr>
        <w:t xml:space="preserve">. Today, we mainly use microwave and twisted-pair as the </w:t>
      </w:r>
      <w:proofErr w:type="gramStart"/>
      <w:r w:rsidRPr="00506BC6">
        <w:rPr>
          <w:rFonts w:eastAsia="Times New Roman" w:cs="Times New Roman"/>
          <w:color w:val="252525"/>
          <w:szCs w:val="24"/>
          <w:shd w:val="clear" w:color="auto" w:fill="FFFFFF"/>
        </w:rPr>
        <w:t>front end</w:t>
      </w:r>
      <w:proofErr w:type="gramEnd"/>
      <w:r w:rsidRPr="00506BC6">
        <w:rPr>
          <w:rFonts w:eastAsia="Times New Roman" w:cs="Times New Roman"/>
          <w:color w:val="252525"/>
          <w:szCs w:val="24"/>
          <w:shd w:val="clear" w:color="auto" w:fill="FFFFFF"/>
        </w:rPr>
        <w:t xml:space="preserve"> </w:t>
      </w:r>
      <w:r w:rsidR="002952F6">
        <w:rPr>
          <w:rFonts w:eastAsia="Times New Roman" w:cs="Times New Roman"/>
          <w:color w:val="252525"/>
          <w:szCs w:val="24"/>
          <w:shd w:val="clear" w:color="auto" w:fill="FFFFFF"/>
        </w:rPr>
        <w:t>media</w:t>
      </w:r>
      <w:r w:rsidRPr="00506BC6">
        <w:rPr>
          <w:rFonts w:eastAsia="Times New Roman" w:cs="Times New Roman"/>
          <w:color w:val="252525"/>
          <w:szCs w:val="24"/>
          <w:shd w:val="clear" w:color="auto" w:fill="FFFFFF"/>
        </w:rPr>
        <w:t>.</w:t>
      </w:r>
    </w:p>
    <w:p w14:paraId="7CB3C296" w14:textId="77777777" w:rsidR="00506BC6" w:rsidRPr="00506BC6" w:rsidRDefault="00506BC6" w:rsidP="00506BC6">
      <w:pPr>
        <w:pStyle w:val="Caption"/>
      </w:pPr>
    </w:p>
    <w:p w14:paraId="173CEB1B" w14:textId="77777777" w:rsidR="00472E7E" w:rsidRDefault="00A85F20" w:rsidP="00C57EB0">
      <w:pPr>
        <w:spacing w:after="0" w:line="360" w:lineRule="auto"/>
        <w:rPr>
          <w:rFonts w:eastAsia="Times New Roman" w:cs="Times New Roman"/>
          <w:color w:val="252525"/>
          <w:szCs w:val="24"/>
          <w:shd w:val="clear" w:color="auto" w:fill="FFFFFF"/>
        </w:rPr>
      </w:pPr>
      <w:r w:rsidRPr="00A85F20">
        <w:rPr>
          <w:rFonts w:eastAsia="Times New Roman" w:cs="Times New Roman"/>
          <w:color w:val="252525"/>
          <w:szCs w:val="24"/>
          <w:shd w:val="clear" w:color="auto" w:fill="FFFFFF"/>
        </w:rPr>
        <w:t xml:space="preserve">Third, give object senses. In the real world, an object can be identified by smell, feeling, color and so on. It is also true in the digital world. </w:t>
      </w:r>
      <w:r w:rsidR="007C3298" w:rsidRPr="007C3298">
        <w:rPr>
          <w:rFonts w:eastAsia="Times New Roman" w:cs="Times New Roman"/>
          <w:color w:val="252525"/>
          <w:szCs w:val="24"/>
          <w:shd w:val="clear" w:color="auto" w:fill="FFFFFF"/>
        </w:rPr>
        <w:t xml:space="preserve">By </w:t>
      </w:r>
      <w:r w:rsidRPr="00A85F20">
        <w:rPr>
          <w:rFonts w:eastAsia="Times New Roman" w:cs="Times New Roman"/>
          <w:color w:val="252525"/>
          <w:szCs w:val="24"/>
          <w:shd w:val="clear" w:color="auto" w:fill="FFFFFF"/>
        </w:rPr>
        <w:t>collect</w:t>
      </w:r>
      <w:r w:rsidR="007C3298">
        <w:rPr>
          <w:rFonts w:eastAsia="Times New Roman" w:cs="Times New Roman"/>
          <w:color w:val="252525"/>
          <w:szCs w:val="24"/>
          <w:shd w:val="clear" w:color="auto" w:fill="FFFFFF"/>
        </w:rPr>
        <w:t>ing</w:t>
      </w:r>
      <w:r w:rsidRPr="00A85F20">
        <w:rPr>
          <w:rFonts w:eastAsia="Times New Roman" w:cs="Times New Roman"/>
          <w:color w:val="252525"/>
          <w:szCs w:val="24"/>
          <w:shd w:val="clear" w:color="auto" w:fill="FFFFFF"/>
        </w:rPr>
        <w:t xml:space="preserve"> different data of an object, people can know changes of an object or its surro</w:t>
      </w:r>
      <w:r w:rsidR="000D53CE">
        <w:rPr>
          <w:rFonts w:eastAsia="Times New Roman" w:cs="Times New Roman"/>
          <w:color w:val="252525"/>
          <w:szCs w:val="24"/>
          <w:shd w:val="clear" w:color="auto" w:fill="FFFFFF"/>
        </w:rPr>
        <w:t>unding environment. Therefore, people</w:t>
      </w:r>
      <w:r w:rsidRPr="00A85F20">
        <w:rPr>
          <w:rFonts w:eastAsia="Times New Roman" w:cs="Times New Roman"/>
          <w:color w:val="252525"/>
          <w:szCs w:val="24"/>
          <w:shd w:val="clear" w:color="auto" w:fill="FFFFFF"/>
        </w:rPr>
        <w:t xml:space="preserve"> need to implement different kinds of sensors </w:t>
      </w:r>
      <w:r w:rsidR="00814E8B">
        <w:rPr>
          <w:rFonts w:eastAsia="Times New Roman" w:cs="Times New Roman"/>
          <w:color w:val="252525"/>
          <w:szCs w:val="24"/>
          <w:shd w:val="clear" w:color="auto" w:fill="FFFFFF"/>
        </w:rPr>
        <w:t>on</w:t>
      </w:r>
      <w:r w:rsidRPr="00A85F20">
        <w:rPr>
          <w:rFonts w:eastAsia="Times New Roman" w:cs="Times New Roman"/>
          <w:color w:val="252525"/>
          <w:szCs w:val="24"/>
          <w:shd w:val="clear" w:color="auto" w:fill="FFFFFF"/>
        </w:rPr>
        <w:t xml:space="preserve"> an object to make it become "smart". By implement</w:t>
      </w:r>
      <w:r w:rsidR="00876904">
        <w:rPr>
          <w:rFonts w:eastAsia="Times New Roman" w:cs="Times New Roman"/>
          <w:color w:val="252525"/>
          <w:szCs w:val="24"/>
          <w:shd w:val="clear" w:color="auto" w:fill="FFFFFF"/>
        </w:rPr>
        <w:t>ing</w:t>
      </w:r>
      <w:r w:rsidRPr="00A85F20">
        <w:rPr>
          <w:rFonts w:eastAsia="Times New Roman" w:cs="Times New Roman"/>
          <w:color w:val="252525"/>
          <w:szCs w:val="24"/>
          <w:shd w:val="clear" w:color="auto" w:fill="FFFFFF"/>
        </w:rPr>
        <w:t xml:space="preserve"> sensors, we </w:t>
      </w:r>
      <w:r w:rsidR="009B53AA">
        <w:rPr>
          <w:rFonts w:eastAsia="Times New Roman" w:cs="Times New Roman"/>
          <w:color w:val="252525"/>
          <w:szCs w:val="24"/>
          <w:shd w:val="clear" w:color="auto" w:fill="FFFFFF"/>
        </w:rPr>
        <w:t>acquire</w:t>
      </w:r>
      <w:r w:rsidRPr="00A85F20">
        <w:rPr>
          <w:rFonts w:eastAsia="Times New Roman" w:cs="Times New Roman"/>
          <w:color w:val="252525"/>
          <w:szCs w:val="24"/>
          <w:shd w:val="clear" w:color="auto" w:fill="FFFFFF"/>
        </w:rPr>
        <w:t xml:space="preserve"> desired data of an object to share on the </w:t>
      </w:r>
      <w:proofErr w:type="gramStart"/>
      <w:r w:rsidRPr="00A85F20">
        <w:rPr>
          <w:rFonts w:eastAsia="Times New Roman" w:cs="Times New Roman"/>
          <w:color w:val="252525"/>
          <w:szCs w:val="24"/>
          <w:shd w:val="clear" w:color="auto" w:fill="FFFFFF"/>
        </w:rPr>
        <w:t>internet</w:t>
      </w:r>
      <w:proofErr w:type="gramEnd"/>
      <w:r w:rsidRPr="00A85F20">
        <w:rPr>
          <w:rFonts w:eastAsia="Times New Roman" w:cs="Times New Roman"/>
          <w:color w:val="252525"/>
          <w:szCs w:val="24"/>
          <w:shd w:val="clear" w:color="auto" w:fill="FFFFFF"/>
        </w:rPr>
        <w:t>.</w:t>
      </w:r>
    </w:p>
    <w:p w14:paraId="171432F8" w14:textId="77777777" w:rsidR="00A85F20" w:rsidRPr="00A85F20" w:rsidRDefault="00A85F20" w:rsidP="00A85F20">
      <w:pPr>
        <w:pStyle w:val="Caption"/>
      </w:pPr>
    </w:p>
    <w:p w14:paraId="7CF4047E" w14:textId="77777777" w:rsidR="00472E7E" w:rsidRDefault="00694968" w:rsidP="00C57EB0">
      <w:pPr>
        <w:spacing w:after="0" w:line="360" w:lineRule="auto"/>
        <w:rPr>
          <w:rFonts w:eastAsia="Times New Roman" w:cs="Times New Roman"/>
          <w:color w:val="252525"/>
          <w:szCs w:val="24"/>
          <w:shd w:val="clear" w:color="auto" w:fill="FFFFFF"/>
        </w:rPr>
      </w:pPr>
      <w:proofErr w:type="gramStart"/>
      <w:r w:rsidRPr="00694968">
        <w:rPr>
          <w:rFonts w:eastAsia="Times New Roman" w:cs="Times New Roman"/>
          <w:color w:val="252525"/>
          <w:szCs w:val="24"/>
          <w:shd w:val="clear" w:color="auto" w:fill="FFFFFF"/>
        </w:rPr>
        <w:t>Fourth, a controller at remote side.</w:t>
      </w:r>
      <w:proofErr w:type="gramEnd"/>
      <w:r w:rsidRPr="00694968">
        <w:rPr>
          <w:rFonts w:eastAsia="Times New Roman" w:cs="Times New Roman"/>
          <w:color w:val="252525"/>
          <w:szCs w:val="24"/>
          <w:shd w:val="clear" w:color="auto" w:fill="FFFFFF"/>
        </w:rPr>
        <w:t xml:space="preserve"> Since we can get data from sensors and deliver </w:t>
      </w:r>
      <w:r w:rsidR="00C40631">
        <w:rPr>
          <w:rFonts w:eastAsia="Times New Roman" w:cs="Times New Roman"/>
          <w:color w:val="252525"/>
          <w:szCs w:val="24"/>
          <w:shd w:val="clear" w:color="auto" w:fill="FFFFFF"/>
        </w:rPr>
        <w:t>them</w:t>
      </w:r>
      <w:r w:rsidRPr="00694968">
        <w:rPr>
          <w:rFonts w:eastAsia="Times New Roman" w:cs="Times New Roman"/>
          <w:color w:val="252525"/>
          <w:szCs w:val="24"/>
          <w:shd w:val="clear" w:color="auto" w:fill="FFFFFF"/>
        </w:rPr>
        <w:t xml:space="preserve"> </w:t>
      </w:r>
      <w:r w:rsidR="000A1913">
        <w:rPr>
          <w:rFonts w:eastAsia="Times New Roman" w:cs="Times New Roman"/>
          <w:color w:val="252525"/>
          <w:szCs w:val="24"/>
          <w:shd w:val="clear" w:color="auto" w:fill="FFFFFF"/>
        </w:rPr>
        <w:t xml:space="preserve">to a remote object through </w:t>
      </w:r>
      <w:ins w:id="25" w:author="Alex Chen" w:date="2016-05-14T14:51:00Z">
        <w:r w:rsidR="000A1913">
          <w:rPr>
            <w:rFonts w:eastAsia="Times New Roman" w:cs="Times New Roman"/>
            <w:color w:val="252525"/>
            <w:szCs w:val="24"/>
            <w:shd w:val="clear" w:color="auto" w:fill="FFFFFF"/>
          </w:rPr>
          <w:t>I</w:t>
        </w:r>
      </w:ins>
      <w:r w:rsidRPr="00694968">
        <w:rPr>
          <w:rFonts w:eastAsia="Times New Roman" w:cs="Times New Roman"/>
          <w:color w:val="252525"/>
          <w:szCs w:val="24"/>
          <w:shd w:val="clear" w:color="auto" w:fill="FFFFFF"/>
        </w:rPr>
        <w:t>nternet, the remote side may have requirements to modify some values of a smart object through Internet. Therefore, people need a remote contr</w:t>
      </w:r>
      <w:r>
        <w:rPr>
          <w:rFonts w:eastAsia="Times New Roman" w:cs="Times New Roman"/>
          <w:color w:val="252525"/>
          <w:szCs w:val="24"/>
          <w:shd w:val="clear" w:color="auto" w:fill="FFFFFF"/>
        </w:rPr>
        <w:t>oller to achieve remote control</w:t>
      </w:r>
      <w:r w:rsidR="00472E7E" w:rsidRPr="00472E7E">
        <w:rPr>
          <w:rFonts w:eastAsia="Times New Roman" w:cs="Times New Roman"/>
          <w:color w:val="252525"/>
          <w:szCs w:val="24"/>
          <w:shd w:val="clear" w:color="auto" w:fill="FFFFFF"/>
        </w:rPr>
        <w:t>.</w:t>
      </w:r>
    </w:p>
    <w:p w14:paraId="385D6304" w14:textId="77777777" w:rsidR="00694968" w:rsidRPr="00694968" w:rsidRDefault="00694968" w:rsidP="00694968">
      <w:pPr>
        <w:pStyle w:val="Caption"/>
      </w:pPr>
    </w:p>
    <w:p w14:paraId="71AC5310"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After above four procedures, we can make sure </w:t>
      </w:r>
      <w:r w:rsidR="00C156E1">
        <w:rPr>
          <w:rFonts w:eastAsia="Times New Roman" w:cs="Times New Roman"/>
          <w:color w:val="252525"/>
          <w:szCs w:val="24"/>
          <w:shd w:val="clear" w:color="auto" w:fill="FFFFFF"/>
        </w:rPr>
        <w:t xml:space="preserve">that </w:t>
      </w:r>
      <w:r w:rsidRPr="00472E7E">
        <w:rPr>
          <w:rFonts w:eastAsia="Times New Roman" w:cs="Times New Roman"/>
          <w:color w:val="252525"/>
          <w:szCs w:val="24"/>
          <w:shd w:val="clear" w:color="auto" w:fill="FFFFFF"/>
        </w:rPr>
        <w:t xml:space="preserve">an object becomes smart. As </w:t>
      </w:r>
      <w:r w:rsidR="00950EF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smart object</w:t>
      </w:r>
      <w:r w:rsidR="008A35DE">
        <w:rPr>
          <w:rFonts w:eastAsia="Times New Roman" w:cs="Times New Roman"/>
          <w:color w:val="252525"/>
          <w:szCs w:val="24"/>
          <w:shd w:val="clear" w:color="auto" w:fill="FFFFFF"/>
        </w:rPr>
        <w:t>, it can take part in</w:t>
      </w:r>
      <w:r w:rsidRPr="00472E7E">
        <w:rPr>
          <w:rFonts w:eastAsia="Times New Roman" w:cs="Times New Roman"/>
          <w:color w:val="252525"/>
          <w:szCs w:val="24"/>
          <w:shd w:val="clear" w:color="auto" w:fill="FFFFFF"/>
        </w:rPr>
        <w:t xml:space="preserve"> data communication of </w:t>
      </w:r>
      <w:proofErr w:type="spellStart"/>
      <w:r w:rsidRPr="00472E7E">
        <w:rPr>
          <w:rFonts w:eastAsia="Times New Roman" w:cs="Times New Roman"/>
          <w:color w:val="252525"/>
          <w:szCs w:val="24"/>
          <w:shd w:val="clear" w:color="auto" w:fill="FFFFFF"/>
        </w:rPr>
        <w:t>IoT</w:t>
      </w:r>
      <w:proofErr w:type="spellEnd"/>
      <w:r w:rsidRPr="00472E7E">
        <w:rPr>
          <w:rFonts w:eastAsia="Times New Roman" w:cs="Times New Roman"/>
          <w:color w:val="252525"/>
          <w:szCs w:val="24"/>
          <w:shd w:val="clear" w:color="auto" w:fill="FFFFFF"/>
        </w:rPr>
        <w:t>.</w:t>
      </w:r>
    </w:p>
    <w:p w14:paraId="7AFB7901" w14:textId="77777777" w:rsidR="00472E7E" w:rsidRPr="00472E7E" w:rsidRDefault="00472E7E" w:rsidP="00C57EB0">
      <w:pPr>
        <w:spacing w:after="0" w:line="360" w:lineRule="auto"/>
        <w:rPr>
          <w:rFonts w:eastAsia="Times New Roman" w:cs="Times New Roman"/>
          <w:szCs w:val="24"/>
        </w:rPr>
      </w:pPr>
    </w:p>
    <w:p w14:paraId="1C5E26A8" w14:textId="5A42315C" w:rsidR="00183B3D" w:rsidRPr="00183B3D"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 xml:space="preserve">The highlight of </w:t>
      </w:r>
      <w:proofErr w:type="spellStart"/>
      <w:r w:rsidRPr="00183B3D">
        <w:rPr>
          <w:rFonts w:eastAsia="Times New Roman" w:cs="Times New Roman"/>
          <w:color w:val="252525"/>
          <w:szCs w:val="24"/>
          <w:shd w:val="clear" w:color="auto" w:fill="FFFFFF"/>
        </w:rPr>
        <w:t>IoT</w:t>
      </w:r>
      <w:proofErr w:type="spellEnd"/>
      <w:r w:rsidRPr="00183B3D">
        <w:rPr>
          <w:rFonts w:eastAsia="Times New Roman" w:cs="Times New Roman"/>
          <w:color w:val="252525"/>
          <w:szCs w:val="24"/>
          <w:shd w:val="clear" w:color="auto" w:fill="FFFFFF"/>
        </w:rPr>
        <w:t xml:space="preserve"> is the concept of gather</w:t>
      </w:r>
      <w:r w:rsidR="00BC281D">
        <w:rPr>
          <w:rFonts w:eastAsia="Times New Roman" w:cs="Times New Roman"/>
          <w:color w:val="252525"/>
          <w:szCs w:val="24"/>
          <w:shd w:val="clear" w:color="auto" w:fill="FFFFFF"/>
        </w:rPr>
        <w:t>ing</w:t>
      </w:r>
      <w:r w:rsidRPr="00183B3D">
        <w:rPr>
          <w:rFonts w:eastAsia="Times New Roman" w:cs="Times New Roman"/>
          <w:color w:val="252525"/>
          <w:szCs w:val="24"/>
          <w:shd w:val="clear" w:color="auto" w:fill="FFFFFF"/>
        </w:rPr>
        <w:t xml:space="preserve"> data from the machine and </w:t>
      </w:r>
      <w:r w:rsidR="00EE622E">
        <w:rPr>
          <w:rFonts w:eastAsia="Times New Roman" w:cs="Times New Roman"/>
          <w:color w:val="252525"/>
          <w:szCs w:val="24"/>
          <w:shd w:val="clear" w:color="auto" w:fill="FFFFFF"/>
        </w:rPr>
        <w:t>transmitting</w:t>
      </w:r>
      <w:r w:rsidRPr="00183B3D">
        <w:rPr>
          <w:rFonts w:eastAsia="Times New Roman" w:cs="Times New Roman"/>
          <w:color w:val="252525"/>
          <w:szCs w:val="24"/>
          <w:shd w:val="clear" w:color="auto" w:fill="FFFFFF"/>
        </w:rPr>
        <w:t xml:space="preserve"> data between </w:t>
      </w:r>
      <w:ins w:id="26" w:author="Alex Chen" w:date="2016-05-14T14:52:00Z">
        <w:r w:rsidR="0044709C">
          <w:rPr>
            <w:rFonts w:eastAsia="Times New Roman" w:cs="Times New Roman"/>
            <w:color w:val="252525"/>
            <w:szCs w:val="24"/>
            <w:shd w:val="clear" w:color="auto" w:fill="FFFFFF"/>
          </w:rPr>
          <w:t xml:space="preserve">the </w:t>
        </w:r>
      </w:ins>
      <w:del w:id="27" w:author="Alex Chen" w:date="2016-05-14T14:52:00Z">
        <w:r w:rsidRPr="00183B3D" w:rsidDel="00B801D9">
          <w:rPr>
            <w:rFonts w:eastAsia="Times New Roman" w:cs="Times New Roman"/>
            <w:color w:val="252525"/>
            <w:szCs w:val="24"/>
            <w:shd w:val="clear" w:color="auto" w:fill="FFFFFF"/>
          </w:rPr>
          <w:delText xml:space="preserve">with </w:delText>
        </w:r>
      </w:del>
      <w:r w:rsidRPr="00183B3D">
        <w:rPr>
          <w:rFonts w:eastAsia="Times New Roman" w:cs="Times New Roman"/>
          <w:color w:val="252525"/>
          <w:szCs w:val="24"/>
          <w:shd w:val="clear" w:color="auto" w:fill="FFFFFF"/>
        </w:rPr>
        <w:t>pre-programmed procedure</w:t>
      </w:r>
      <w:r w:rsidR="00781D20">
        <w:rPr>
          <w:rFonts w:eastAsia="Times New Roman" w:cs="Times New Roman"/>
          <w:color w:val="252525"/>
          <w:szCs w:val="24"/>
          <w:shd w:val="clear" w:color="auto" w:fill="FFFFFF"/>
        </w:rPr>
        <w:t>s</w:t>
      </w:r>
      <w:r w:rsidRPr="00183B3D">
        <w:rPr>
          <w:rFonts w:eastAsia="Times New Roman" w:cs="Times New Roman"/>
          <w:color w:val="252525"/>
          <w:szCs w:val="24"/>
          <w:shd w:val="clear" w:color="auto" w:fill="FFFFFF"/>
        </w:rPr>
        <w:t xml:space="preserve">, which means less manual operations are required in </w:t>
      </w:r>
      <w:proofErr w:type="spellStart"/>
      <w:r w:rsidRPr="00183B3D">
        <w:rPr>
          <w:rFonts w:eastAsia="Times New Roman" w:cs="Times New Roman"/>
          <w:color w:val="252525"/>
          <w:szCs w:val="24"/>
          <w:shd w:val="clear" w:color="auto" w:fill="FFFFFF"/>
        </w:rPr>
        <w:t>IoT</w:t>
      </w:r>
      <w:proofErr w:type="spellEnd"/>
      <w:r w:rsidRPr="00183B3D">
        <w:rPr>
          <w:rFonts w:eastAsia="Times New Roman" w:cs="Times New Roman"/>
          <w:color w:val="252525"/>
          <w:szCs w:val="24"/>
          <w:shd w:val="clear" w:color="auto" w:fill="FFFFFF"/>
        </w:rPr>
        <w:t xml:space="preserve">. In this way, it liberates more productive forces from input data to </w:t>
      </w:r>
      <w:del w:id="28" w:author="Alex Chen" w:date="2016-05-14T14:53:00Z">
        <w:r w:rsidRPr="00183B3D" w:rsidDel="00F37407">
          <w:rPr>
            <w:rFonts w:eastAsia="Times New Roman" w:cs="Times New Roman"/>
            <w:color w:val="252525"/>
            <w:szCs w:val="24"/>
            <w:shd w:val="clear" w:color="auto" w:fill="FFFFFF"/>
          </w:rPr>
          <w:delText xml:space="preserve">The </w:delText>
        </w:r>
      </w:del>
      <w:r w:rsidRPr="00183B3D">
        <w:rPr>
          <w:rFonts w:eastAsia="Times New Roman" w:cs="Times New Roman"/>
          <w:color w:val="252525"/>
          <w:szCs w:val="24"/>
          <w:shd w:val="clear" w:color="auto" w:fill="FFFFFF"/>
        </w:rPr>
        <w:t>Internet to more valuable work.</w:t>
      </w:r>
    </w:p>
    <w:p w14:paraId="62FDC848" w14:textId="77777777" w:rsidR="00472E7E" w:rsidRDefault="00183B3D" w:rsidP="00183B3D">
      <w:pPr>
        <w:spacing w:after="0" w:line="360" w:lineRule="auto"/>
        <w:rPr>
          <w:rFonts w:eastAsia="Times New Roman" w:cs="Times New Roman"/>
          <w:color w:val="252525"/>
          <w:szCs w:val="24"/>
          <w:shd w:val="clear" w:color="auto" w:fill="FFFFFF"/>
        </w:rPr>
      </w:pPr>
      <w:r w:rsidRPr="00183B3D">
        <w:rPr>
          <w:rFonts w:eastAsia="Times New Roman" w:cs="Times New Roman"/>
          <w:color w:val="252525"/>
          <w:szCs w:val="24"/>
          <w:shd w:val="clear" w:color="auto" w:fill="FFFFFF"/>
        </w:rPr>
        <w:t xml:space="preserve">As a </w:t>
      </w:r>
      <w:r w:rsidR="00951CE7">
        <w:rPr>
          <w:rFonts w:eastAsia="Times New Roman" w:cs="Times New Roman"/>
          <w:color w:val="252525"/>
          <w:szCs w:val="24"/>
          <w:shd w:val="clear" w:color="auto" w:fill="FFFFFF"/>
        </w:rPr>
        <w:t>basic</w:t>
      </w:r>
      <w:r w:rsidRPr="00183B3D">
        <w:rPr>
          <w:rFonts w:eastAsia="Times New Roman" w:cs="Times New Roman"/>
          <w:color w:val="252525"/>
          <w:szCs w:val="24"/>
          <w:shd w:val="clear" w:color="auto" w:fill="FFFFFF"/>
        </w:rPr>
        <w:t xml:space="preserve"> concept of ¨smart home</w:t>
      </w:r>
      <w:r w:rsidR="002D08CF">
        <w:rPr>
          <w:rFonts w:eastAsia="Times New Roman" w:cs="Times New Roman"/>
          <w:color w:val="252525"/>
          <w:szCs w:val="24"/>
          <w:shd w:val="clear" w:color="auto" w:fill="FFFFFF"/>
        </w:rPr>
        <w:t>s</w:t>
      </w:r>
      <w:r w:rsidRPr="00183B3D">
        <w:rPr>
          <w:rFonts w:eastAsia="Times New Roman" w:cs="Times New Roman"/>
          <w:color w:val="252525"/>
          <w:szCs w:val="24"/>
          <w:shd w:val="clear" w:color="auto" w:fill="FFFFFF"/>
        </w:rPr>
        <w:t xml:space="preserve">¨ and ¨wearable devices¨, the </w:t>
      </w:r>
      <w:proofErr w:type="spellStart"/>
      <w:r w:rsidRPr="00183B3D">
        <w:rPr>
          <w:rFonts w:eastAsia="Times New Roman" w:cs="Times New Roman"/>
          <w:color w:val="252525"/>
          <w:szCs w:val="24"/>
          <w:shd w:val="clear" w:color="auto" w:fill="FFFFFF"/>
        </w:rPr>
        <w:t>IoT</w:t>
      </w:r>
      <w:proofErr w:type="spellEnd"/>
      <w:r w:rsidRPr="00183B3D">
        <w:rPr>
          <w:rFonts w:eastAsia="Times New Roman" w:cs="Times New Roman"/>
          <w:color w:val="252525"/>
          <w:szCs w:val="24"/>
          <w:shd w:val="clear" w:color="auto" w:fill="FFFFFF"/>
        </w:rPr>
        <w:t xml:space="preserve"> is a promised coming future. It will make a great influence on our daily life.</w:t>
      </w:r>
    </w:p>
    <w:p w14:paraId="3CF95669" w14:textId="77777777" w:rsidR="00794BA8" w:rsidRPr="00794BA8" w:rsidRDefault="00794BA8" w:rsidP="00794BA8">
      <w:pPr>
        <w:pStyle w:val="Caption"/>
      </w:pPr>
    </w:p>
    <w:p w14:paraId="4474D555" w14:textId="77777777"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the section, we will discuss the concept of personal </w:t>
      </w:r>
      <w:proofErr w:type="gramStart"/>
      <w:r w:rsidRPr="00472E7E">
        <w:rPr>
          <w:rFonts w:eastAsia="Times New Roman" w:cs="Times New Roman"/>
          <w:color w:val="252525"/>
          <w:szCs w:val="24"/>
          <w:shd w:val="clear" w:color="auto" w:fill="FFFFFF"/>
        </w:rPr>
        <w:t>cloud which</w:t>
      </w:r>
      <w:proofErr w:type="gramEnd"/>
      <w:r w:rsidRPr="00472E7E">
        <w:rPr>
          <w:rFonts w:eastAsia="Times New Roman" w:cs="Times New Roman"/>
          <w:color w:val="252525"/>
          <w:szCs w:val="24"/>
          <w:shd w:val="clear" w:color="auto" w:fill="FFFFFF"/>
        </w:rPr>
        <w:t xml:space="preserve"> helps us define the </w:t>
      </w:r>
      <w:r w:rsidR="00421355">
        <w:rPr>
          <w:rFonts w:eastAsia="Times New Roman" w:cs="Times New Roman"/>
          <w:color w:val="252525"/>
          <w:szCs w:val="24"/>
          <w:shd w:val="clear" w:color="auto" w:fill="FFFFFF"/>
        </w:rPr>
        <w:t>edge of proposed architecture.</w:t>
      </w:r>
    </w:p>
    <w:p w14:paraId="5128F9E4" w14:textId="77777777" w:rsidR="00E42C59" w:rsidRPr="00E42C59" w:rsidRDefault="00E42C59" w:rsidP="00E42C59">
      <w:pPr>
        <w:pStyle w:val="Caption"/>
      </w:pPr>
    </w:p>
    <w:p w14:paraId="2C077BC4" w14:textId="77777777" w:rsidR="00472E7E" w:rsidRPr="00472E7E" w:rsidRDefault="00DB4A40" w:rsidP="00177A7C">
      <w:pPr>
        <w:pStyle w:val="Heading2"/>
      </w:pPr>
      <w:bookmarkStart w:id="29" w:name="_Toc449949711"/>
      <w:r>
        <w:t>3.2</w:t>
      </w:r>
      <w:r w:rsidR="00472E7E" w:rsidRPr="00472E7E">
        <w:t xml:space="preserve"> Personal Cloud</w:t>
      </w:r>
      <w:bookmarkEnd w:id="29"/>
    </w:p>
    <w:p w14:paraId="3623E32C" w14:textId="77777777" w:rsidR="00207E53" w:rsidRDefault="0008200D" w:rsidP="00C57EB0">
      <w:pPr>
        <w:spacing w:after="0" w:line="360" w:lineRule="auto"/>
        <w:rPr>
          <w:rFonts w:eastAsia="Times New Roman" w:cs="Times New Roman"/>
          <w:color w:val="252525"/>
          <w:szCs w:val="24"/>
          <w:shd w:val="clear" w:color="auto" w:fill="FFFFFF"/>
        </w:rPr>
      </w:pPr>
      <w:r w:rsidRPr="0008200D">
        <w:rPr>
          <w:rFonts w:eastAsia="Times New Roman" w:cs="Times New Roman"/>
          <w:color w:val="252525"/>
          <w:szCs w:val="24"/>
          <w:shd w:val="clear" w:color="auto" w:fill="FFFFFF"/>
        </w:rPr>
        <w:t>The personal cloud is a combination of the private cloud and the public cloud. According to Sang-</w:t>
      </w:r>
      <w:proofErr w:type="spellStart"/>
      <w:r w:rsidRPr="0008200D">
        <w:rPr>
          <w:rFonts w:eastAsia="Times New Roman" w:cs="Times New Roman"/>
          <w:color w:val="252525"/>
          <w:szCs w:val="24"/>
          <w:shd w:val="clear" w:color="auto" w:fill="FFFFFF"/>
        </w:rPr>
        <w:t>Ho</w:t>
      </w:r>
      <w:proofErr w:type="spellEnd"/>
      <w:r w:rsidRPr="0008200D">
        <w:rPr>
          <w:rFonts w:eastAsia="Times New Roman" w:cs="Times New Roman"/>
          <w:color w:val="252525"/>
          <w:szCs w:val="24"/>
          <w:shd w:val="clear" w:color="auto" w:fill="FFFFFF"/>
        </w:rPr>
        <w:t xml:space="preserve"> Na,</w:t>
      </w:r>
      <w:r w:rsidR="00EF62A8">
        <w:rPr>
          <w:rFonts w:eastAsia="Times New Roman" w:cs="Times New Roman"/>
          <w:color w:val="252525"/>
          <w:szCs w:val="24"/>
          <w:shd w:val="clear" w:color="auto" w:fill="FFFFFF"/>
        </w:rPr>
        <w:t xml:space="preserve"> Jun-Young Park and </w:t>
      </w:r>
      <w:proofErr w:type="spellStart"/>
      <w:r w:rsidR="00EF62A8">
        <w:rPr>
          <w:rFonts w:eastAsia="Times New Roman" w:cs="Times New Roman"/>
          <w:color w:val="252525"/>
          <w:szCs w:val="24"/>
          <w:shd w:val="clear" w:color="auto" w:fill="FFFFFF"/>
        </w:rPr>
        <w:t>Eui</w:t>
      </w:r>
      <w:proofErr w:type="spellEnd"/>
      <w:r w:rsidR="00EF62A8">
        <w:rPr>
          <w:rFonts w:eastAsia="Times New Roman" w:cs="Times New Roman"/>
          <w:color w:val="252525"/>
          <w:szCs w:val="24"/>
          <w:shd w:val="clear" w:color="auto" w:fill="FFFFFF"/>
        </w:rPr>
        <w:t xml:space="preserve">-Nam Huh </w:t>
      </w:r>
      <w:sdt>
        <w:sdtPr>
          <w:rPr>
            <w:rFonts w:eastAsia="Times New Roman" w:cs="Times New Roman"/>
            <w:color w:val="252525"/>
            <w:szCs w:val="24"/>
            <w:shd w:val="clear" w:color="auto" w:fill="FFFFFF"/>
          </w:rPr>
          <w:id w:val="-430740132"/>
          <w:citation/>
        </w:sdtPr>
        <w:sdtContent>
          <w:r w:rsidR="00EF62A8">
            <w:rPr>
              <w:rFonts w:eastAsia="Times New Roman" w:cs="Times New Roman"/>
              <w:color w:val="252525"/>
              <w:szCs w:val="24"/>
              <w:shd w:val="clear" w:color="auto" w:fill="FFFFFF"/>
            </w:rPr>
            <w:fldChar w:fldCharType="begin"/>
          </w:r>
          <w:r w:rsidR="00EF62A8">
            <w:rPr>
              <w:rFonts w:eastAsia="Times New Roman" w:cs="Times New Roman"/>
              <w:color w:val="252525"/>
              <w:szCs w:val="24"/>
              <w:shd w:val="clear" w:color="auto" w:fill="FFFFFF"/>
            </w:rPr>
            <w:instrText xml:space="preserve"> CITATION 5 \l 4105 </w:instrText>
          </w:r>
          <w:r w:rsidR="00EF62A8">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(Na,S.,Park,J.&amp;Huh,E., 2010)</w:t>
          </w:r>
          <w:r w:rsidR="00EF62A8">
            <w:rPr>
              <w:rFonts w:eastAsia="Times New Roman" w:cs="Times New Roman"/>
              <w:color w:val="252525"/>
              <w:szCs w:val="24"/>
              <w:shd w:val="clear" w:color="auto" w:fill="FFFFFF"/>
            </w:rPr>
            <w:fldChar w:fldCharType="end"/>
          </w:r>
        </w:sdtContent>
      </w:sdt>
      <w:r w:rsidR="00736957">
        <w:rPr>
          <w:rFonts w:eastAsia="Times New Roman" w:cs="Times New Roman"/>
          <w:color w:val="252525"/>
          <w:szCs w:val="24"/>
          <w:shd w:val="clear" w:color="auto" w:fill="FFFFFF"/>
        </w:rPr>
        <w:t xml:space="preserve">, </w:t>
      </w:r>
      <w:r w:rsidRPr="0008200D">
        <w:rPr>
          <w:rFonts w:eastAsia="Times New Roman" w:cs="Times New Roman"/>
          <w:color w:val="252525"/>
          <w:szCs w:val="24"/>
          <w:shd w:val="clear" w:color="auto" w:fill="FFFFFF"/>
        </w:rPr>
        <w:t>“The Personal Cloud describes a user-centric model of Cloud computing where an individual's personal content and services are available anytime and anywhere, from whatever device they choose to access it.</w:t>
      </w:r>
      <w:proofErr w:type="gramStart"/>
      <w:r w:rsidRPr="0008200D">
        <w:rPr>
          <w:rFonts w:eastAsia="Times New Roman" w:cs="Times New Roman"/>
          <w:color w:val="252525"/>
          <w:szCs w:val="24"/>
          <w:shd w:val="clear" w:color="auto" w:fill="FFFFFF"/>
        </w:rPr>
        <w:t>”.</w:t>
      </w:r>
      <w:proofErr w:type="gramEnd"/>
    </w:p>
    <w:p w14:paraId="19CEE814" w14:textId="77777777" w:rsidR="00183B61" w:rsidRPr="00183B61" w:rsidRDefault="00183B61" w:rsidP="00183B61">
      <w:pPr>
        <w:pStyle w:val="Caption"/>
      </w:pPr>
    </w:p>
    <w:p w14:paraId="31A9F99E" w14:textId="77777777" w:rsidR="00472E7E" w:rsidRDefault="00183B61" w:rsidP="00C57EB0">
      <w:pPr>
        <w:spacing w:after="0" w:line="360" w:lineRule="auto"/>
        <w:rPr>
          <w:rFonts w:eastAsia="Times New Roman" w:cs="Times New Roman"/>
          <w:color w:val="252525"/>
          <w:szCs w:val="24"/>
          <w:shd w:val="clear" w:color="auto" w:fill="FFFFFF"/>
        </w:rPr>
      </w:pPr>
      <w:r w:rsidRPr="00183B61">
        <w:rPr>
          <w:rFonts w:eastAsia="Times New Roman" w:cs="Times New Roman"/>
          <w:color w:val="252525"/>
          <w:szCs w:val="24"/>
          <w:shd w:val="clear" w:color="auto" w:fill="FFFFFF"/>
        </w:rPr>
        <w:t>In fact, there are business models available for years. For example, Seagate proposed a persona</w:t>
      </w:r>
      <w:r w:rsidR="00C43272">
        <w:rPr>
          <w:rFonts w:eastAsia="Times New Roman" w:cs="Times New Roman"/>
          <w:color w:val="252525"/>
          <w:szCs w:val="24"/>
          <w:shd w:val="clear" w:color="auto" w:fill="FFFFFF"/>
        </w:rPr>
        <w:t xml:space="preserve">l cloud solution </w:t>
      </w:r>
      <w:sdt>
        <w:sdtPr>
          <w:rPr>
            <w:rFonts w:eastAsia="Times New Roman" w:cs="Times New Roman"/>
            <w:color w:val="252525"/>
            <w:szCs w:val="24"/>
            <w:shd w:val="clear" w:color="auto" w:fill="FFFFFF"/>
          </w:rPr>
          <w:id w:val="-1206098947"/>
          <w:citation/>
        </w:sdtPr>
        <w:sdtContent>
          <w:r w:rsidR="00C43272">
            <w:rPr>
              <w:rFonts w:eastAsia="Times New Roman" w:cs="Times New Roman"/>
              <w:color w:val="252525"/>
              <w:szCs w:val="24"/>
              <w:shd w:val="clear" w:color="auto" w:fill="FFFFFF"/>
            </w:rPr>
            <w:fldChar w:fldCharType="begin"/>
          </w:r>
          <w:r w:rsidR="00C43272">
            <w:rPr>
              <w:rFonts w:eastAsia="Times New Roman" w:cs="Times New Roman"/>
              <w:color w:val="252525"/>
              <w:szCs w:val="24"/>
              <w:shd w:val="clear" w:color="auto" w:fill="FFFFFF"/>
            </w:rPr>
            <w:instrText xml:space="preserve"> CITATION 6 \l 4105 </w:instrText>
          </w:r>
          <w:r w:rsidR="00C43272">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(Seagate, 2016)</w:t>
          </w:r>
          <w:r w:rsidR="00C43272">
            <w:rPr>
              <w:rFonts w:eastAsia="Times New Roman" w:cs="Times New Roman"/>
              <w:color w:val="252525"/>
              <w:szCs w:val="24"/>
              <w:shd w:val="clear" w:color="auto" w:fill="FFFFFF"/>
            </w:rPr>
            <w:fldChar w:fldCharType="end"/>
          </w:r>
        </w:sdtContent>
      </w:sdt>
      <w:proofErr w:type="gramStart"/>
      <w:r w:rsidRPr="00183B61">
        <w:rPr>
          <w:rFonts w:eastAsia="Times New Roman" w:cs="Times New Roman"/>
          <w:color w:val="252525"/>
          <w:szCs w:val="24"/>
          <w:shd w:val="clear" w:color="auto" w:fill="FFFFFF"/>
        </w:rPr>
        <w:t xml:space="preserve"> which</w:t>
      </w:r>
      <w:proofErr w:type="gramEnd"/>
      <w:r w:rsidRPr="00183B61">
        <w:rPr>
          <w:rFonts w:eastAsia="Times New Roman" w:cs="Times New Roman"/>
          <w:color w:val="252525"/>
          <w:szCs w:val="24"/>
          <w:shd w:val="clear" w:color="auto" w:fill="FFFFFF"/>
        </w:rPr>
        <w:t xml:space="preserve"> aims to provide a centralized media library where a user can access to their d</w:t>
      </w:r>
      <w:r w:rsidR="00450905">
        <w:rPr>
          <w:rFonts w:eastAsia="Times New Roman" w:cs="Times New Roman"/>
          <w:color w:val="252525"/>
          <w:szCs w:val="24"/>
          <w:shd w:val="clear" w:color="auto" w:fill="FFFFFF"/>
        </w:rPr>
        <w:t xml:space="preserve">ata from anywhere. The model consists </w:t>
      </w:r>
      <w:r w:rsidRPr="00183B61">
        <w:rPr>
          <w:rFonts w:eastAsia="Times New Roman" w:cs="Times New Roman"/>
          <w:color w:val="252525"/>
          <w:szCs w:val="24"/>
          <w:shd w:val="clear" w:color="auto" w:fill="FFFFFF"/>
        </w:rPr>
        <w:t>of software on different platforms and a central server. People can access their digital assets on different platforms through different interfaces but their data are backed up in one p</w:t>
      </w:r>
      <w:r w:rsidR="001C1BBD">
        <w:rPr>
          <w:rFonts w:eastAsia="Times New Roman" w:cs="Times New Roman"/>
          <w:color w:val="252525"/>
          <w:szCs w:val="24"/>
          <w:shd w:val="clear" w:color="auto" w:fill="FFFFFF"/>
        </w:rPr>
        <w:t>hysical device</w:t>
      </w:r>
      <w:r w:rsidRPr="00183B61">
        <w:rPr>
          <w:rFonts w:eastAsia="Times New Roman" w:cs="Times New Roman"/>
          <w:color w:val="252525"/>
          <w:szCs w:val="24"/>
          <w:shd w:val="clear" w:color="auto" w:fill="FFFFFF"/>
        </w:rPr>
        <w:t xml:space="preserve">.  </w:t>
      </w:r>
    </w:p>
    <w:p w14:paraId="60D9FEA2" w14:textId="77777777" w:rsidR="00183B61" w:rsidRPr="00183B61" w:rsidRDefault="00183B61" w:rsidP="00183B61">
      <w:pPr>
        <w:pStyle w:val="Caption"/>
      </w:pPr>
    </w:p>
    <w:p w14:paraId="260A7DB2" w14:textId="3D11754A" w:rsidR="00472E7E" w:rsidRDefault="00EF13E7" w:rsidP="00C57EB0">
      <w:pPr>
        <w:spacing w:after="0" w:line="360" w:lineRule="auto"/>
        <w:rPr>
          <w:rFonts w:eastAsia="Times New Roman" w:cs="Times New Roman"/>
          <w:color w:val="252525"/>
          <w:szCs w:val="24"/>
          <w:shd w:val="clear" w:color="auto" w:fill="FFFFFF"/>
        </w:rPr>
      </w:pPr>
      <w:r w:rsidRPr="00EF13E7">
        <w:rPr>
          <w:rFonts w:eastAsia="Times New Roman" w:cs="Times New Roman"/>
          <w:color w:val="252525"/>
          <w:szCs w:val="24"/>
          <w:shd w:val="clear" w:color="auto" w:fill="FFFFFF"/>
        </w:rPr>
        <w:t xml:space="preserve">In recent years, with the </w:t>
      </w:r>
      <w:del w:id="30" w:author="Alex Chen" w:date="2016-05-14T16:03:00Z">
        <w:r w:rsidRPr="00EF13E7" w:rsidDel="00DA7A4D">
          <w:rPr>
            <w:rFonts w:eastAsia="Times New Roman" w:cs="Times New Roman"/>
            <w:color w:val="252525"/>
            <w:szCs w:val="24"/>
            <w:shd w:val="clear" w:color="auto" w:fill="FFFFFF"/>
          </w:rPr>
          <w:delText>increasing number</w:delText>
        </w:r>
      </w:del>
      <w:ins w:id="31" w:author="Alex Chen" w:date="2016-05-14T16:03:00Z">
        <w:r w:rsidR="00DA7A4D">
          <w:rPr>
            <w:rFonts w:eastAsia="Times New Roman" w:cs="Times New Roman"/>
            <w:color w:val="252525"/>
            <w:szCs w:val="24"/>
            <w:shd w:val="clear" w:color="auto" w:fill="FFFFFF"/>
          </w:rPr>
          <w:t>increment</w:t>
        </w:r>
      </w:ins>
      <w:r w:rsidRPr="00EF13E7">
        <w:rPr>
          <w:rFonts w:eastAsia="Times New Roman" w:cs="Times New Roman"/>
          <w:color w:val="252525"/>
          <w:szCs w:val="24"/>
          <w:shd w:val="clear" w:color="auto" w:fill="FFFFFF"/>
        </w:rPr>
        <w:t xml:space="preserve"> of</w:t>
      </w:r>
      <w:r w:rsidR="001B72AA">
        <w:rPr>
          <w:rFonts w:eastAsia="Times New Roman" w:cs="Times New Roman"/>
          <w:color w:val="252525"/>
          <w:szCs w:val="24"/>
          <w:shd w:val="clear" w:color="auto" w:fill="FFFFFF"/>
        </w:rPr>
        <w:t xml:space="preserve"> personal mobile devices (like</w:t>
      </w:r>
      <w:r w:rsidRPr="00EF13E7">
        <w:rPr>
          <w:rFonts w:eastAsia="Times New Roman" w:cs="Times New Roman"/>
          <w:color w:val="252525"/>
          <w:szCs w:val="24"/>
          <w:shd w:val="clear" w:color="auto" w:fill="FFFFFF"/>
        </w:rPr>
        <w:t xml:space="preserve"> smartphone</w:t>
      </w:r>
      <w:r w:rsidR="001B72AA">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pad</w:t>
      </w:r>
      <w:r w:rsidR="00773A6F">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xml:space="preserve"> or wearable device</w:t>
      </w:r>
      <w:r w:rsidR="00773A6F">
        <w:rPr>
          <w:rFonts w:eastAsia="Times New Roman" w:cs="Times New Roman"/>
          <w:color w:val="252525"/>
          <w:szCs w:val="24"/>
          <w:shd w:val="clear" w:color="auto" w:fill="FFFFFF"/>
        </w:rPr>
        <w:t>s</w:t>
      </w:r>
      <w:r w:rsidRPr="00EF13E7">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r w:rsidR="00BE6442">
        <w:rPr>
          <w:rFonts w:eastAsia="Times New Roman" w:cs="Times New Roman"/>
          <w:color w:val="252525"/>
          <w:szCs w:val="24"/>
          <w:shd w:val="clear" w:color="auto" w:fill="FFFFFF"/>
        </w:rPr>
        <w:t xml:space="preserve">range </w:t>
      </w:r>
      <w:r w:rsidRPr="00EF13E7">
        <w:rPr>
          <w:rFonts w:eastAsia="Times New Roman" w:cs="Times New Roman"/>
          <w:color w:val="252525"/>
          <w:szCs w:val="24"/>
          <w:shd w:val="clear" w:color="auto" w:fill="FFFFFF"/>
        </w:rPr>
        <w:t xml:space="preserve">of a Wi-Fi network. In this case, those scattered personal devices need to </w:t>
      </w:r>
      <w:r w:rsidR="00F20148">
        <w:rPr>
          <w:rFonts w:eastAsia="Times New Roman" w:cs="Times New Roman"/>
          <w:color w:val="252525"/>
          <w:szCs w:val="24"/>
          <w:shd w:val="clear" w:color="auto" w:fill="FFFFFF"/>
        </w:rPr>
        <w:t>connect</w:t>
      </w:r>
      <w:r w:rsidRPr="00EF13E7">
        <w:rPr>
          <w:rFonts w:eastAsia="Times New Roman" w:cs="Times New Roman"/>
          <w:color w:val="252525"/>
          <w:szCs w:val="24"/>
          <w:shd w:val="clear" w:color="auto" w:fill="FFFFFF"/>
        </w:rPr>
        <w:t xml:space="preserve"> to a center node or a bridge device to reach the </w:t>
      </w:r>
      <w:r w:rsidRPr="00EF13E7">
        <w:rPr>
          <w:rFonts w:eastAsia="Times New Roman" w:cs="Times New Roman"/>
          <w:color w:val="252525"/>
          <w:szCs w:val="24"/>
          <w:shd w:val="clear" w:color="auto" w:fill="FFFFFF"/>
        </w:rPr>
        <w:lastRenderedPageBreak/>
        <w:t>Internet. Therefore, there are two important facts of a short-range wireless communication technology.</w:t>
      </w:r>
    </w:p>
    <w:p w14:paraId="7B84DE44" w14:textId="77777777" w:rsidR="003969E7" w:rsidRPr="003969E7" w:rsidRDefault="003969E7" w:rsidP="003969E7">
      <w:pPr>
        <w:pStyle w:val="Caption"/>
      </w:pPr>
    </w:p>
    <w:p w14:paraId="334FD748" w14:textId="77777777" w:rsidR="00472E7E" w:rsidRDefault="002A440C" w:rsidP="00C57EB0">
      <w:pPr>
        <w:spacing w:after="0" w:line="360" w:lineRule="auto"/>
        <w:rPr>
          <w:rFonts w:eastAsia="Times New Roman" w:cs="Times New Roman"/>
          <w:color w:val="252525"/>
          <w:szCs w:val="24"/>
          <w:shd w:val="clear" w:color="auto" w:fill="FFFFFF"/>
        </w:rPr>
      </w:pPr>
      <w:r w:rsidRPr="002A440C">
        <w:rPr>
          <w:rFonts w:eastAsia="Times New Roman" w:cs="Times New Roman"/>
          <w:color w:val="252525"/>
          <w:szCs w:val="24"/>
          <w:shd w:val="clear" w:color="auto" w:fill="FFFFFF"/>
        </w:rPr>
        <w:t xml:space="preserve">First, the data communication between mobile devices is relatively less intensive than </w:t>
      </w:r>
      <w:proofErr w:type="gramStart"/>
      <w:r w:rsidRPr="002A440C">
        <w:rPr>
          <w:rFonts w:eastAsia="Times New Roman" w:cs="Times New Roman"/>
          <w:color w:val="252525"/>
          <w:szCs w:val="24"/>
          <w:shd w:val="clear" w:color="auto" w:fill="FFFFFF"/>
        </w:rPr>
        <w:t>PC to PC</w:t>
      </w:r>
      <w:proofErr w:type="gramEnd"/>
      <w:r w:rsidRPr="002A440C">
        <w:rPr>
          <w:rFonts w:eastAsia="Times New Roman" w:cs="Times New Roman"/>
          <w:color w:val="252525"/>
          <w:szCs w:val="24"/>
          <w:shd w:val="clear" w:color="auto" w:fill="FFFFFF"/>
        </w:rPr>
        <w:t xml:space="preserve"> communications. It </w:t>
      </w:r>
      <w:r w:rsidR="00115431">
        <w:rPr>
          <w:rFonts w:eastAsia="Times New Roman" w:cs="Times New Roman"/>
          <w:color w:val="252525"/>
          <w:szCs w:val="24"/>
          <w:shd w:val="clear" w:color="auto" w:fill="FFFFFF"/>
        </w:rPr>
        <w:t>depends on</w:t>
      </w:r>
      <w:r w:rsidRPr="002A440C">
        <w:rPr>
          <w:rFonts w:eastAsia="Times New Roman" w:cs="Times New Roman"/>
          <w:color w:val="252525"/>
          <w:szCs w:val="24"/>
          <w:shd w:val="clear" w:color="auto" w:fill="FFFFFF"/>
        </w:rPr>
        <w:t xml:space="preserve"> the computing power of mobile devices.</w:t>
      </w:r>
    </w:p>
    <w:p w14:paraId="1902B34F" w14:textId="77777777" w:rsidR="002A440C" w:rsidRPr="002A440C" w:rsidRDefault="002A440C" w:rsidP="002A440C">
      <w:pPr>
        <w:pStyle w:val="Caption"/>
      </w:pPr>
    </w:p>
    <w:p w14:paraId="17A5A27C" w14:textId="61CD5E3D" w:rsidR="00472E7E" w:rsidRDefault="00704E84" w:rsidP="00C57EB0">
      <w:pPr>
        <w:spacing w:after="0" w:line="360" w:lineRule="auto"/>
        <w:rPr>
          <w:rFonts w:eastAsia="Times New Roman" w:cs="Times New Roman"/>
          <w:color w:val="252525"/>
          <w:szCs w:val="24"/>
          <w:shd w:val="clear" w:color="auto" w:fill="FFFFFF"/>
        </w:rPr>
      </w:pPr>
      <w:r w:rsidRPr="00704E84">
        <w:rPr>
          <w:rFonts w:eastAsia="Times New Roman" w:cs="Times New Roman"/>
          <w:color w:val="252525"/>
          <w:szCs w:val="24"/>
          <w:shd w:val="clear" w:color="auto" w:fill="FFFFFF"/>
        </w:rPr>
        <w:t>Second, the ne</w:t>
      </w:r>
      <w:r w:rsidR="00B02EF9">
        <w:rPr>
          <w:rFonts w:eastAsia="Times New Roman" w:cs="Times New Roman"/>
          <w:color w:val="252525"/>
          <w:szCs w:val="24"/>
          <w:shd w:val="clear" w:color="auto" w:fill="FFFFFF"/>
        </w:rPr>
        <w:t>twork state is constantly changing</w:t>
      </w:r>
      <w:r w:rsidRPr="00704E84">
        <w:rPr>
          <w:rFonts w:eastAsia="Times New Roman" w:cs="Times New Roman"/>
          <w:color w:val="252525"/>
          <w:szCs w:val="24"/>
          <w:shd w:val="clear" w:color="auto" w:fill="FFFFFF"/>
        </w:rPr>
        <w:t xml:space="preserve"> from time to time. It</w:t>
      </w:r>
      <w:ins w:id="32" w:author="Alex Chen" w:date="2016-05-14T16:09:00Z">
        <w:r w:rsidR="00C74132">
          <w:rPr>
            <w:rFonts w:eastAsia="Times New Roman" w:cs="Times New Roman"/>
            <w:color w:val="252525"/>
            <w:szCs w:val="24"/>
            <w:shd w:val="clear" w:color="auto" w:fill="FFFFFF"/>
          </w:rPr>
          <w:t xml:space="preserve"> (</w:t>
        </w:r>
        <w:proofErr w:type="gramStart"/>
        <w:r w:rsidR="00C74132">
          <w:rPr>
            <w:rFonts w:eastAsia="Times New Roman" w:cs="Times New Roman"/>
            <w:color w:val="252525"/>
            <w:szCs w:val="24"/>
            <w:shd w:val="clear" w:color="auto" w:fill="FFFFFF"/>
          </w:rPr>
          <w:t>??,</w:t>
        </w:r>
        <w:proofErr w:type="gramEnd"/>
        <w:r w:rsidR="00C74132">
          <w:rPr>
            <w:rFonts w:eastAsia="Times New Roman" w:cs="Times New Roman"/>
            <w:color w:val="252525"/>
            <w:szCs w:val="24"/>
            <w:shd w:val="clear" w:color="auto" w:fill="FFFFFF"/>
          </w:rPr>
          <w:t xml:space="preserve"> what it represents)</w:t>
        </w:r>
      </w:ins>
      <w:r w:rsidRPr="00704E84">
        <w:rPr>
          <w:rFonts w:eastAsia="Times New Roman" w:cs="Times New Roman"/>
          <w:color w:val="252525"/>
          <w:szCs w:val="24"/>
          <w:shd w:val="clear" w:color="auto" w:fill="FFFFFF"/>
        </w:rPr>
        <w:t xml:space="preserve"> is </w:t>
      </w:r>
      <w:r w:rsidR="00425ECC">
        <w:rPr>
          <w:rFonts w:eastAsia="Times New Roman" w:cs="Times New Roman"/>
          <w:color w:val="252525"/>
          <w:szCs w:val="24"/>
          <w:shd w:val="clear" w:color="auto" w:fill="FFFFFF"/>
        </w:rPr>
        <w:t>determined</w:t>
      </w:r>
      <w:r w:rsidRPr="00704E84">
        <w:rPr>
          <w:rFonts w:eastAsia="Times New Roman" w:cs="Times New Roman"/>
          <w:color w:val="252525"/>
          <w:szCs w:val="24"/>
          <w:shd w:val="clear" w:color="auto" w:fill="FFFFFF"/>
        </w:rPr>
        <w:t xml:space="preserve"> by the nature of short-range wireless communication.</w:t>
      </w:r>
    </w:p>
    <w:p w14:paraId="48573F25" w14:textId="77777777" w:rsidR="00E07DD8" w:rsidRPr="00E07DD8" w:rsidRDefault="00E07DD8" w:rsidP="00E07DD8">
      <w:pPr>
        <w:pStyle w:val="Caption"/>
      </w:pPr>
    </w:p>
    <w:p w14:paraId="561E4EF3" w14:textId="1EA53982" w:rsidR="00E07DD8" w:rsidRDefault="00575DFD" w:rsidP="00E07DD8">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After exami</w:t>
      </w:r>
      <w:r w:rsidR="00C315E7">
        <w:rPr>
          <w:rFonts w:eastAsia="Times New Roman" w:cs="Times New Roman"/>
          <w:color w:val="252525"/>
          <w:szCs w:val="24"/>
          <w:shd w:val="clear" w:color="auto" w:fill="FFFFFF"/>
        </w:rPr>
        <w:t>ni</w:t>
      </w:r>
      <w:r>
        <w:rPr>
          <w:rFonts w:eastAsia="Times New Roman" w:cs="Times New Roman"/>
          <w:color w:val="252525"/>
          <w:szCs w:val="24"/>
          <w:shd w:val="clear" w:color="auto" w:fill="FFFFFF"/>
        </w:rPr>
        <w:t>ng</w:t>
      </w:r>
      <w:r w:rsidR="00E07DD8" w:rsidRPr="00E07DD8">
        <w:rPr>
          <w:rFonts w:eastAsia="Times New Roman" w:cs="Times New Roman"/>
          <w:color w:val="252525"/>
          <w:szCs w:val="24"/>
          <w:shd w:val="clear" w:color="auto" w:fill="FFFFFF"/>
        </w:rPr>
        <w:t xml:space="preserve"> the context of </w:t>
      </w:r>
      <w:proofErr w:type="spellStart"/>
      <w:r w:rsidR="00E07DD8" w:rsidRPr="00E07DD8">
        <w:rPr>
          <w:rFonts w:eastAsia="Times New Roman" w:cs="Times New Roman"/>
          <w:color w:val="252525"/>
          <w:szCs w:val="24"/>
          <w:shd w:val="clear" w:color="auto" w:fill="FFFFFF"/>
        </w:rPr>
        <w:t>IoT</w:t>
      </w:r>
      <w:proofErr w:type="spellEnd"/>
      <w:r w:rsidR="00E07DD8" w:rsidRPr="00E07DD8">
        <w:rPr>
          <w:rFonts w:eastAsia="Times New Roman" w:cs="Times New Roman"/>
          <w:color w:val="252525"/>
          <w:szCs w:val="24"/>
          <w:shd w:val="clear" w:color="auto" w:fill="FFFFFF"/>
        </w:rPr>
        <w:t>, we found that more and more smart devices are available for a single person. Those smart devices may be placed in a particular place or taken by their owner</w:t>
      </w:r>
      <w:r w:rsidR="00B718AF">
        <w:rPr>
          <w:rFonts w:eastAsia="Times New Roman" w:cs="Times New Roman"/>
          <w:color w:val="252525"/>
          <w:szCs w:val="24"/>
          <w:shd w:val="clear" w:color="auto" w:fill="FFFFFF"/>
        </w:rPr>
        <w:t>s</w:t>
      </w:r>
      <w:r w:rsidR="00E07DD8" w:rsidRPr="00E07DD8">
        <w:rPr>
          <w:rFonts w:eastAsia="Times New Roman" w:cs="Times New Roman"/>
          <w:color w:val="252525"/>
          <w:szCs w:val="24"/>
          <w:shd w:val="clear" w:color="auto" w:fill="FFFFFF"/>
        </w:rPr>
        <w:t xml:space="preserve"> as portable device</w:t>
      </w:r>
      <w:r w:rsidR="00B718AF">
        <w:rPr>
          <w:rFonts w:eastAsia="Times New Roman" w:cs="Times New Roman"/>
          <w:color w:val="252525"/>
          <w:szCs w:val="24"/>
          <w:shd w:val="clear" w:color="auto" w:fill="FFFFFF"/>
        </w:rPr>
        <w:t>s</w:t>
      </w:r>
      <w:r w:rsidR="00E07DD8" w:rsidRPr="00E07DD8">
        <w:rPr>
          <w:rFonts w:eastAsia="Times New Roman" w:cs="Times New Roman"/>
          <w:color w:val="252525"/>
          <w:szCs w:val="24"/>
          <w:shd w:val="clear" w:color="auto" w:fill="FFFFFF"/>
        </w:rPr>
        <w:t>. In order to let those devices</w:t>
      </w:r>
      <w:r w:rsidR="0000159E">
        <w:rPr>
          <w:rFonts w:eastAsia="Times New Roman" w:cs="Times New Roman"/>
          <w:color w:val="252525"/>
          <w:szCs w:val="24"/>
          <w:shd w:val="clear" w:color="auto" w:fill="FFFFFF"/>
        </w:rPr>
        <w:t xml:space="preserve"> working together to serve us, </w:t>
      </w:r>
      <w:r w:rsidR="006F77A1">
        <w:rPr>
          <w:rFonts w:eastAsia="Times New Roman" w:cs="Times New Roman"/>
          <w:color w:val="252525"/>
          <w:szCs w:val="24"/>
          <w:shd w:val="clear" w:color="auto" w:fill="FFFFFF"/>
        </w:rPr>
        <w:t>I would like to explore.</w:t>
      </w:r>
      <w:ins w:id="33" w:author="Alex Chen" w:date="2016-05-14T16:10:00Z">
        <w:r w:rsidR="00C74132">
          <w:rPr>
            <w:rFonts w:eastAsia="Times New Roman" w:cs="Times New Roman"/>
            <w:color w:val="252525"/>
            <w:szCs w:val="24"/>
            <w:shd w:val="clear" w:color="auto" w:fill="FFFFFF"/>
          </w:rPr>
          <w:t xml:space="preserve"> (??)</w:t>
        </w:r>
      </w:ins>
    </w:p>
    <w:p w14:paraId="63C79851" w14:textId="77777777" w:rsidR="0043750A" w:rsidRPr="0043750A" w:rsidRDefault="0043750A" w:rsidP="0043750A">
      <w:pPr>
        <w:pStyle w:val="Caption"/>
      </w:pPr>
    </w:p>
    <w:p w14:paraId="7B2B45AC" w14:textId="77777777" w:rsidR="00472E7E" w:rsidRDefault="00E07DD8" w:rsidP="00E07DD8">
      <w:pPr>
        <w:spacing w:after="0" w:line="360" w:lineRule="auto"/>
        <w:rPr>
          <w:rFonts w:eastAsia="Times New Roman" w:cs="Times New Roman"/>
          <w:color w:val="252525"/>
          <w:szCs w:val="24"/>
          <w:shd w:val="clear" w:color="auto" w:fill="FFFFFF"/>
        </w:rPr>
      </w:pPr>
      <w:r w:rsidRPr="00E07DD8">
        <w:rPr>
          <w:rFonts w:eastAsia="Times New Roman" w:cs="Times New Roman"/>
          <w:color w:val="252525"/>
          <w:szCs w:val="24"/>
          <w:shd w:val="clear" w:color="auto" w:fill="FFFFFF"/>
        </w:rPr>
        <w:t>In the next section, we will discuss two popular design style</w:t>
      </w:r>
      <w:r w:rsidR="000304CA">
        <w:rPr>
          <w:rFonts w:eastAsia="Times New Roman" w:cs="Times New Roman"/>
          <w:color w:val="252525"/>
          <w:szCs w:val="24"/>
          <w:shd w:val="clear" w:color="auto" w:fill="FFFFFF"/>
        </w:rPr>
        <w:t>s</w:t>
      </w:r>
      <w:r w:rsidRPr="00E07DD8">
        <w:rPr>
          <w:rFonts w:eastAsia="Times New Roman" w:cs="Times New Roman"/>
          <w:color w:val="252525"/>
          <w:szCs w:val="24"/>
          <w:shd w:val="clear" w:color="auto" w:fill="FFFFFF"/>
        </w:rPr>
        <w:t xml:space="preserve"> for the </w:t>
      </w:r>
      <w:proofErr w:type="gramStart"/>
      <w:r w:rsidRPr="00E07DD8">
        <w:rPr>
          <w:rFonts w:eastAsia="Times New Roman" w:cs="Times New Roman"/>
          <w:color w:val="252525"/>
          <w:szCs w:val="24"/>
          <w:shd w:val="clear" w:color="auto" w:fill="FFFFFF"/>
        </w:rPr>
        <w:t>machine to machi</w:t>
      </w:r>
      <w:r w:rsidR="00DB49B6">
        <w:rPr>
          <w:rFonts w:eastAsia="Times New Roman" w:cs="Times New Roman"/>
          <w:color w:val="252525"/>
          <w:szCs w:val="24"/>
          <w:shd w:val="clear" w:color="auto" w:fill="FFFFFF"/>
        </w:rPr>
        <w:t>ne</w:t>
      </w:r>
      <w:proofErr w:type="gramEnd"/>
      <w:r w:rsidR="00DB49B6">
        <w:rPr>
          <w:rFonts w:eastAsia="Times New Roman" w:cs="Times New Roman"/>
          <w:color w:val="252525"/>
          <w:szCs w:val="24"/>
          <w:shd w:val="clear" w:color="auto" w:fill="FFFFFF"/>
        </w:rPr>
        <w:t xml:space="preserve"> communication: SOAP and REST</w:t>
      </w:r>
      <w:r w:rsidR="00837830">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14:paraId="461CC70D" w14:textId="77777777" w:rsidR="00E77DE9" w:rsidRPr="00E77DE9" w:rsidRDefault="00E77DE9" w:rsidP="00E77DE9">
      <w:pPr>
        <w:pStyle w:val="Caption"/>
      </w:pPr>
    </w:p>
    <w:p w14:paraId="590D2965" w14:textId="77777777" w:rsidR="00472E7E" w:rsidRPr="00472E7E" w:rsidRDefault="00DB4A40" w:rsidP="00177A7C">
      <w:pPr>
        <w:pStyle w:val="Heading2"/>
      </w:pPr>
      <w:bookmarkStart w:id="34" w:name="_Toc449949712"/>
      <w:r>
        <w:t>3.3</w:t>
      </w:r>
      <w:r w:rsidR="00472E7E" w:rsidRPr="00472E7E">
        <w:t xml:space="preserve"> SOAP and REST</w:t>
      </w:r>
      <w:bookmarkEnd w:id="34"/>
    </w:p>
    <w:p w14:paraId="68F9E234" w14:textId="439BE08E" w:rsidR="00472E7E" w:rsidRPr="00472E7E" w:rsidRDefault="00EA73B1" w:rsidP="00C57EB0">
      <w:pPr>
        <w:spacing w:after="0" w:line="360" w:lineRule="auto"/>
        <w:rPr>
          <w:rFonts w:eastAsia="Times New Roman" w:cs="Times New Roman"/>
          <w:szCs w:val="24"/>
        </w:rPr>
      </w:pPr>
      <w:r w:rsidRPr="00EA73B1">
        <w:rPr>
          <w:rFonts w:eastAsia="Times New Roman" w:cs="Times New Roman"/>
          <w:color w:val="252525"/>
          <w:szCs w:val="24"/>
          <w:shd w:val="clear" w:color="auto" w:fill="FFFFFF"/>
        </w:rPr>
        <w:t xml:space="preserve">In general, SOAP is a </w:t>
      </w:r>
      <w:proofErr w:type="gramStart"/>
      <w:r w:rsidRPr="00EA73B1">
        <w:rPr>
          <w:rFonts w:eastAsia="Times New Roman" w:cs="Times New Roman"/>
          <w:color w:val="252525"/>
          <w:szCs w:val="24"/>
          <w:shd w:val="clear" w:color="auto" w:fill="FFFFFF"/>
        </w:rPr>
        <w:t>protocol which</w:t>
      </w:r>
      <w:proofErr w:type="gramEnd"/>
      <w:r w:rsidRPr="00EA73B1">
        <w:rPr>
          <w:rFonts w:eastAsia="Times New Roman" w:cs="Times New Roman"/>
          <w:color w:val="252525"/>
          <w:szCs w:val="24"/>
          <w:shd w:val="clear" w:color="auto" w:fill="FFFFFF"/>
        </w:rPr>
        <w:t xml:space="preserve"> </w:t>
      </w:r>
      <w:r w:rsidR="00497B25">
        <w:rPr>
          <w:rFonts w:eastAsia="Times New Roman" w:cs="Times New Roman"/>
          <w:color w:val="252525"/>
          <w:szCs w:val="24"/>
          <w:shd w:val="clear" w:color="auto" w:fill="FFFFFF"/>
        </w:rPr>
        <w:t>was</w:t>
      </w:r>
      <w:r w:rsidRPr="00EA73B1">
        <w:rPr>
          <w:rFonts w:eastAsia="Times New Roman" w:cs="Times New Roman"/>
          <w:color w:val="252525"/>
          <w:szCs w:val="24"/>
          <w:shd w:val="clear" w:color="auto" w:fill="FFFFFF"/>
        </w:rPr>
        <w:t xml:space="preserve"> popular in the late 1990s. REST is a design </w:t>
      </w:r>
      <w:proofErr w:type="gramStart"/>
      <w:r w:rsidRPr="00EA73B1">
        <w:rPr>
          <w:rFonts w:eastAsia="Times New Roman" w:cs="Times New Roman"/>
          <w:color w:val="252525"/>
          <w:szCs w:val="24"/>
          <w:shd w:val="clear" w:color="auto" w:fill="FFFFFF"/>
        </w:rPr>
        <w:t>style which</w:t>
      </w:r>
      <w:proofErr w:type="gramEnd"/>
      <w:r w:rsidRPr="00EA73B1">
        <w:rPr>
          <w:rFonts w:eastAsia="Times New Roman" w:cs="Times New Roman"/>
          <w:color w:val="252525"/>
          <w:szCs w:val="24"/>
          <w:shd w:val="clear" w:color="auto" w:fill="FFFFFF"/>
        </w:rPr>
        <w:t xml:space="preserve"> has been proposed with HTTP but </w:t>
      </w:r>
      <w:r w:rsidR="000319E0">
        <w:rPr>
          <w:rFonts w:eastAsia="Times New Roman" w:cs="Times New Roman"/>
          <w:color w:val="252525"/>
          <w:szCs w:val="24"/>
          <w:shd w:val="clear" w:color="auto" w:fill="FFFFFF"/>
        </w:rPr>
        <w:t xml:space="preserve">is </w:t>
      </w:r>
      <w:r w:rsidRPr="00EA73B1">
        <w:rPr>
          <w:rFonts w:eastAsia="Times New Roman" w:cs="Times New Roman"/>
          <w:color w:val="252525"/>
          <w:szCs w:val="24"/>
          <w:shd w:val="clear" w:color="auto" w:fill="FFFFFF"/>
        </w:rPr>
        <w:t>not popular until recent years. Technically, SOAP and REST are two different kinds of concept</w:t>
      </w:r>
      <w:ins w:id="35" w:author="Alex Chen" w:date="2016-05-14T16:10:00Z">
        <w:r w:rsidR="00C74132">
          <w:rPr>
            <w:rFonts w:eastAsia="Times New Roman" w:cs="Times New Roman"/>
            <w:color w:val="252525"/>
            <w:szCs w:val="24"/>
            <w:shd w:val="clear" w:color="auto" w:fill="FFFFFF"/>
          </w:rPr>
          <w:t>s</w:t>
        </w:r>
      </w:ins>
      <w:r w:rsidR="00CB64AE">
        <w:rPr>
          <w:rFonts w:eastAsia="Times New Roman" w:cs="Times New Roman"/>
          <w:color w:val="252525"/>
          <w:szCs w:val="24"/>
          <w:shd w:val="clear" w:color="auto" w:fill="FFFFFF"/>
        </w:rPr>
        <w:t xml:space="preserve"> and not directly comparable</w:t>
      </w:r>
      <w:r w:rsidRPr="00EA73B1">
        <w:rPr>
          <w:rFonts w:eastAsia="Times New Roman" w:cs="Times New Roman"/>
          <w:color w:val="252525"/>
          <w:szCs w:val="24"/>
          <w:shd w:val="clear" w:color="auto" w:fill="FFFFFF"/>
        </w:rPr>
        <w:t xml:space="preserve">. Here we put them together </w:t>
      </w:r>
      <w:r w:rsidR="002D7515">
        <w:rPr>
          <w:rFonts w:eastAsia="Times New Roman" w:cs="Times New Roman"/>
          <w:color w:val="252525"/>
          <w:szCs w:val="24"/>
          <w:shd w:val="clear" w:color="auto" w:fill="FFFFFF"/>
        </w:rPr>
        <w:t xml:space="preserve">just </w:t>
      </w:r>
      <w:r w:rsidRPr="00EA73B1">
        <w:rPr>
          <w:rFonts w:eastAsia="Times New Roman" w:cs="Times New Roman"/>
          <w:color w:val="252525"/>
          <w:szCs w:val="24"/>
          <w:shd w:val="clear" w:color="auto" w:fill="FFFFFF"/>
        </w:rPr>
        <w:t>because each of them stands for a style of design</w:t>
      </w:r>
      <w:r w:rsidR="00472E7E" w:rsidRPr="00472E7E">
        <w:rPr>
          <w:rFonts w:eastAsia="Times New Roman" w:cs="Times New Roman"/>
          <w:color w:val="252525"/>
          <w:szCs w:val="24"/>
          <w:shd w:val="clear" w:color="auto" w:fill="FFFFFF"/>
        </w:rPr>
        <w:t>.</w:t>
      </w:r>
    </w:p>
    <w:p w14:paraId="5567CEEA" w14:textId="77777777" w:rsidR="00472E7E" w:rsidRPr="00472E7E" w:rsidRDefault="00DB4A40" w:rsidP="00177A7C">
      <w:pPr>
        <w:pStyle w:val="Heading3"/>
      </w:pPr>
      <w:bookmarkStart w:id="36" w:name="_Toc449949713"/>
      <w:r>
        <w:t>3.3</w:t>
      </w:r>
      <w:r w:rsidR="00472E7E" w:rsidRPr="00B11DF6">
        <w:t>.1 SOAP</w:t>
      </w:r>
      <w:bookmarkEnd w:id="36"/>
    </w:p>
    <w:p w14:paraId="0A79C1AD" w14:textId="77777777" w:rsidR="00472E7E" w:rsidRPr="00472E7E" w:rsidRDefault="00B907B0" w:rsidP="00C57EB0">
      <w:pPr>
        <w:spacing w:after="0" w:line="360" w:lineRule="auto"/>
        <w:rPr>
          <w:rFonts w:eastAsia="Times New Roman" w:cs="Times New Roman"/>
          <w:szCs w:val="24"/>
        </w:rPr>
      </w:pPr>
      <w:r w:rsidRPr="00B907B0">
        <w:rPr>
          <w:rFonts w:eastAsia="Times New Roman" w:cs="Times New Roman"/>
          <w:color w:val="252525"/>
          <w:szCs w:val="24"/>
          <w:shd w:val="clear" w:color="auto" w:fill="FFFFFF"/>
        </w:rPr>
        <w:t xml:space="preserve">SOAP is </w:t>
      </w:r>
      <w:r w:rsidR="00D37E4E">
        <w:rPr>
          <w:rFonts w:eastAsia="Times New Roman" w:cs="Times New Roman"/>
          <w:color w:val="252525"/>
          <w:szCs w:val="24"/>
          <w:shd w:val="clear" w:color="auto" w:fill="FFFFFF"/>
        </w:rPr>
        <w:t>the abbreviation</w:t>
      </w:r>
      <w:r w:rsidRPr="00B907B0">
        <w:rPr>
          <w:rFonts w:eastAsia="Times New Roman" w:cs="Times New Roman"/>
          <w:color w:val="252525"/>
          <w:szCs w:val="24"/>
          <w:shd w:val="clear" w:color="auto" w:fill="FFFFFF"/>
        </w:rPr>
        <w:t xml:space="preserve"> for Simple Object Access Protocol. It is a widely adopted protocol for data exchanging among web applications. Both SMTP and HTTP are notable transport </w:t>
      </w:r>
      <w:proofErr w:type="gramStart"/>
      <w:r w:rsidRPr="00B907B0">
        <w:rPr>
          <w:rFonts w:eastAsia="Times New Roman" w:cs="Times New Roman"/>
          <w:color w:val="252525"/>
          <w:szCs w:val="24"/>
          <w:shd w:val="clear" w:color="auto" w:fill="FFFFFF"/>
        </w:rPr>
        <w:t>protocol</w:t>
      </w:r>
      <w:r w:rsidR="002F320D">
        <w:rPr>
          <w:rFonts w:eastAsia="Times New Roman" w:cs="Times New Roman"/>
          <w:color w:val="252525"/>
          <w:szCs w:val="24"/>
          <w:shd w:val="clear" w:color="auto" w:fill="FFFFFF"/>
        </w:rPr>
        <w:t>s</w:t>
      </w:r>
      <w:r w:rsidR="00BE4ADE">
        <w:rPr>
          <w:rFonts w:eastAsia="Times New Roman" w:cs="Times New Roman"/>
          <w:color w:val="252525"/>
          <w:szCs w:val="24"/>
          <w:shd w:val="clear" w:color="auto" w:fill="FFFFFF"/>
        </w:rPr>
        <w:t xml:space="preserve"> which</w:t>
      </w:r>
      <w:proofErr w:type="gramEnd"/>
      <w:r w:rsidR="00BE4ADE">
        <w:rPr>
          <w:rFonts w:eastAsia="Times New Roman" w:cs="Times New Roman"/>
          <w:color w:val="252525"/>
          <w:szCs w:val="24"/>
          <w:shd w:val="clear" w:color="auto" w:fill="FFFFFF"/>
        </w:rPr>
        <w:t xml:space="preserve"> support</w:t>
      </w:r>
      <w:r w:rsidRPr="00B907B0">
        <w:rPr>
          <w:rFonts w:eastAsia="Times New Roman" w:cs="Times New Roman"/>
          <w:color w:val="252525"/>
          <w:szCs w:val="24"/>
          <w:shd w:val="clear" w:color="auto" w:fill="FFFFFF"/>
        </w:rPr>
        <w:t xml:space="preserve"> SOAP well. The format of SOAP message is based on E</w:t>
      </w:r>
      <w:r w:rsidR="00BF7E6E">
        <w:rPr>
          <w:rFonts w:eastAsia="Times New Roman" w:cs="Times New Roman"/>
          <w:color w:val="252525"/>
          <w:szCs w:val="24"/>
          <w:shd w:val="clear" w:color="auto" w:fill="FFFFFF"/>
        </w:rPr>
        <w:t xml:space="preserve">xtensible </w:t>
      </w:r>
      <w:proofErr w:type="spellStart"/>
      <w:r w:rsidR="00BF7E6E">
        <w:rPr>
          <w:rFonts w:eastAsia="Times New Roman" w:cs="Times New Roman"/>
          <w:color w:val="252525"/>
          <w:szCs w:val="24"/>
          <w:shd w:val="clear" w:color="auto" w:fill="FFFFFF"/>
        </w:rPr>
        <w:t>Markup</w:t>
      </w:r>
      <w:proofErr w:type="spellEnd"/>
      <w:r w:rsidR="00BF7E6E">
        <w:rPr>
          <w:rFonts w:eastAsia="Times New Roman" w:cs="Times New Roman"/>
          <w:color w:val="252525"/>
          <w:szCs w:val="24"/>
          <w:shd w:val="clear" w:color="auto" w:fill="FFFFFF"/>
        </w:rPr>
        <w:t xml:space="preserve"> Language (XML)</w:t>
      </w:r>
      <w:r w:rsidR="00472E7E" w:rsidRPr="00472E7E">
        <w:rPr>
          <w:rFonts w:eastAsia="Times New Roman" w:cs="Times New Roman"/>
          <w:color w:val="252525"/>
          <w:szCs w:val="24"/>
          <w:shd w:val="clear" w:color="auto" w:fill="FFFFFF"/>
        </w:rPr>
        <w:t>.</w:t>
      </w:r>
    </w:p>
    <w:p w14:paraId="7C07B514" w14:textId="77777777" w:rsidR="00472E7E" w:rsidRPr="00472E7E" w:rsidRDefault="00472E7E" w:rsidP="00C57EB0">
      <w:pPr>
        <w:spacing w:after="0" w:line="360" w:lineRule="auto"/>
        <w:rPr>
          <w:rFonts w:eastAsia="Times New Roman" w:cs="Times New Roman"/>
          <w:szCs w:val="24"/>
        </w:rPr>
      </w:pPr>
    </w:p>
    <w:p w14:paraId="4EBAB90D" w14:textId="77777777" w:rsidR="00B95B61" w:rsidRDefault="00B95B61" w:rsidP="00B95B61">
      <w:pPr>
        <w:keepNext/>
        <w:spacing w:after="0" w:line="360" w:lineRule="auto"/>
        <w:jc w:val="center"/>
      </w:pPr>
      <w:r>
        <w:rPr>
          <w:noProof/>
          <w:lang w:val="en-US" w:eastAsia="en-US"/>
        </w:rPr>
        <w:lastRenderedPageBreak/>
        <w:drawing>
          <wp:inline distT="0" distB="0" distL="0" distR="0" wp14:anchorId="10936F90" wp14:editId="032B95C6">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1398" cy="2802779"/>
                    </a:xfrm>
                    <a:prstGeom prst="rect">
                      <a:avLst/>
                    </a:prstGeom>
                  </pic:spPr>
                </pic:pic>
              </a:graphicData>
            </a:graphic>
          </wp:inline>
        </w:drawing>
      </w:r>
    </w:p>
    <w:p w14:paraId="6C59FA11" w14:textId="77777777" w:rsidR="00CD5EFA" w:rsidRPr="00B95B61" w:rsidRDefault="00B95B61" w:rsidP="006A1D19">
      <w:pPr>
        <w:pStyle w:val="Caption"/>
      </w:pPr>
      <w:bookmarkStart w:id="37" w:name="_Toc449446694"/>
      <w:bookmarkStart w:id="38" w:name="_Toc449450778"/>
      <w:bookmarkStart w:id="39" w:name="_Toc449949764"/>
      <w:proofErr w:type="gramStart"/>
      <w:r w:rsidRPr="00B95B61">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2</w:t>
      </w:r>
      <w:r w:rsidR="003B3445">
        <w:rPr>
          <w:color w:val="000000" w:themeColor="text1"/>
        </w:rPr>
        <w:fldChar w:fldCharType="end"/>
      </w:r>
      <w:r>
        <w:t xml:space="preserve"> </w:t>
      </w:r>
      <w:r w:rsidRPr="00B95B61">
        <w:rPr>
          <w:color w:val="0D0D0D" w:themeColor="text1" w:themeTint="F2"/>
        </w:rPr>
        <w:t>SOAP message structure</w:t>
      </w:r>
      <w:r w:rsidR="006A1D19">
        <w:rPr>
          <w:color w:val="0D0D0D" w:themeColor="text1" w:themeTint="F2"/>
        </w:rPr>
        <w:t xml:space="preserve"> example</w:t>
      </w:r>
      <w:r>
        <w:rPr>
          <w:color w:val="0D0D0D" w:themeColor="text1" w:themeTint="F2"/>
        </w:rPr>
        <w:t xml:space="preserve"> </w:t>
      </w:r>
      <w:sdt>
        <w:sdtPr>
          <w:rPr>
            <w:color w:val="0D0D0D" w:themeColor="text1" w:themeTint="F2"/>
          </w:rPr>
          <w:id w:val="190962411"/>
          <w:citation/>
        </w:sdtPr>
        <w:sdtContent>
          <w:r>
            <w:rPr>
              <w:color w:val="0D0D0D" w:themeColor="text1" w:themeTint="F2"/>
            </w:rPr>
            <w:fldChar w:fldCharType="begin"/>
          </w:r>
          <w:r>
            <w:rPr>
              <w:color w:val="0D0D0D" w:themeColor="text1" w:themeTint="F2"/>
            </w:rPr>
            <w:instrText xml:space="preserve"> CITATION 20 \l 4105 </w:instrText>
          </w:r>
          <w:r>
            <w:rPr>
              <w:color w:val="0D0D0D" w:themeColor="text1" w:themeTint="F2"/>
            </w:rPr>
            <w:fldChar w:fldCharType="separate"/>
          </w:r>
          <w:r w:rsidR="008B144F" w:rsidRPr="008B144F">
            <w:rPr>
              <w:noProof/>
              <w:color w:val="0D0D0D" w:themeColor="text1" w:themeTint="F2"/>
            </w:rPr>
            <w:t>(Mitra &amp; Lafon, 2007)</w:t>
          </w:r>
          <w:r>
            <w:rPr>
              <w:color w:val="0D0D0D" w:themeColor="text1" w:themeTint="F2"/>
            </w:rPr>
            <w:fldChar w:fldCharType="end"/>
          </w:r>
        </w:sdtContent>
      </w:sdt>
      <w:bookmarkEnd w:id="37"/>
      <w:bookmarkEnd w:id="38"/>
      <w:bookmarkEnd w:id="39"/>
    </w:p>
    <w:p w14:paraId="52DB4FEB" w14:textId="77777777" w:rsidR="00CD5EFA" w:rsidRDefault="00CD5EFA" w:rsidP="00C57EB0">
      <w:pPr>
        <w:spacing w:after="0" w:line="360" w:lineRule="auto"/>
        <w:rPr>
          <w:rFonts w:eastAsia="Times New Roman" w:cs="Times New Roman"/>
          <w:color w:val="252525"/>
          <w:szCs w:val="24"/>
          <w:shd w:val="clear" w:color="auto" w:fill="FFFFFF"/>
        </w:rPr>
      </w:pPr>
    </w:p>
    <w:p w14:paraId="4295BA05" w14:textId="77777777" w:rsidR="00472E7E" w:rsidRPr="00472E7E" w:rsidRDefault="00D26ED3" w:rsidP="00C57EB0">
      <w:pPr>
        <w:spacing w:after="0" w:line="360" w:lineRule="auto"/>
        <w:rPr>
          <w:rFonts w:eastAsia="Times New Roman" w:cs="Times New Roman"/>
          <w:szCs w:val="24"/>
        </w:rPr>
      </w:pPr>
      <w:r w:rsidRPr="00D26ED3">
        <w:rPr>
          <w:rFonts w:eastAsia="Times New Roman" w:cs="Times New Roman"/>
          <w:color w:val="252525"/>
          <w:szCs w:val="24"/>
          <w:shd w:val="clear" w:color="auto" w:fill="FFFFFF"/>
        </w:rPr>
        <w:t xml:space="preserve">As shown above, </w:t>
      </w:r>
      <w:r w:rsidR="006A1D19">
        <w:rPr>
          <w:rFonts w:eastAsia="Times New Roman" w:cs="Times New Roman"/>
          <w:color w:val="252525"/>
          <w:szCs w:val="24"/>
          <w:shd w:val="clear" w:color="auto" w:fill="FFFFFF"/>
        </w:rPr>
        <w:t xml:space="preserve">a </w:t>
      </w:r>
      <w:r w:rsidR="00310AD1">
        <w:rPr>
          <w:rFonts w:eastAsia="Times New Roman" w:cs="Times New Roman"/>
          <w:color w:val="252525"/>
          <w:szCs w:val="24"/>
          <w:shd w:val="clear" w:color="auto" w:fill="FFFFFF"/>
        </w:rPr>
        <w:t xml:space="preserve">SOAP envelope </w:t>
      </w:r>
      <w:r w:rsidR="006A1D19">
        <w:rPr>
          <w:rFonts w:eastAsia="Times New Roman" w:cs="Times New Roman"/>
          <w:color w:val="252525"/>
          <w:szCs w:val="24"/>
          <w:shd w:val="clear" w:color="auto" w:fill="FFFFFF"/>
        </w:rPr>
        <w:t xml:space="preserve">consists of two sub-elements: Header and Body. The Header contains </w:t>
      </w:r>
      <w:proofErr w:type="gramStart"/>
      <w:r w:rsidR="00F2428B" w:rsidRPr="00F2428B">
        <w:rPr>
          <w:rFonts w:eastAsia="Times New Roman" w:cs="Times New Roman"/>
          <w:color w:val="252525"/>
          <w:szCs w:val="24"/>
          <w:shd w:val="clear" w:color="auto" w:fill="FFFFFF"/>
        </w:rPr>
        <w:t xml:space="preserve">metadata </w:t>
      </w:r>
      <w:r w:rsidR="006A1D19">
        <w:rPr>
          <w:rFonts w:eastAsia="Times New Roman" w:cs="Times New Roman"/>
          <w:color w:val="252525"/>
          <w:szCs w:val="24"/>
          <w:shd w:val="clear" w:color="auto" w:fill="FFFFFF"/>
        </w:rPr>
        <w:t>which</w:t>
      </w:r>
      <w:proofErr w:type="gramEnd"/>
      <w:r w:rsidR="006A1D19">
        <w:rPr>
          <w:rFonts w:eastAsia="Times New Roman" w:cs="Times New Roman"/>
          <w:color w:val="252525"/>
          <w:szCs w:val="24"/>
          <w:shd w:val="clear" w:color="auto" w:fill="FFFFFF"/>
        </w:rPr>
        <w:t xml:space="preserve"> </w:t>
      </w:r>
      <w:r w:rsidR="000E2F6D">
        <w:rPr>
          <w:rFonts w:eastAsia="Times New Roman" w:cs="Times New Roman"/>
          <w:color w:val="252525"/>
          <w:szCs w:val="24"/>
          <w:shd w:val="clear" w:color="auto" w:fill="FFFFFF"/>
        </w:rPr>
        <w:t>are</w:t>
      </w:r>
      <w:r w:rsidR="002940E9">
        <w:rPr>
          <w:rFonts w:eastAsia="Times New Roman" w:cs="Times New Roman"/>
          <w:color w:val="252525"/>
          <w:szCs w:val="24"/>
          <w:shd w:val="clear" w:color="auto" w:fill="FFFFFF"/>
        </w:rPr>
        <w:t xml:space="preserve"> </w:t>
      </w:r>
      <w:r w:rsidR="006A1D19">
        <w:rPr>
          <w:rFonts w:eastAsia="Times New Roman" w:cs="Times New Roman"/>
          <w:color w:val="252525"/>
          <w:szCs w:val="24"/>
          <w:shd w:val="clear" w:color="auto" w:fill="FFFFFF"/>
        </w:rPr>
        <w:t xml:space="preserve">optional. The Body contains </w:t>
      </w:r>
      <w:r w:rsidR="00E16277" w:rsidRPr="00E16277">
        <w:rPr>
          <w:rFonts w:eastAsia="Times New Roman" w:cs="Times New Roman"/>
          <w:color w:val="252525"/>
          <w:szCs w:val="24"/>
          <w:shd w:val="clear" w:color="auto" w:fill="FFFFFF"/>
        </w:rPr>
        <w:t xml:space="preserve">the </w:t>
      </w:r>
      <w:r w:rsidR="007313CD">
        <w:rPr>
          <w:rFonts w:eastAsia="Times New Roman" w:cs="Times New Roman"/>
          <w:color w:val="252525"/>
          <w:szCs w:val="24"/>
          <w:shd w:val="clear" w:color="auto" w:fill="FFFFFF"/>
        </w:rPr>
        <w:t>payload</w:t>
      </w:r>
      <w:r w:rsidR="006A1D19">
        <w:rPr>
          <w:rFonts w:eastAsia="Times New Roman" w:cs="Times New Roman"/>
          <w:color w:val="252525"/>
          <w:szCs w:val="24"/>
          <w:shd w:val="clear" w:color="auto" w:fill="FFFFFF"/>
        </w:rPr>
        <w:t>.</w:t>
      </w:r>
    </w:p>
    <w:p w14:paraId="050E2EE2" w14:textId="77777777" w:rsidR="00472E7E" w:rsidRPr="00472E7E" w:rsidRDefault="00472E7E" w:rsidP="00C57EB0">
      <w:pPr>
        <w:spacing w:after="0" w:line="360" w:lineRule="auto"/>
        <w:rPr>
          <w:rFonts w:eastAsia="Times New Roman" w:cs="Times New Roman"/>
          <w:szCs w:val="24"/>
        </w:rPr>
      </w:pPr>
    </w:p>
    <w:p w14:paraId="0C293825" w14:textId="77777777" w:rsidR="00472E7E" w:rsidRPr="00472E7E" w:rsidRDefault="006C3828" w:rsidP="00C57EB0">
      <w:pPr>
        <w:spacing w:after="0" w:line="360" w:lineRule="auto"/>
        <w:rPr>
          <w:rFonts w:eastAsia="Times New Roman" w:cs="Times New Roman"/>
          <w:szCs w:val="24"/>
        </w:rPr>
      </w:pPr>
      <w:r w:rsidRPr="006C3828">
        <w:rPr>
          <w:rFonts w:eastAsia="Times New Roman" w:cs="Times New Roman"/>
          <w:color w:val="252525"/>
          <w:szCs w:val="24"/>
          <w:shd w:val="clear" w:color="auto" w:fill="FFFFFF"/>
        </w:rPr>
        <w:t xml:space="preserve">The benefit of SOAP is obvious. It allows </w:t>
      </w:r>
      <w:proofErr w:type="gramStart"/>
      <w:r w:rsidRPr="006C3828">
        <w:rPr>
          <w:rFonts w:eastAsia="Times New Roman" w:cs="Times New Roman"/>
          <w:color w:val="252525"/>
          <w:szCs w:val="24"/>
          <w:shd w:val="clear" w:color="auto" w:fill="FFFFFF"/>
        </w:rPr>
        <w:t>internet</w:t>
      </w:r>
      <w:proofErr w:type="gramEnd"/>
      <w:r w:rsidRPr="006C3828">
        <w:rPr>
          <w:rFonts w:eastAsia="Times New Roman" w:cs="Times New Roman"/>
          <w:color w:val="252525"/>
          <w:szCs w:val="24"/>
          <w:shd w:val="clear" w:color="auto" w:fill="FFFFFF"/>
        </w:rPr>
        <w:t xml:space="preserve"> communication between programs with the support of different transport protocols. Meanwhile, because it follows </w:t>
      </w:r>
      <w:r w:rsidR="00D16B3F">
        <w:rPr>
          <w:rFonts w:eastAsia="Times New Roman" w:cs="Times New Roman"/>
          <w:color w:val="252525"/>
          <w:szCs w:val="24"/>
          <w:shd w:val="clear" w:color="auto" w:fill="FFFFFF"/>
        </w:rPr>
        <w:t>post/response mechanism in HTTP, i</w:t>
      </w:r>
      <w:r w:rsidRPr="006C3828">
        <w:rPr>
          <w:rFonts w:eastAsia="Times New Roman" w:cs="Times New Roman"/>
          <w:color w:val="252525"/>
          <w:szCs w:val="24"/>
          <w:shd w:val="clear" w:color="auto" w:fill="FFFFFF"/>
        </w:rPr>
        <w:t>t can easily pass through firewalls and prox</w:t>
      </w:r>
      <w:r>
        <w:rPr>
          <w:rFonts w:eastAsia="Times New Roman" w:cs="Times New Roman"/>
          <w:color w:val="252525"/>
          <w:szCs w:val="24"/>
          <w:shd w:val="clear" w:color="auto" w:fill="FFFFFF"/>
        </w:rPr>
        <w:t>ies</w:t>
      </w:r>
      <w:r w:rsidR="00472E7E" w:rsidRPr="00472E7E">
        <w:rPr>
          <w:rFonts w:eastAsia="Times New Roman" w:cs="Times New Roman"/>
          <w:color w:val="252525"/>
          <w:szCs w:val="24"/>
          <w:shd w:val="clear" w:color="auto" w:fill="FFFFFF"/>
        </w:rPr>
        <w:t>.</w:t>
      </w:r>
    </w:p>
    <w:p w14:paraId="245BA515" w14:textId="77777777" w:rsidR="00472E7E" w:rsidRPr="00472E7E" w:rsidRDefault="00DB4A40" w:rsidP="00177A7C">
      <w:pPr>
        <w:pStyle w:val="Heading3"/>
      </w:pPr>
      <w:bookmarkStart w:id="40" w:name="_Toc449949714"/>
      <w:r>
        <w:t>3.3</w:t>
      </w:r>
      <w:r w:rsidR="00472E7E" w:rsidRPr="00472E7E">
        <w:t>.2 REST</w:t>
      </w:r>
      <w:bookmarkEnd w:id="40"/>
    </w:p>
    <w:p w14:paraId="6AD8CE99" w14:textId="77777777" w:rsidR="007D0E4D" w:rsidRPr="00BF7BAD" w:rsidRDefault="0044337E" w:rsidP="00F506BA">
      <w:pPr>
        <w:spacing w:line="360" w:lineRule="auto"/>
      </w:pPr>
      <w:r w:rsidRPr="0044337E">
        <w:rPr>
          <w:rFonts w:eastAsia="Times New Roman" w:cs="Times New Roman"/>
          <w:color w:val="252525"/>
          <w:szCs w:val="24"/>
          <w:shd w:val="clear" w:color="auto" w:fill="FFFFFF"/>
        </w:rPr>
        <w:t>REST stands for representational state transfer. It is proposed by Fielding, Roy Thomas in 2000.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472E7E" w:rsidRPr="00472E7E">
        <w:rPr>
          <w:rFonts w:eastAsia="Times New Roman" w:cs="Times New Roman"/>
          <w:color w:val="252525"/>
          <w:szCs w:val="24"/>
          <w:shd w:val="clear" w:color="auto" w:fill="FFFFFF"/>
        </w:rPr>
        <w:t xml:space="preserve">. </w:t>
      </w:r>
    </w:p>
    <w:p w14:paraId="1A7AB7B9" w14:textId="77777777" w:rsidR="007D0E4D" w:rsidRPr="00F506BA" w:rsidRDefault="007D0E4D" w:rsidP="00F506BA">
      <w:pPr>
        <w:pStyle w:val="Caption"/>
        <w:spacing w:line="360" w:lineRule="auto"/>
        <w:rPr>
          <w:color w:val="000000" w:themeColor="text1"/>
        </w:rPr>
      </w:pPr>
    </w:p>
    <w:p w14:paraId="70E6FCA9" w14:textId="77777777" w:rsidR="00472E7E" w:rsidRPr="00F506BA" w:rsidRDefault="00C43272" w:rsidP="00F506BA">
      <w:pPr>
        <w:spacing w:after="0" w:line="360" w:lineRule="auto"/>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 xml:space="preserve">According to the author </w:t>
      </w:r>
      <w:sdt>
        <w:sdtPr>
          <w:rPr>
            <w:rFonts w:eastAsia="Times New Roman" w:cs="Times New Roman"/>
            <w:color w:val="000000" w:themeColor="text1"/>
            <w:szCs w:val="24"/>
            <w:shd w:val="clear" w:color="auto" w:fill="FFFFFF"/>
          </w:rPr>
          <w:id w:val="-233931866"/>
          <w:citation/>
        </w:sdtPr>
        <w:sdtContent>
          <w:r>
            <w:rPr>
              <w:rFonts w:eastAsia="Times New Roman" w:cs="Times New Roman"/>
              <w:color w:val="000000" w:themeColor="text1"/>
              <w:szCs w:val="24"/>
              <w:shd w:val="clear" w:color="auto" w:fill="FFFFFF"/>
            </w:rPr>
            <w:fldChar w:fldCharType="begin"/>
          </w:r>
          <w:r>
            <w:rPr>
              <w:rFonts w:eastAsia="Times New Roman" w:cs="Times New Roman"/>
              <w:color w:val="000000" w:themeColor="text1"/>
              <w:szCs w:val="24"/>
              <w:shd w:val="clear" w:color="auto" w:fill="FFFFFF"/>
            </w:rPr>
            <w:instrText xml:space="preserve"> CITATION 7 \l 4105 </w:instrText>
          </w:r>
          <w:r>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(Fielding, 2000)</w:t>
          </w:r>
          <w:r>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xml:space="preserve">, the advantage of REST is obvious because it “emphasizes scalability of component interactions, the generality of interfaces, independent </w:t>
      </w:r>
      <w:r w:rsidR="00A270D8" w:rsidRPr="00A270D8">
        <w:rPr>
          <w:rFonts w:eastAsia="Times New Roman" w:cs="Times New Roman"/>
          <w:color w:val="000000" w:themeColor="text1"/>
          <w:szCs w:val="24"/>
          <w:shd w:val="clear" w:color="auto" w:fill="FFFFFF"/>
        </w:rPr>
        <w:lastRenderedPageBreak/>
        <w:t>deployment of components, and intermediary components to reduce interaction latency, enforce security,</w:t>
      </w:r>
      <w:r w:rsidR="007C5CE5">
        <w:rPr>
          <w:rFonts w:eastAsia="Times New Roman" w:cs="Times New Roman"/>
          <w:color w:val="000000" w:themeColor="text1"/>
          <w:szCs w:val="24"/>
          <w:shd w:val="clear" w:color="auto" w:fill="FFFFFF"/>
        </w:rPr>
        <w:t xml:space="preserve"> and encapsulate legacy systems</w:t>
      </w:r>
      <w:r w:rsidR="00A270D8" w:rsidRPr="00A270D8">
        <w:rPr>
          <w:rFonts w:eastAsia="Times New Roman" w:cs="Times New Roman"/>
          <w:color w:val="000000" w:themeColor="text1"/>
          <w:szCs w:val="24"/>
          <w:shd w:val="clear" w:color="auto" w:fill="FFFFFF"/>
        </w:rPr>
        <w:t xml:space="preserve">”. However, those features not </w:t>
      </w:r>
      <w:r w:rsidR="00B25749">
        <w:rPr>
          <w:rFonts w:eastAsia="Times New Roman" w:cs="Times New Roman"/>
          <w:color w:val="000000" w:themeColor="text1"/>
          <w:szCs w:val="24"/>
          <w:shd w:val="clear" w:color="auto" w:fill="FFFFFF"/>
        </w:rPr>
        <w:t xml:space="preserve">just </w:t>
      </w:r>
      <w:r w:rsidR="00A270D8" w:rsidRPr="00A270D8">
        <w:rPr>
          <w:rFonts w:eastAsia="Times New Roman" w:cs="Times New Roman"/>
          <w:color w:val="000000" w:themeColor="text1"/>
          <w:szCs w:val="24"/>
          <w:shd w:val="clear" w:color="auto" w:fill="FFFFFF"/>
        </w:rPr>
        <w:t>bring benefits but also limitations</w:t>
      </w:r>
      <w:r w:rsidR="00A317FC">
        <w:rPr>
          <w:rFonts w:eastAsia="Times New Roman" w:cs="Times New Roman"/>
          <w:color w:val="000000" w:themeColor="text1"/>
          <w:szCs w:val="24"/>
          <w:shd w:val="clear" w:color="auto" w:fill="FFFFFF"/>
        </w:rPr>
        <w:t xml:space="preserve"> as well</w:t>
      </w:r>
      <w:r w:rsidR="00A270D8" w:rsidRPr="00A270D8">
        <w:rPr>
          <w:rFonts w:eastAsia="Times New Roman" w:cs="Times New Roman"/>
          <w:color w:val="000000" w:themeColor="text1"/>
          <w:szCs w:val="24"/>
          <w:shd w:val="clear" w:color="auto" w:fill="FFFFFF"/>
        </w:rPr>
        <w:t>. According to</w:t>
      </w:r>
      <w:r w:rsidR="00923395">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Content>
          <w:r w:rsidR="00923395">
            <w:rPr>
              <w:rFonts w:eastAsia="Times New Roman" w:cs="Times New Roman"/>
              <w:color w:val="000000" w:themeColor="text1"/>
              <w:szCs w:val="24"/>
              <w:shd w:val="clear" w:color="auto" w:fill="FFFFFF"/>
            </w:rPr>
            <w:fldChar w:fldCharType="begin"/>
          </w:r>
          <w:r w:rsidR="00923395">
            <w:rPr>
              <w:rFonts w:eastAsia="Times New Roman" w:cs="Times New Roman"/>
              <w:color w:val="000000" w:themeColor="text1"/>
              <w:szCs w:val="24"/>
              <w:shd w:val="clear" w:color="auto" w:fill="FFFFFF"/>
            </w:rPr>
            <w:instrText xml:space="preserve"> CITATION 8 \l 4105 </w:instrText>
          </w:r>
          <w:r w:rsidR="00923395">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(Arcitura, 2016)</w:t>
          </w:r>
          <w:r w:rsidR="00923395">
            <w:rPr>
              <w:rFonts w:eastAsia="Times New Roman" w:cs="Times New Roman"/>
              <w:color w:val="000000" w:themeColor="text1"/>
              <w:szCs w:val="24"/>
              <w:shd w:val="clear" w:color="auto" w:fill="FFFFFF"/>
            </w:rPr>
            <w:fldChar w:fldCharType="end"/>
          </w:r>
        </w:sdtContent>
      </w:sdt>
      <w:r w:rsidR="00A270D8" w:rsidRPr="00A270D8">
        <w:rPr>
          <w:rFonts w:eastAsia="Times New Roman" w:cs="Times New Roman"/>
          <w:color w:val="000000" w:themeColor="text1"/>
          <w:szCs w:val="24"/>
          <w:shd w:val="clear" w:color="auto" w:fill="FFFFFF"/>
        </w:rPr>
        <w:t>, there are six cons</w:t>
      </w:r>
      <w:r w:rsidR="00A270D8">
        <w:rPr>
          <w:rFonts w:eastAsia="Times New Roman" w:cs="Times New Roman"/>
          <w:color w:val="000000" w:themeColor="text1"/>
          <w:szCs w:val="24"/>
          <w:shd w:val="clear" w:color="auto" w:fill="FFFFFF"/>
        </w:rPr>
        <w:t xml:space="preserve">traints for </w:t>
      </w:r>
      <w:proofErr w:type="gramStart"/>
      <w:r w:rsidR="00A270D8">
        <w:rPr>
          <w:rFonts w:eastAsia="Times New Roman" w:cs="Times New Roman"/>
          <w:color w:val="000000" w:themeColor="text1"/>
          <w:szCs w:val="24"/>
          <w:shd w:val="clear" w:color="auto" w:fill="FFFFFF"/>
        </w:rPr>
        <w:t>a REST</w:t>
      </w:r>
      <w:proofErr w:type="gramEnd"/>
      <w:r w:rsidR="00A270D8">
        <w:rPr>
          <w:rFonts w:eastAsia="Times New Roman" w:cs="Times New Roman"/>
          <w:color w:val="000000" w:themeColor="text1"/>
          <w:szCs w:val="24"/>
          <w:shd w:val="clear" w:color="auto" w:fill="FFFFFF"/>
        </w:rPr>
        <w:t xml:space="preserve"> architecture</w:t>
      </w:r>
      <w:r w:rsidR="00472E7E" w:rsidRPr="00F506BA">
        <w:rPr>
          <w:rFonts w:eastAsia="Times New Roman" w:cs="Times New Roman"/>
          <w:color w:val="000000" w:themeColor="text1"/>
          <w:szCs w:val="24"/>
          <w:shd w:val="clear" w:color="auto" w:fill="FFFFFF"/>
        </w:rPr>
        <w:t>.</w:t>
      </w:r>
    </w:p>
    <w:p w14:paraId="6877D208" w14:textId="0776F894" w:rsidR="00472E7E" w:rsidRPr="00F506BA" w:rsidRDefault="00472E7E" w:rsidP="0044337E">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Client-Server: </w:t>
      </w:r>
      <w:r w:rsidR="0044337E" w:rsidRPr="0044337E">
        <w:rPr>
          <w:rFonts w:eastAsia="Times New Roman" w:cs="Times New Roman"/>
          <w:color w:val="000000" w:themeColor="text1"/>
          <w:szCs w:val="24"/>
          <w:shd w:val="clear" w:color="auto" w:fill="FFFFFF"/>
        </w:rPr>
        <w:t>The most fundamental constraint is Client-Server design style in which concerns of c</w:t>
      </w:r>
      <w:r w:rsidR="00FC2DAF">
        <w:rPr>
          <w:rFonts w:eastAsia="Times New Roman" w:cs="Times New Roman"/>
          <w:color w:val="000000" w:themeColor="text1"/>
          <w:szCs w:val="24"/>
          <w:shd w:val="clear" w:color="auto" w:fill="FFFFFF"/>
        </w:rPr>
        <w:t>ommunication are separated. C</w:t>
      </w:r>
      <w:r w:rsidR="00A6413E">
        <w:rPr>
          <w:rFonts w:eastAsia="Times New Roman" w:cs="Times New Roman"/>
          <w:color w:val="000000" w:themeColor="text1"/>
          <w:szCs w:val="24"/>
          <w:shd w:val="clear" w:color="auto" w:fill="FFFFFF"/>
        </w:rPr>
        <w:t xml:space="preserve">lient side </w:t>
      </w:r>
      <w:r w:rsidR="0044337E" w:rsidRPr="0044337E">
        <w:rPr>
          <w:rFonts w:eastAsia="Times New Roman" w:cs="Times New Roman"/>
          <w:color w:val="000000" w:themeColor="text1"/>
          <w:szCs w:val="24"/>
          <w:shd w:val="clear" w:color="auto" w:fill="FFFFFF"/>
        </w:rPr>
        <w:t>needs to concern how to maintain user interface and state.  On the other hand, a server needs to concern about how to store data</w:t>
      </w:r>
      <w:r w:rsidRPr="00F506BA">
        <w:rPr>
          <w:rFonts w:eastAsia="Times New Roman" w:cs="Times New Roman"/>
          <w:color w:val="000000" w:themeColor="text1"/>
          <w:szCs w:val="24"/>
          <w:shd w:val="clear" w:color="auto" w:fill="FFFFFF"/>
        </w:rPr>
        <w:t xml:space="preserve">. </w:t>
      </w:r>
      <w:ins w:id="41" w:author="Alex Chen" w:date="2016-05-14T16:17:00Z">
        <w:r w:rsidR="00F42553">
          <w:rPr>
            <w:rFonts w:eastAsia="Times New Roman" w:cs="Times New Roman"/>
            <w:color w:val="000000" w:themeColor="text1"/>
            <w:szCs w:val="24"/>
            <w:shd w:val="clear" w:color="auto" w:fill="FFFFFF"/>
          </w:rPr>
          <w:t>(</w:t>
        </w:r>
        <w:proofErr w:type="gramStart"/>
        <w:r w:rsidR="00F42553">
          <w:rPr>
            <w:rFonts w:eastAsia="Times New Roman" w:cs="Times New Roman"/>
            <w:color w:val="000000" w:themeColor="text1"/>
            <w:szCs w:val="24"/>
            <w:shd w:val="clear" w:color="auto" w:fill="FFFFFF"/>
          </w:rPr>
          <w:t>you</w:t>
        </w:r>
        <w:proofErr w:type="gramEnd"/>
        <w:r w:rsidR="00F42553">
          <w:rPr>
            <w:rFonts w:eastAsia="Times New Roman" w:cs="Times New Roman"/>
            <w:color w:val="000000" w:themeColor="text1"/>
            <w:szCs w:val="24"/>
            <w:shd w:val="clear" w:color="auto" w:fill="FFFFFF"/>
          </w:rPr>
          <w:t xml:space="preserve"> call this a constraint, which looks like to me a good feature).</w:t>
        </w:r>
      </w:ins>
    </w:p>
    <w:p w14:paraId="57C179D0" w14:textId="77777777" w:rsidR="00472E7E" w:rsidRPr="00F506BA" w:rsidRDefault="0044337E" w:rsidP="0044337E">
      <w:pPr>
        <w:numPr>
          <w:ilvl w:val="0"/>
          <w:numId w:val="2"/>
        </w:numPr>
        <w:shd w:val="clear" w:color="auto" w:fill="FFFFFF"/>
        <w:spacing w:after="0" w:line="360" w:lineRule="auto"/>
        <w:textAlignment w:val="baseline"/>
        <w:rPr>
          <w:rFonts w:eastAsia="Times New Roman" w:cs="Times New Roman"/>
          <w:color w:val="000000" w:themeColor="text1"/>
          <w:szCs w:val="24"/>
        </w:rPr>
      </w:pPr>
      <w:r w:rsidRPr="0044337E">
        <w:rPr>
          <w:rFonts w:eastAsia="Times New Roman" w:cs="Times New Roman"/>
          <w:color w:val="000000" w:themeColor="text1"/>
          <w:szCs w:val="24"/>
          <w:shd w:val="clear" w:color="auto" w:fill="FFFFFF"/>
        </w:rPr>
        <w:t xml:space="preserve">Stateless: Stateless is the most important feature of the </w:t>
      </w:r>
      <w:proofErr w:type="spellStart"/>
      <w:r w:rsidRPr="0044337E">
        <w:rPr>
          <w:rFonts w:eastAsia="Times New Roman" w:cs="Times New Roman"/>
          <w:color w:val="000000" w:themeColor="text1"/>
          <w:szCs w:val="24"/>
          <w:shd w:val="clear" w:color="auto" w:fill="FFFFFF"/>
        </w:rPr>
        <w:t>RESTful</w:t>
      </w:r>
      <w:proofErr w:type="spellEnd"/>
      <w:r w:rsidRPr="0044337E">
        <w:rPr>
          <w:rFonts w:eastAsia="Times New Roman" w:cs="Times New Roman"/>
          <w:color w:val="000000" w:themeColor="text1"/>
          <w:szCs w:val="24"/>
          <w:shd w:val="clear" w:color="auto" w:fill="FFFFFF"/>
        </w:rPr>
        <w:t xml:space="preserve"> design. It indicates </w:t>
      </w:r>
      <w:r w:rsidR="00AF0C08">
        <w:rPr>
          <w:rFonts w:eastAsia="Times New Roman" w:cs="Times New Roman"/>
          <w:color w:val="000000" w:themeColor="text1"/>
          <w:szCs w:val="24"/>
          <w:shd w:val="clear" w:color="auto" w:fill="FFFFFF"/>
        </w:rPr>
        <w:t xml:space="preserve">that </w:t>
      </w:r>
      <w:r w:rsidRPr="0044337E">
        <w:rPr>
          <w:rFonts w:eastAsia="Times New Roman" w:cs="Times New Roman"/>
          <w:color w:val="000000" w:themeColor="text1"/>
          <w:szCs w:val="24"/>
          <w:shd w:val="clear" w:color="auto" w:fill="FFFFFF"/>
        </w:rPr>
        <w:t>each request from client contains all information a server need</w:t>
      </w:r>
      <w:r w:rsidR="00AF0C08">
        <w:rPr>
          <w:rFonts w:eastAsia="Times New Roman" w:cs="Times New Roman"/>
          <w:color w:val="000000" w:themeColor="text1"/>
          <w:szCs w:val="24"/>
          <w:shd w:val="clear" w:color="auto" w:fill="FFFFFF"/>
        </w:rPr>
        <w:t>s</w:t>
      </w:r>
      <w:r w:rsidRPr="0044337E">
        <w:rPr>
          <w:rFonts w:eastAsia="Times New Roman" w:cs="Times New Roman"/>
          <w:color w:val="000000" w:themeColor="text1"/>
          <w:szCs w:val="24"/>
          <w:shd w:val="clear" w:color="auto" w:fill="FFFFFF"/>
        </w:rPr>
        <w:t xml:space="preserve"> to know, and all session state data should </w:t>
      </w:r>
      <w:r w:rsidR="00AF0C08">
        <w:rPr>
          <w:rFonts w:eastAsia="Times New Roman" w:cs="Times New Roman"/>
          <w:color w:val="000000" w:themeColor="text1"/>
          <w:szCs w:val="24"/>
          <w:shd w:val="clear" w:color="auto" w:fill="FFFFFF"/>
        </w:rPr>
        <w:t xml:space="preserve">be </w:t>
      </w:r>
      <w:r w:rsidR="007964C8">
        <w:rPr>
          <w:rFonts w:eastAsia="Times New Roman" w:cs="Times New Roman"/>
          <w:color w:val="000000" w:themeColor="text1"/>
          <w:szCs w:val="24"/>
          <w:shd w:val="clear" w:color="auto" w:fill="FFFFFF"/>
        </w:rPr>
        <w:t>sent</w:t>
      </w:r>
      <w:r w:rsidRPr="0044337E">
        <w:rPr>
          <w:rFonts w:eastAsia="Times New Roman" w:cs="Times New Roman"/>
          <w:color w:val="000000" w:themeColor="text1"/>
          <w:szCs w:val="24"/>
          <w:shd w:val="clear" w:color="auto" w:fill="FFFFFF"/>
        </w:rPr>
        <w:t xml:space="preserve"> to a client after each request</w:t>
      </w:r>
      <w:r w:rsidR="00472E7E" w:rsidRPr="00F506BA">
        <w:rPr>
          <w:rFonts w:eastAsia="Times New Roman" w:cs="Times New Roman"/>
          <w:color w:val="000000" w:themeColor="text1"/>
          <w:szCs w:val="24"/>
          <w:shd w:val="clear" w:color="auto" w:fill="FFFFFF"/>
        </w:rPr>
        <w:t xml:space="preserve">. </w:t>
      </w:r>
    </w:p>
    <w:p w14:paraId="346AF289" w14:textId="77777777" w:rsidR="00472E7E" w:rsidRPr="00F506BA"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B40863">
        <w:rPr>
          <w:rFonts w:eastAsia="Times New Roman" w:cs="Times New Roman"/>
          <w:color w:val="000000" w:themeColor="text1"/>
          <w:szCs w:val="24"/>
          <w:shd w:val="clear" w:color="auto" w:fill="FFFFFF"/>
        </w:rPr>
        <w:t xml:space="preserve">Cache: A </w:t>
      </w:r>
      <w:proofErr w:type="spellStart"/>
      <w:r w:rsidRPr="00B40863">
        <w:rPr>
          <w:rFonts w:eastAsia="Times New Roman" w:cs="Times New Roman"/>
          <w:color w:val="000000" w:themeColor="text1"/>
          <w:szCs w:val="24"/>
          <w:shd w:val="clear" w:color="auto" w:fill="FFFFFF"/>
        </w:rPr>
        <w:t>RESTful</w:t>
      </w:r>
      <w:proofErr w:type="spellEnd"/>
      <w:r w:rsidRPr="00B40863">
        <w:rPr>
          <w:rFonts w:eastAsia="Times New Roman" w:cs="Times New Roman"/>
          <w:color w:val="000000" w:themeColor="text1"/>
          <w:szCs w:val="24"/>
          <w:shd w:val="clear" w:color="auto" w:fill="FFFFFF"/>
        </w:rPr>
        <w:t xml:space="preserve"> design should support cacheable mode </w:t>
      </w:r>
      <w:r w:rsidR="00387809">
        <w:rPr>
          <w:rFonts w:eastAsia="Times New Roman" w:cs="Times New Roman"/>
          <w:color w:val="000000" w:themeColor="text1"/>
          <w:szCs w:val="24"/>
          <w:shd w:val="clear" w:color="auto" w:fill="FFFFFF"/>
        </w:rPr>
        <w:t>by which</w:t>
      </w:r>
      <w:r w:rsidRPr="00B40863">
        <w:rPr>
          <w:rFonts w:eastAsia="Times New Roman" w:cs="Times New Roman"/>
          <w:color w:val="000000" w:themeColor="text1"/>
          <w:szCs w:val="24"/>
          <w:shd w:val="clear" w:color="auto" w:fill="FFFFFF"/>
        </w:rPr>
        <w:t xml:space="preserve"> people can save the la</w:t>
      </w:r>
      <w:r>
        <w:rPr>
          <w:rFonts w:eastAsia="Times New Roman" w:cs="Times New Roman"/>
          <w:color w:val="000000" w:themeColor="text1"/>
          <w:szCs w:val="24"/>
          <w:shd w:val="clear" w:color="auto" w:fill="FFFFFF"/>
        </w:rPr>
        <w:t>test response for further usage</w:t>
      </w:r>
      <w:r w:rsidR="00472E7E" w:rsidRPr="00F506BA">
        <w:rPr>
          <w:rFonts w:eastAsia="Times New Roman" w:cs="Times New Roman"/>
          <w:color w:val="000000" w:themeColor="text1"/>
          <w:szCs w:val="24"/>
          <w:shd w:val="clear" w:color="auto" w:fill="FFFFFF"/>
        </w:rPr>
        <w:t xml:space="preserve">. </w:t>
      </w:r>
    </w:p>
    <w:p w14:paraId="05E740AC" w14:textId="77777777" w:rsidR="00472E7E" w:rsidRPr="00F506BA"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B40863">
        <w:rPr>
          <w:rFonts w:eastAsia="Times New Roman" w:cs="Times New Roman"/>
          <w:color w:val="000000" w:themeColor="text1"/>
          <w:szCs w:val="24"/>
          <w:shd w:val="clear" w:color="auto" w:fill="FFFFFF"/>
        </w:rPr>
        <w:t xml:space="preserve">Uniform Interface: It is the fundamental characteristic of a REST </w:t>
      </w:r>
      <w:proofErr w:type="gramStart"/>
      <w:r w:rsidRPr="00B40863">
        <w:rPr>
          <w:rFonts w:eastAsia="Times New Roman" w:cs="Times New Roman"/>
          <w:color w:val="000000" w:themeColor="text1"/>
          <w:szCs w:val="24"/>
          <w:shd w:val="clear" w:color="auto" w:fill="FFFFFF"/>
        </w:rPr>
        <w:t>service which</w:t>
      </w:r>
      <w:proofErr w:type="gramEnd"/>
      <w:r w:rsidRPr="00B40863">
        <w:rPr>
          <w:rFonts w:eastAsia="Times New Roman" w:cs="Times New Roman"/>
          <w:color w:val="000000" w:themeColor="text1"/>
          <w:szCs w:val="24"/>
          <w:shd w:val="clear" w:color="auto" w:fill="FFFFFF"/>
        </w:rPr>
        <w:t xml:space="preserve"> </w:t>
      </w:r>
      <w:r w:rsidR="00645B1C">
        <w:rPr>
          <w:rFonts w:eastAsia="Times New Roman" w:cs="Times New Roman"/>
          <w:color w:val="000000" w:themeColor="text1"/>
          <w:szCs w:val="24"/>
          <w:shd w:val="clear" w:color="auto" w:fill="FFFFFF"/>
        </w:rPr>
        <w:t>guarantees</w:t>
      </w:r>
      <w:r w:rsidRPr="00B40863">
        <w:rPr>
          <w:rFonts w:eastAsia="Times New Roman" w:cs="Times New Roman"/>
          <w:color w:val="000000" w:themeColor="text1"/>
          <w:szCs w:val="24"/>
          <w:shd w:val="clear" w:color="auto" w:fill="FFFFFF"/>
        </w:rPr>
        <w:t xml:space="preserve"> each request can independently get an individual resource</w:t>
      </w:r>
      <w:r w:rsidR="00472E7E" w:rsidRPr="00F506BA">
        <w:rPr>
          <w:rFonts w:eastAsia="Times New Roman" w:cs="Times New Roman"/>
          <w:color w:val="000000" w:themeColor="text1"/>
          <w:szCs w:val="24"/>
          <w:shd w:val="clear" w:color="auto" w:fill="FFFFFF"/>
        </w:rPr>
        <w:t>.</w:t>
      </w:r>
    </w:p>
    <w:p w14:paraId="13A8C43A" w14:textId="5719DD78" w:rsidR="00472E7E" w:rsidRPr="00F506BA" w:rsidRDefault="002D2B2D" w:rsidP="002D2B2D">
      <w:pPr>
        <w:numPr>
          <w:ilvl w:val="0"/>
          <w:numId w:val="2"/>
        </w:numPr>
        <w:shd w:val="clear" w:color="auto" w:fill="FFFFFF"/>
        <w:spacing w:after="0" w:line="360" w:lineRule="auto"/>
        <w:textAlignment w:val="baseline"/>
        <w:rPr>
          <w:rFonts w:eastAsia="Times New Roman" w:cs="Times New Roman"/>
          <w:color w:val="000000" w:themeColor="text1"/>
          <w:szCs w:val="24"/>
        </w:rPr>
      </w:pPr>
      <w:r w:rsidRPr="002D2B2D">
        <w:rPr>
          <w:rFonts w:eastAsia="Times New Roman" w:cs="Times New Roman"/>
          <w:color w:val="000000" w:themeColor="text1"/>
          <w:szCs w:val="24"/>
          <w:shd w:val="clear" w:color="auto" w:fill="FFFFFF"/>
        </w:rPr>
        <w:t>Layered system: An REST-based solution may consist of multiple layers. Communication</w:t>
      </w:r>
      <w:ins w:id="42" w:author="Alex Chen" w:date="2016-05-14T16:19:00Z">
        <w:r w:rsidR="008A0221">
          <w:rPr>
            <w:rFonts w:eastAsia="Times New Roman" w:cs="Times New Roman"/>
            <w:color w:val="000000" w:themeColor="text1"/>
            <w:szCs w:val="24"/>
            <w:shd w:val="clear" w:color="auto" w:fill="FFFFFF"/>
          </w:rPr>
          <w:t>s</w:t>
        </w:r>
      </w:ins>
      <w:r w:rsidRPr="002D2B2D">
        <w:rPr>
          <w:rFonts w:eastAsia="Times New Roman" w:cs="Times New Roman"/>
          <w:color w:val="000000" w:themeColor="text1"/>
          <w:szCs w:val="24"/>
          <w:shd w:val="clear" w:color="auto" w:fill="FFFFFF"/>
        </w:rPr>
        <w:t xml:space="preserve"> between service providers and consumers are independent events </w:t>
      </w:r>
      <w:del w:id="43" w:author="Alex Chen" w:date="2016-05-14T16:20:00Z">
        <w:r w:rsidRPr="002D2B2D" w:rsidDel="008A0221">
          <w:rPr>
            <w:rFonts w:eastAsia="Times New Roman" w:cs="Times New Roman"/>
            <w:color w:val="000000" w:themeColor="text1"/>
            <w:szCs w:val="24"/>
            <w:shd w:val="clear" w:color="auto" w:fill="FFFFFF"/>
          </w:rPr>
          <w:delText xml:space="preserve">which </w:delText>
        </w:r>
      </w:del>
      <w:ins w:id="44" w:author="Alex Chen" w:date="2016-05-14T16:20:00Z">
        <w:r w:rsidR="008A0221">
          <w:rPr>
            <w:rFonts w:eastAsia="Times New Roman" w:cs="Times New Roman"/>
            <w:color w:val="000000" w:themeColor="text1"/>
            <w:szCs w:val="24"/>
            <w:shd w:val="clear" w:color="auto" w:fill="FFFFFF"/>
          </w:rPr>
          <w:t>that</w:t>
        </w:r>
        <w:r w:rsidR="008A0221" w:rsidRPr="002D2B2D">
          <w:rPr>
            <w:rFonts w:eastAsia="Times New Roman" w:cs="Times New Roman"/>
            <w:color w:val="000000" w:themeColor="text1"/>
            <w:szCs w:val="24"/>
            <w:shd w:val="clear" w:color="auto" w:fill="FFFFFF"/>
          </w:rPr>
          <w:t xml:space="preserve"> </w:t>
        </w:r>
      </w:ins>
      <w:proofErr w:type="gramStart"/>
      <w:r w:rsidRPr="002D2B2D">
        <w:rPr>
          <w:rFonts w:eastAsia="Times New Roman" w:cs="Times New Roman"/>
          <w:color w:val="000000" w:themeColor="text1"/>
          <w:szCs w:val="24"/>
          <w:shd w:val="clear" w:color="auto" w:fill="FFFFFF"/>
        </w:rPr>
        <w:t>can not</w:t>
      </w:r>
      <w:proofErr w:type="gramEnd"/>
      <w:r w:rsidRPr="002D2B2D">
        <w:rPr>
          <w:rFonts w:eastAsia="Times New Roman" w:cs="Times New Roman"/>
          <w:color w:val="000000" w:themeColor="text1"/>
          <w:szCs w:val="24"/>
          <w:shd w:val="clear" w:color="auto" w:fill="FFFFFF"/>
        </w:rPr>
        <w:t xml:space="preserve"> be affected by changes in other layers</w:t>
      </w:r>
      <w:r w:rsidR="00472E7E" w:rsidRPr="00F506BA">
        <w:rPr>
          <w:rFonts w:eastAsia="Times New Roman" w:cs="Times New Roman"/>
          <w:color w:val="000000" w:themeColor="text1"/>
          <w:szCs w:val="24"/>
          <w:shd w:val="clear" w:color="auto" w:fill="FFFFFF"/>
        </w:rPr>
        <w:t>.</w:t>
      </w:r>
    </w:p>
    <w:p w14:paraId="4C7CB252" w14:textId="77777777" w:rsidR="00472E7E" w:rsidRDefault="00201EC1" w:rsidP="00201EC1">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201EC1">
        <w:rPr>
          <w:rFonts w:eastAsia="Times New Roman" w:cs="Times New Roman"/>
          <w:color w:val="252525"/>
          <w:szCs w:val="24"/>
          <w:shd w:val="clear" w:color="auto" w:fill="FFFFFF"/>
        </w:rPr>
        <w:t>Code-On-Demand: It is an optional constraint. A client can update its code</w:t>
      </w:r>
      <w:r w:rsidR="00101E2B">
        <w:rPr>
          <w:rFonts w:eastAsia="Times New Roman" w:cs="Times New Roman"/>
          <w:color w:val="252525"/>
          <w:szCs w:val="24"/>
          <w:shd w:val="clear" w:color="auto" w:fill="FFFFFF"/>
        </w:rPr>
        <w:t>s</w:t>
      </w:r>
      <w:r w:rsidRPr="00201EC1">
        <w:rPr>
          <w:rFonts w:eastAsia="Times New Roman" w:cs="Times New Roman"/>
          <w:color w:val="252525"/>
          <w:szCs w:val="24"/>
          <w:shd w:val="clear" w:color="auto" w:fill="FFFFFF"/>
        </w:rPr>
        <w:t xml:space="preserve"> </w:t>
      </w:r>
      <w:r w:rsidR="00101E2B">
        <w:rPr>
          <w:rFonts w:eastAsia="Times New Roman" w:cs="Times New Roman"/>
          <w:color w:val="252525"/>
          <w:szCs w:val="24"/>
          <w:shd w:val="clear" w:color="auto" w:fill="FFFFFF"/>
        </w:rPr>
        <w:t>independently</w:t>
      </w:r>
      <w:r w:rsidRPr="00201EC1">
        <w:rPr>
          <w:rFonts w:eastAsia="Times New Roman" w:cs="Times New Roman"/>
          <w:color w:val="252525"/>
          <w:szCs w:val="24"/>
          <w:shd w:val="clear" w:color="auto" w:fill="FFFFFF"/>
        </w:rPr>
        <w:t xml:space="preserve"> from a server</w:t>
      </w:r>
      <w:r w:rsidR="00472E7E" w:rsidRPr="00472E7E">
        <w:rPr>
          <w:rFonts w:eastAsia="Times New Roman" w:cs="Times New Roman"/>
          <w:color w:val="252525"/>
          <w:szCs w:val="24"/>
          <w:shd w:val="clear" w:color="auto" w:fill="FFFFFF"/>
        </w:rPr>
        <w:t>.</w:t>
      </w:r>
    </w:p>
    <w:p w14:paraId="66D1D80B" w14:textId="77777777" w:rsidR="00F506BA" w:rsidRDefault="00F506BA" w:rsidP="00F506BA">
      <w:pPr>
        <w:pStyle w:val="Caption"/>
        <w:jc w:val="left"/>
      </w:pPr>
    </w:p>
    <w:p w14:paraId="1B59F930" w14:textId="620227F7" w:rsidR="00F506BA" w:rsidRPr="00F506BA" w:rsidRDefault="000639ED" w:rsidP="00F506BA">
      <w:pPr>
        <w:spacing w:after="0" w:line="360" w:lineRule="auto"/>
        <w:rPr>
          <w:rFonts w:eastAsia="Times New Roman" w:cs="Times New Roman"/>
          <w:color w:val="000000" w:themeColor="text1"/>
          <w:szCs w:val="24"/>
        </w:rPr>
      </w:pPr>
      <w:r w:rsidRPr="000639ED">
        <w:rPr>
          <w:rFonts w:eastAsia="Times New Roman" w:cs="Times New Roman"/>
          <w:color w:val="000000" w:themeColor="text1"/>
          <w:szCs w:val="24"/>
          <w:shd w:val="clear" w:color="auto" w:fill="FFFFFF"/>
        </w:rPr>
        <w:t xml:space="preserve">The </w:t>
      </w:r>
      <w:proofErr w:type="spellStart"/>
      <w:r w:rsidRPr="000639ED">
        <w:rPr>
          <w:rFonts w:eastAsia="Times New Roman" w:cs="Times New Roman"/>
          <w:color w:val="000000" w:themeColor="text1"/>
          <w:szCs w:val="24"/>
          <w:shd w:val="clear" w:color="auto" w:fill="FFFFFF"/>
        </w:rPr>
        <w:t>RESTful</w:t>
      </w:r>
      <w:proofErr w:type="spellEnd"/>
      <w:r w:rsidRPr="000639ED">
        <w:rPr>
          <w:rFonts w:eastAsia="Times New Roman" w:cs="Times New Roman"/>
          <w:color w:val="000000" w:themeColor="text1"/>
          <w:szCs w:val="24"/>
          <w:shd w:val="clear" w:color="auto" w:fill="FFFFFF"/>
        </w:rPr>
        <w:t xml:space="preserve"> </w:t>
      </w:r>
      <w:r w:rsidR="00F506BA" w:rsidRPr="00F506BA">
        <w:rPr>
          <w:rFonts w:eastAsia="Times New Roman" w:cs="Times New Roman"/>
          <w:color w:val="000000" w:themeColor="text1"/>
          <w:szCs w:val="24"/>
          <w:shd w:val="clear" w:color="auto" w:fill="FFFFFF"/>
        </w:rPr>
        <w:t xml:space="preserve">design makes web application back to the original purpose of HTTP. </w:t>
      </w:r>
      <w:r w:rsidR="00F506BA">
        <w:rPr>
          <w:rFonts w:eastAsia="Times New Roman" w:cs="Times New Roman"/>
          <w:color w:val="000000" w:themeColor="text1"/>
          <w:szCs w:val="24"/>
        </w:rPr>
        <w:t xml:space="preserve">Since </w:t>
      </w:r>
      <w:del w:id="45" w:author="Alex Chen" w:date="2016-05-14T16:21:00Z">
        <w:r w:rsidR="00F506BA" w:rsidDel="00136858">
          <w:rPr>
            <w:rFonts w:eastAsia="Times New Roman" w:cs="Times New Roman"/>
            <w:color w:val="000000" w:themeColor="text1"/>
            <w:szCs w:val="24"/>
          </w:rPr>
          <w:delText>there are m</w:delText>
        </w:r>
      </w:del>
      <w:ins w:id="46" w:author="Alex Chen" w:date="2016-05-14T16:21:00Z">
        <w:r w:rsidR="00136858">
          <w:rPr>
            <w:rFonts w:eastAsia="Times New Roman" w:cs="Times New Roman"/>
            <w:color w:val="000000" w:themeColor="text1"/>
            <w:szCs w:val="24"/>
          </w:rPr>
          <w:t>m</w:t>
        </w:r>
      </w:ins>
      <w:r w:rsidR="00F506BA">
        <w:rPr>
          <w:rFonts w:eastAsia="Times New Roman" w:cs="Times New Roman"/>
          <w:color w:val="000000" w:themeColor="text1"/>
          <w:szCs w:val="24"/>
        </w:rPr>
        <w:t>a</w:t>
      </w:r>
      <w:r w:rsidR="001515AB">
        <w:rPr>
          <w:rFonts w:eastAsia="Times New Roman" w:cs="Times New Roman"/>
          <w:color w:val="000000" w:themeColor="text1"/>
          <w:szCs w:val="24"/>
        </w:rPr>
        <w:t>n</w:t>
      </w:r>
      <w:r w:rsidR="00F506BA">
        <w:rPr>
          <w:rFonts w:eastAsia="Times New Roman" w:cs="Times New Roman"/>
          <w:color w:val="000000" w:themeColor="text1"/>
          <w:szCs w:val="24"/>
        </w:rPr>
        <w:t>y existing system</w:t>
      </w:r>
      <w:r w:rsidR="002B7DA2">
        <w:rPr>
          <w:rFonts w:eastAsia="Times New Roman" w:cs="Times New Roman"/>
          <w:color w:val="000000" w:themeColor="text1"/>
          <w:szCs w:val="24"/>
        </w:rPr>
        <w:t>s</w:t>
      </w:r>
      <w:r w:rsidR="00F506BA">
        <w:rPr>
          <w:rFonts w:eastAsia="Times New Roman" w:cs="Times New Roman"/>
          <w:color w:val="000000" w:themeColor="text1"/>
          <w:szCs w:val="24"/>
        </w:rPr>
        <w:t xml:space="preserve"> </w:t>
      </w:r>
      <w:del w:id="47" w:author="Alex Chen" w:date="2016-05-14T16:21:00Z">
        <w:r w:rsidR="00F506BA" w:rsidDel="00136858">
          <w:rPr>
            <w:rFonts w:eastAsia="Times New Roman" w:cs="Times New Roman"/>
            <w:color w:val="000000" w:themeColor="text1"/>
            <w:szCs w:val="24"/>
          </w:rPr>
          <w:delText>adopt</w:delText>
        </w:r>
        <w:r w:rsidR="002B7DA2" w:rsidDel="00136858">
          <w:rPr>
            <w:rFonts w:eastAsia="Times New Roman" w:cs="Times New Roman"/>
            <w:color w:val="000000" w:themeColor="text1"/>
            <w:szCs w:val="24"/>
          </w:rPr>
          <w:delText>ing</w:delText>
        </w:r>
        <w:r w:rsidR="004C785D" w:rsidDel="00136858">
          <w:rPr>
            <w:rFonts w:eastAsia="Times New Roman" w:cs="Times New Roman"/>
            <w:color w:val="000000" w:themeColor="text1"/>
            <w:szCs w:val="24"/>
          </w:rPr>
          <w:delText xml:space="preserve"> </w:delText>
        </w:r>
      </w:del>
      <w:ins w:id="48" w:author="Alex Chen" w:date="2016-05-14T16:21:00Z">
        <w:r w:rsidR="00136858">
          <w:rPr>
            <w:rFonts w:eastAsia="Times New Roman" w:cs="Times New Roman"/>
            <w:color w:val="000000" w:themeColor="text1"/>
            <w:szCs w:val="24"/>
          </w:rPr>
          <w:t xml:space="preserve">adopted </w:t>
        </w:r>
      </w:ins>
      <w:r w:rsidR="004C785D">
        <w:rPr>
          <w:rFonts w:eastAsia="Times New Roman" w:cs="Times New Roman"/>
          <w:color w:val="000000" w:themeColor="text1"/>
          <w:szCs w:val="24"/>
        </w:rPr>
        <w:t xml:space="preserve">SOAP design style, </w:t>
      </w:r>
      <w:r w:rsidR="004C785D">
        <w:rPr>
          <w:rFonts w:eastAsia="Times New Roman" w:cs="Times New Roman"/>
          <w:color w:val="000000" w:themeColor="text1"/>
          <w:szCs w:val="24"/>
          <w:shd w:val="clear" w:color="auto" w:fill="FFFFFF"/>
        </w:rPr>
        <w:t>m</w:t>
      </w:r>
      <w:r w:rsidR="00C43BC0">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Content>
          <w:r w:rsidR="00C43BC0">
            <w:rPr>
              <w:rFonts w:eastAsia="Times New Roman" w:cs="Times New Roman"/>
              <w:color w:val="000000" w:themeColor="text1"/>
              <w:szCs w:val="24"/>
              <w:shd w:val="clear" w:color="auto" w:fill="FFFFFF"/>
            </w:rPr>
            <w:fldChar w:fldCharType="begin"/>
          </w:r>
          <w:r w:rsidR="003E4217">
            <w:rPr>
              <w:rFonts w:eastAsia="Times New Roman" w:cs="Times New Roman"/>
              <w:color w:val="000000" w:themeColor="text1"/>
              <w:szCs w:val="24"/>
              <w:shd w:val="clear" w:color="auto" w:fill="FFFFFF"/>
            </w:rPr>
            <w:instrText xml:space="preserve">CITATION 9 \l 4105 </w:instrText>
          </w:r>
          <w:r w:rsidR="00C43BC0">
            <w:rPr>
              <w:rFonts w:eastAsia="Times New Roman" w:cs="Times New Roman"/>
              <w:color w:val="000000" w:themeColor="text1"/>
              <w:szCs w:val="24"/>
              <w:shd w:val="clear" w:color="auto" w:fill="FFFFFF"/>
            </w:rPr>
            <w:fldChar w:fldCharType="separate"/>
          </w:r>
          <w:r w:rsidR="008B144F" w:rsidRPr="008B144F">
            <w:rPr>
              <w:rFonts w:eastAsia="Times New Roman" w:cs="Times New Roman"/>
              <w:noProof/>
              <w:color w:val="000000" w:themeColor="text1"/>
              <w:szCs w:val="24"/>
              <w:shd w:val="clear" w:color="auto" w:fill="FFFFFF"/>
            </w:rPr>
            <w:t>(Fowler, 2010)</w:t>
          </w:r>
          <w:r w:rsidR="00C43BC0">
            <w:rPr>
              <w:rFonts w:eastAsia="Times New Roman" w:cs="Times New Roman"/>
              <w:color w:val="000000" w:themeColor="text1"/>
              <w:szCs w:val="24"/>
              <w:shd w:val="clear" w:color="auto" w:fill="FFFFFF"/>
            </w:rPr>
            <w:fldChar w:fldCharType="end"/>
          </w:r>
        </w:sdtContent>
      </w:sdt>
      <w:r w:rsidR="00F506BA">
        <w:rPr>
          <w:rFonts w:eastAsia="Times New Roman" w:cs="Times New Roman"/>
          <w:color w:val="000000" w:themeColor="text1"/>
          <w:szCs w:val="24"/>
          <w:shd w:val="clear" w:color="auto" w:fill="FFFFFF"/>
        </w:rPr>
        <w:t xml:space="preserve"> proposed three ways towards REST</w:t>
      </w:r>
      <w:r w:rsidR="00F01237">
        <w:rPr>
          <w:rFonts w:eastAsia="Times New Roman" w:cs="Times New Roman"/>
          <w:color w:val="000000" w:themeColor="text1"/>
          <w:szCs w:val="24"/>
          <w:shd w:val="clear" w:color="auto" w:fill="FFFFFF"/>
        </w:rPr>
        <w:t xml:space="preserve"> </w:t>
      </w:r>
      <w:r w:rsidR="00F506BA" w:rsidRPr="00F506BA">
        <w:rPr>
          <w:rFonts w:eastAsia="Times New Roman" w:cs="Times New Roman"/>
          <w:color w:val="000000" w:themeColor="text1"/>
          <w:szCs w:val="24"/>
          <w:shd w:val="clear" w:color="auto" w:fill="FFFFFF"/>
        </w:rPr>
        <w:t xml:space="preserve">(from </w:t>
      </w:r>
      <w:ins w:id="49" w:author="Alex Chen" w:date="2016-05-14T16:22:00Z">
        <w:r w:rsidR="00136858">
          <w:rPr>
            <w:rFonts w:eastAsia="Times New Roman" w:cs="Times New Roman"/>
            <w:color w:val="000000" w:themeColor="text1"/>
            <w:szCs w:val="24"/>
            <w:shd w:val="clear" w:color="auto" w:fill="FFFFFF"/>
          </w:rPr>
          <w:t xml:space="preserve">a </w:t>
        </w:r>
      </w:ins>
      <w:r w:rsidR="00F506BA" w:rsidRPr="00F506BA">
        <w:rPr>
          <w:rFonts w:eastAsia="Times New Roman" w:cs="Times New Roman"/>
          <w:color w:val="000000" w:themeColor="text1"/>
          <w:szCs w:val="24"/>
          <w:shd w:val="clear" w:color="auto" w:fill="FFFFFF"/>
        </w:rPr>
        <w:t xml:space="preserve">traditional HTTP web service to a </w:t>
      </w:r>
      <w:proofErr w:type="spellStart"/>
      <w:r w:rsidR="00F506BA" w:rsidRPr="00F506BA">
        <w:rPr>
          <w:rFonts w:eastAsia="Times New Roman" w:cs="Times New Roman"/>
          <w:color w:val="000000" w:themeColor="text1"/>
          <w:szCs w:val="24"/>
          <w:shd w:val="clear" w:color="auto" w:fill="FFFFFF"/>
        </w:rPr>
        <w:t>RESTful</w:t>
      </w:r>
      <w:proofErr w:type="spellEnd"/>
      <w:r w:rsidR="00F506BA" w:rsidRPr="00F506BA">
        <w:rPr>
          <w:rFonts w:eastAsia="Times New Roman" w:cs="Times New Roman"/>
          <w:color w:val="000000" w:themeColor="text1"/>
          <w:szCs w:val="24"/>
          <w:shd w:val="clear" w:color="auto" w:fill="FFFFFF"/>
        </w:rPr>
        <w:t xml:space="preserve"> service).</w:t>
      </w:r>
    </w:p>
    <w:p w14:paraId="65B95C16" w14:textId="327DBB20" w:rsidR="00F506BA" w:rsidRPr="00F506BA" w:rsidRDefault="00F506BA" w:rsidP="00770484">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Level 1. </w:t>
      </w:r>
      <w:r w:rsidR="005F49FA">
        <w:rPr>
          <w:rFonts w:eastAsia="Times New Roman" w:cs="Times New Roman"/>
          <w:color w:val="000000" w:themeColor="text1"/>
          <w:szCs w:val="24"/>
          <w:shd w:val="clear" w:color="auto" w:fill="FFFFFF"/>
        </w:rPr>
        <w:t>Identify every r</w:t>
      </w:r>
      <w:r w:rsidRPr="00F506BA">
        <w:rPr>
          <w:rFonts w:eastAsia="Times New Roman" w:cs="Times New Roman"/>
          <w:color w:val="000000" w:themeColor="text1"/>
          <w:szCs w:val="24"/>
          <w:shd w:val="clear" w:color="auto" w:fill="FFFFFF"/>
        </w:rPr>
        <w:t>esource: Developer</w:t>
      </w:r>
      <w:r w:rsidR="005B4A00">
        <w:rPr>
          <w:rFonts w:eastAsia="Times New Roman" w:cs="Times New Roman"/>
          <w:color w:val="000000" w:themeColor="text1"/>
          <w:szCs w:val="24"/>
          <w:shd w:val="clear" w:color="auto" w:fill="FFFFFF"/>
        </w:rPr>
        <w:t>s</w:t>
      </w:r>
      <w:r w:rsidRPr="00F506BA">
        <w:rPr>
          <w:rFonts w:eastAsia="Times New Roman" w:cs="Times New Roman"/>
          <w:color w:val="000000" w:themeColor="text1"/>
          <w:szCs w:val="24"/>
          <w:shd w:val="clear" w:color="auto" w:fill="FFFFFF"/>
        </w:rPr>
        <w:t xml:space="preserve"> </w:t>
      </w:r>
      <w:r w:rsidR="005B4A00">
        <w:rPr>
          <w:rFonts w:eastAsia="Times New Roman" w:cs="Times New Roman"/>
          <w:color w:val="000000" w:themeColor="text1"/>
          <w:szCs w:val="24"/>
          <w:shd w:val="clear" w:color="auto" w:fill="FFFFFF"/>
        </w:rPr>
        <w:t>need</w:t>
      </w:r>
      <w:r w:rsidR="00770484" w:rsidRPr="00770484">
        <w:rPr>
          <w:rFonts w:eastAsia="Times New Roman" w:cs="Times New Roman"/>
          <w:color w:val="000000" w:themeColor="text1"/>
          <w:szCs w:val="24"/>
          <w:shd w:val="clear" w:color="auto" w:fill="FFFFFF"/>
        </w:rPr>
        <w:t xml:space="preserve"> </w:t>
      </w:r>
      <w:r w:rsidRPr="00F506BA">
        <w:rPr>
          <w:rFonts w:eastAsia="Times New Roman" w:cs="Times New Roman"/>
          <w:color w:val="000000" w:themeColor="text1"/>
          <w:szCs w:val="24"/>
          <w:shd w:val="clear" w:color="auto" w:fill="FFFFFF"/>
        </w:rPr>
        <w:t xml:space="preserve">to design URI to make sure resources and URIs </w:t>
      </w:r>
      <w:del w:id="50" w:author="Alex Chen" w:date="2016-05-14T16:24:00Z">
        <w:r w:rsidRPr="00F506BA" w:rsidDel="00353231">
          <w:rPr>
            <w:rFonts w:eastAsia="Times New Roman" w:cs="Times New Roman"/>
            <w:color w:val="000000" w:themeColor="text1"/>
            <w:szCs w:val="24"/>
            <w:shd w:val="clear" w:color="auto" w:fill="FFFFFF"/>
          </w:rPr>
          <w:delText xml:space="preserve">are </w:delText>
        </w:r>
      </w:del>
      <w:r w:rsidRPr="00F506BA">
        <w:rPr>
          <w:rFonts w:eastAsia="Times New Roman" w:cs="Times New Roman"/>
          <w:color w:val="000000" w:themeColor="text1"/>
          <w:szCs w:val="24"/>
          <w:shd w:val="clear" w:color="auto" w:fill="FFFFFF"/>
        </w:rPr>
        <w:t>one to one mapped.</w:t>
      </w:r>
    </w:p>
    <w:p w14:paraId="130E93EF" w14:textId="77777777" w:rsidR="00F506BA" w:rsidRPr="00F506BA" w:rsidRDefault="00C35FC7" w:rsidP="00F506BA">
      <w:pPr>
        <w:numPr>
          <w:ilvl w:val="0"/>
          <w:numId w:val="3"/>
        </w:numPr>
        <w:shd w:val="clear" w:color="auto" w:fill="FFFFFF"/>
        <w:spacing w:after="0" w:line="360" w:lineRule="auto"/>
        <w:textAlignment w:val="baseline"/>
        <w:rPr>
          <w:rFonts w:eastAsia="Times New Roman" w:cs="Times New Roman"/>
          <w:color w:val="000000" w:themeColor="text1"/>
          <w:szCs w:val="24"/>
        </w:rPr>
      </w:pPr>
      <w:r>
        <w:rPr>
          <w:rFonts w:eastAsia="Times New Roman" w:cs="Times New Roman"/>
          <w:color w:val="000000" w:themeColor="text1"/>
          <w:szCs w:val="24"/>
          <w:shd w:val="clear" w:color="auto" w:fill="FFFFFF"/>
        </w:rPr>
        <w:t xml:space="preserve">Level 2. HTTP Verbs: </w:t>
      </w:r>
      <w:r w:rsidR="00F506BA" w:rsidRPr="00F506BA">
        <w:rPr>
          <w:rFonts w:eastAsia="Times New Roman" w:cs="Times New Roman"/>
          <w:color w:val="000000" w:themeColor="text1"/>
          <w:szCs w:val="24"/>
          <w:shd w:val="clear" w:color="auto" w:fill="FFFFFF"/>
        </w:rPr>
        <w:t xml:space="preserve">Use appropriate HTTP verbs under different situations instead of </w:t>
      </w:r>
      <w:r w:rsidR="00030FE0">
        <w:rPr>
          <w:rFonts w:eastAsia="Times New Roman" w:cs="Times New Roman"/>
          <w:color w:val="000000" w:themeColor="text1"/>
          <w:szCs w:val="24"/>
          <w:shd w:val="clear" w:color="auto" w:fill="FFFFFF"/>
        </w:rPr>
        <w:t>using</w:t>
      </w:r>
      <w:r w:rsidR="00F506BA" w:rsidRPr="00F506BA">
        <w:rPr>
          <w:rFonts w:eastAsia="Times New Roman" w:cs="Times New Roman"/>
          <w:color w:val="000000" w:themeColor="text1"/>
          <w:szCs w:val="24"/>
          <w:shd w:val="clear" w:color="auto" w:fill="FFFFFF"/>
        </w:rPr>
        <w:t xml:space="preserve"> </w:t>
      </w:r>
      <w:r w:rsidR="00506989">
        <w:rPr>
          <w:rFonts w:eastAsia="Times New Roman" w:cs="Times New Roman"/>
          <w:color w:val="000000" w:themeColor="text1"/>
          <w:szCs w:val="24"/>
          <w:shd w:val="clear" w:color="auto" w:fill="FFFFFF"/>
        </w:rPr>
        <w:t>POST only</w:t>
      </w:r>
      <w:r w:rsidR="00F506BA" w:rsidRPr="00F506BA">
        <w:rPr>
          <w:rFonts w:eastAsia="Times New Roman" w:cs="Times New Roman"/>
          <w:color w:val="000000" w:themeColor="text1"/>
          <w:szCs w:val="24"/>
          <w:shd w:val="clear" w:color="auto" w:fill="FFFFFF"/>
        </w:rPr>
        <w:t>.</w:t>
      </w:r>
    </w:p>
    <w:p w14:paraId="314DE66E" w14:textId="77777777" w:rsidR="00F506BA" w:rsidRPr="00F506BA" w:rsidRDefault="00F506BA" w:rsidP="000A40C1">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506BA">
        <w:rPr>
          <w:rFonts w:eastAsia="Times New Roman" w:cs="Times New Roman"/>
          <w:color w:val="000000" w:themeColor="text1"/>
          <w:szCs w:val="24"/>
          <w:shd w:val="clear" w:color="auto" w:fill="FFFFFF"/>
        </w:rPr>
        <w:t xml:space="preserve">Level 3. Hypermedia Controls: </w:t>
      </w:r>
      <w:r w:rsidR="000A40C1" w:rsidRPr="000A40C1">
        <w:rPr>
          <w:rFonts w:eastAsia="Times New Roman" w:cs="Times New Roman"/>
          <w:color w:val="000000" w:themeColor="text1"/>
          <w:szCs w:val="24"/>
          <w:shd w:val="clear" w:color="auto" w:fill="FFFFFF"/>
        </w:rPr>
        <w:t>Grant discoverability to response. By a</w:t>
      </w:r>
      <w:r w:rsidR="000A6389">
        <w:rPr>
          <w:rFonts w:eastAsia="Times New Roman" w:cs="Times New Roman"/>
          <w:color w:val="000000" w:themeColor="text1"/>
          <w:szCs w:val="24"/>
          <w:shd w:val="clear" w:color="auto" w:fill="FFFFFF"/>
        </w:rPr>
        <w:t>dopting hyperlinks in response, u</w:t>
      </w:r>
      <w:r w:rsidR="000A40C1" w:rsidRPr="000A40C1">
        <w:rPr>
          <w:rFonts w:eastAsia="Times New Roman" w:cs="Times New Roman"/>
          <w:color w:val="000000" w:themeColor="text1"/>
          <w:szCs w:val="24"/>
          <w:shd w:val="clear" w:color="auto" w:fill="FFFFFF"/>
        </w:rPr>
        <w:t>ser</w:t>
      </w:r>
      <w:r w:rsidR="007D146E">
        <w:rPr>
          <w:rFonts w:eastAsia="Times New Roman" w:cs="Times New Roman"/>
          <w:color w:val="000000" w:themeColor="text1"/>
          <w:szCs w:val="24"/>
          <w:shd w:val="clear" w:color="auto" w:fill="FFFFFF"/>
        </w:rPr>
        <w:t>s</w:t>
      </w:r>
      <w:r w:rsidR="000A6389">
        <w:rPr>
          <w:rFonts w:eastAsia="Times New Roman" w:cs="Times New Roman"/>
          <w:color w:val="000000" w:themeColor="text1"/>
          <w:szCs w:val="24"/>
          <w:shd w:val="clear" w:color="auto" w:fill="FFFFFF"/>
        </w:rPr>
        <w:t xml:space="preserve"> can always get links for next possible operation</w:t>
      </w:r>
      <w:r w:rsidR="00E1041E">
        <w:rPr>
          <w:rFonts w:eastAsia="Times New Roman" w:cs="Times New Roman"/>
          <w:color w:val="000000" w:themeColor="text1"/>
          <w:szCs w:val="24"/>
          <w:shd w:val="clear" w:color="auto" w:fill="FFFFFF"/>
        </w:rPr>
        <w:t>.</w:t>
      </w:r>
    </w:p>
    <w:p w14:paraId="148DE30E" w14:textId="77777777" w:rsidR="00472E7E" w:rsidRPr="00472E7E" w:rsidRDefault="00DB4A40" w:rsidP="00177A7C">
      <w:pPr>
        <w:pStyle w:val="Heading3"/>
      </w:pPr>
      <w:bookmarkStart w:id="51" w:name="_Toc449949715"/>
      <w:r>
        <w:lastRenderedPageBreak/>
        <w:t>3.3</w:t>
      </w:r>
      <w:r w:rsidR="00472E7E" w:rsidRPr="00B11DF6">
        <w:t>.3 REST VS SOAP</w:t>
      </w:r>
      <w:bookmarkEnd w:id="51"/>
    </w:p>
    <w:p w14:paraId="224C4271" w14:textId="71DC60DC" w:rsidR="007B39E2" w:rsidRPr="007B39E2" w:rsidRDefault="00030FE0" w:rsidP="007B39E2">
      <w:pPr>
        <w:spacing w:after="0" w:line="360" w:lineRule="auto"/>
        <w:rPr>
          <w:rFonts w:eastAsia="Times New Roman" w:cs="Times New Roman"/>
          <w:color w:val="252525"/>
          <w:szCs w:val="24"/>
          <w:shd w:val="clear" w:color="auto" w:fill="FFFFFF"/>
        </w:rPr>
      </w:pPr>
      <w:r w:rsidRPr="00030FE0">
        <w:rPr>
          <w:rFonts w:eastAsia="Times New Roman" w:cs="Times New Roman"/>
          <w:color w:val="252525"/>
          <w:szCs w:val="24"/>
          <w:shd w:val="clear" w:color="auto" w:fill="FFFFFF"/>
        </w:rPr>
        <w:t xml:space="preserve">It is common </w:t>
      </w:r>
      <w:del w:id="52" w:author="Alex Chen" w:date="2016-05-14T16:51:00Z">
        <w:r w:rsidRPr="00030FE0" w:rsidDel="00992E89">
          <w:rPr>
            <w:rFonts w:eastAsia="Times New Roman" w:cs="Times New Roman"/>
            <w:color w:val="252525"/>
            <w:szCs w:val="24"/>
            <w:shd w:val="clear" w:color="auto" w:fill="FFFFFF"/>
          </w:rPr>
          <w:delText>to see</w:delText>
        </w:r>
      </w:del>
      <w:ins w:id="53" w:author="Alex Chen" w:date="2016-05-14T16:51:00Z">
        <w:r w:rsidR="00992E89">
          <w:rPr>
            <w:rFonts w:eastAsia="Times New Roman" w:cs="Times New Roman"/>
            <w:color w:val="252525"/>
            <w:szCs w:val="24"/>
            <w:shd w:val="clear" w:color="auto" w:fill="FFFFFF"/>
          </w:rPr>
          <w:t>that</w:t>
        </w:r>
      </w:ins>
      <w:r w:rsidRPr="00030FE0">
        <w:rPr>
          <w:rFonts w:eastAsia="Times New Roman" w:cs="Times New Roman"/>
          <w:color w:val="252525"/>
          <w:szCs w:val="24"/>
          <w:shd w:val="clear" w:color="auto" w:fill="FFFFFF"/>
        </w:rPr>
        <w:t xml:space="preserve"> REST and SOAP are put together to make a comparison.  Th</w:t>
      </w:r>
      <w:r w:rsidR="0084744A">
        <w:rPr>
          <w:rFonts w:eastAsia="Times New Roman" w:cs="Times New Roman"/>
          <w:color w:val="252525"/>
          <w:szCs w:val="24"/>
          <w:shd w:val="clear" w:color="auto" w:fill="FFFFFF"/>
        </w:rPr>
        <w:t xml:space="preserve">eoretically, SOAP is a protocol. It </w:t>
      </w:r>
      <w:r w:rsidRPr="00030FE0">
        <w:rPr>
          <w:rFonts w:eastAsia="Times New Roman" w:cs="Times New Roman"/>
          <w:color w:val="252525"/>
          <w:szCs w:val="24"/>
          <w:shd w:val="clear" w:color="auto" w:fill="FFFFFF"/>
        </w:rPr>
        <w:t xml:space="preserve">should not be compared with REST. </w:t>
      </w:r>
      <w:r w:rsidR="001C7BA4">
        <w:rPr>
          <w:rFonts w:eastAsia="Times New Roman" w:cs="Times New Roman"/>
          <w:color w:val="252525"/>
          <w:szCs w:val="24"/>
          <w:shd w:val="clear" w:color="auto" w:fill="FFFFFF"/>
        </w:rPr>
        <w:t>However, those two terms define</w:t>
      </w:r>
      <w:r w:rsidRPr="00030FE0">
        <w:rPr>
          <w:rFonts w:eastAsia="Times New Roman" w:cs="Times New Roman"/>
          <w:color w:val="252525"/>
          <w:szCs w:val="24"/>
          <w:shd w:val="clear" w:color="auto" w:fill="FFFFFF"/>
        </w:rPr>
        <w:t xml:space="preserve"> two popular ways to design services. According to </w:t>
      </w:r>
      <w:proofErr w:type="spellStart"/>
      <w:r w:rsidRPr="00030FE0">
        <w:rPr>
          <w:rFonts w:eastAsia="Times New Roman" w:cs="Times New Roman"/>
          <w:color w:val="252525"/>
          <w:szCs w:val="24"/>
          <w:shd w:val="clear" w:color="auto" w:fill="FFFFFF"/>
        </w:rPr>
        <w:t>Cesare</w:t>
      </w:r>
      <w:proofErr w:type="spellEnd"/>
      <w:sdt>
        <w:sdtPr>
          <w:rPr>
            <w:rFonts w:eastAsia="Times New Roman" w:cs="Times New Roman"/>
            <w:color w:val="252525"/>
            <w:szCs w:val="24"/>
            <w:shd w:val="clear" w:color="auto" w:fill="FFFFFF"/>
          </w:rPr>
          <w:id w:val="1352152601"/>
          <w:citation/>
        </w:sdtPr>
        <w:sdtContent>
          <w:r w:rsidR="00DB0D48">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10 \l 4105 </w:instrText>
          </w:r>
          <w:r w:rsidR="00DB0D48">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(Pautasso, C., Zimmermann, O., &amp; Leymann, F., 2008.April)</w:t>
          </w:r>
          <w:r w:rsidR="00DB0D48">
            <w:rPr>
              <w:rFonts w:eastAsia="Times New Roman" w:cs="Times New Roman"/>
              <w:color w:val="252525"/>
              <w:szCs w:val="24"/>
              <w:shd w:val="clear" w:color="auto" w:fill="FFFFFF"/>
            </w:rPr>
            <w:fldChar w:fldCharType="end"/>
          </w:r>
        </w:sdtContent>
      </w:sdt>
      <w:r w:rsidRPr="00030FE0">
        <w:rPr>
          <w:rFonts w:eastAsia="Times New Roman" w:cs="Times New Roman"/>
          <w:color w:val="252525"/>
          <w:szCs w:val="24"/>
          <w:shd w:val="clear" w:color="auto" w:fill="FFFFFF"/>
        </w:rPr>
        <w:t>, “</w:t>
      </w:r>
      <w:r w:rsidR="007B39E2" w:rsidRPr="007B39E2">
        <w:rPr>
          <w:rFonts w:eastAsia="Times New Roman" w:cs="Times New Roman"/>
          <w:color w:val="252525"/>
          <w:szCs w:val="24"/>
          <w:shd w:val="clear" w:color="auto" w:fill="FFFFFF"/>
        </w:rPr>
        <w:t>REST is well suited for basic, ad hoc integration scenarios,</w:t>
      </w:r>
    </w:p>
    <w:p w14:paraId="629D9EEC" w14:textId="15D14012" w:rsidR="007B39E2" w:rsidRPr="007B39E2" w:rsidRDefault="007B39E2" w:rsidP="007B39E2">
      <w:pPr>
        <w:spacing w:after="0" w:line="360" w:lineRule="auto"/>
        <w:rPr>
          <w:rFonts w:eastAsia="Times New Roman" w:cs="Times New Roman"/>
          <w:color w:val="252525"/>
          <w:szCs w:val="24"/>
          <w:shd w:val="clear" w:color="auto" w:fill="FFFFFF"/>
        </w:rPr>
      </w:pPr>
      <w:r w:rsidRPr="007B39E2">
        <w:rPr>
          <w:rFonts w:eastAsia="Times New Roman" w:cs="Times New Roman"/>
          <w:color w:val="252525"/>
          <w:szCs w:val="24"/>
          <w:shd w:val="clear" w:color="auto" w:fill="FFFFFF"/>
        </w:rPr>
        <w:t>WS-*</w:t>
      </w:r>
      <w:ins w:id="54" w:author="Alex Chen" w:date="2016-05-14T16:52:00Z">
        <w:r w:rsidR="00992E89">
          <w:rPr>
            <w:rFonts w:eastAsia="Times New Roman" w:cs="Times New Roman"/>
            <w:color w:val="252525"/>
            <w:szCs w:val="24"/>
            <w:shd w:val="clear" w:color="auto" w:fill="FFFFFF"/>
          </w:rPr>
          <w:t xml:space="preserve"> (???)</w:t>
        </w:r>
      </w:ins>
      <w:r w:rsidRPr="007B39E2">
        <w:rPr>
          <w:rFonts w:eastAsia="Times New Roman" w:cs="Times New Roman"/>
          <w:color w:val="252525"/>
          <w:szCs w:val="24"/>
          <w:shd w:val="clear" w:color="auto" w:fill="FFFFFF"/>
        </w:rPr>
        <w:t xml:space="preserve"> is more flexible and addresses </w:t>
      </w:r>
      <w:ins w:id="55" w:author="Alex Chen" w:date="2016-05-14T16:53:00Z">
        <w:r w:rsidR="003958CE" w:rsidRPr="007B39E2">
          <w:rPr>
            <w:rFonts w:eastAsia="Times New Roman" w:cs="Times New Roman"/>
            <w:color w:val="252525"/>
            <w:szCs w:val="24"/>
            <w:shd w:val="clear" w:color="auto" w:fill="FFFFFF"/>
          </w:rPr>
          <w:t xml:space="preserve">requirements </w:t>
        </w:r>
        <w:r w:rsidR="003958CE">
          <w:rPr>
            <w:rFonts w:eastAsia="Times New Roman" w:cs="Times New Roman"/>
            <w:color w:val="252525"/>
            <w:szCs w:val="24"/>
            <w:shd w:val="clear" w:color="auto" w:fill="FFFFFF"/>
          </w:rPr>
          <w:t xml:space="preserve">with </w:t>
        </w:r>
      </w:ins>
      <w:r w:rsidRPr="007B39E2">
        <w:rPr>
          <w:rFonts w:eastAsia="Times New Roman" w:cs="Times New Roman"/>
          <w:color w:val="252525"/>
          <w:szCs w:val="24"/>
          <w:shd w:val="clear" w:color="auto" w:fill="FFFFFF"/>
        </w:rPr>
        <w:t>advanced quality of service</w:t>
      </w:r>
    </w:p>
    <w:p w14:paraId="53E6B493" w14:textId="1953819B" w:rsidR="00030FE0" w:rsidRPr="00030FE0" w:rsidRDefault="007B39E2" w:rsidP="007B39E2">
      <w:pPr>
        <w:spacing w:after="0" w:line="360" w:lineRule="auto"/>
        <w:rPr>
          <w:rFonts w:eastAsia="Times New Roman" w:cs="Times New Roman"/>
          <w:color w:val="252525"/>
          <w:szCs w:val="24"/>
          <w:shd w:val="clear" w:color="auto" w:fill="FFFFFF"/>
        </w:rPr>
      </w:pPr>
      <w:del w:id="56" w:author="Alex Chen" w:date="2016-05-14T16:53:00Z">
        <w:r w:rsidRPr="007B39E2" w:rsidDel="003958CE">
          <w:rPr>
            <w:rFonts w:eastAsia="Times New Roman" w:cs="Times New Roman"/>
            <w:color w:val="252525"/>
            <w:szCs w:val="24"/>
            <w:shd w:val="clear" w:color="auto" w:fill="FFFFFF"/>
          </w:rPr>
          <w:delText xml:space="preserve">requirements </w:delText>
        </w:r>
      </w:del>
      <w:del w:id="57" w:author="Alex Chen" w:date="2016-05-14T16:54:00Z">
        <w:r w:rsidRPr="007B39E2" w:rsidDel="003958CE">
          <w:rPr>
            <w:rFonts w:eastAsia="Times New Roman" w:cs="Times New Roman"/>
            <w:color w:val="252525"/>
            <w:szCs w:val="24"/>
            <w:shd w:val="clear" w:color="auto" w:fill="FFFFFF"/>
          </w:rPr>
          <w:delText xml:space="preserve">commonly </w:delText>
        </w:r>
      </w:del>
      <w:proofErr w:type="gramStart"/>
      <w:r w:rsidRPr="007B39E2">
        <w:rPr>
          <w:rFonts w:eastAsia="Times New Roman" w:cs="Times New Roman"/>
          <w:color w:val="252525"/>
          <w:szCs w:val="24"/>
          <w:shd w:val="clear" w:color="auto" w:fill="FFFFFF"/>
        </w:rPr>
        <w:t>occurring</w:t>
      </w:r>
      <w:proofErr w:type="gramEnd"/>
      <w:r w:rsidRPr="007B39E2">
        <w:rPr>
          <w:rFonts w:eastAsia="Times New Roman" w:cs="Times New Roman"/>
          <w:color w:val="252525"/>
          <w:szCs w:val="24"/>
          <w:shd w:val="clear" w:color="auto" w:fill="FFFFFF"/>
        </w:rPr>
        <w:t xml:space="preserve"> in enterprise computing</w:t>
      </w:r>
      <w:r w:rsidR="00030FE0" w:rsidRPr="00030FE0">
        <w:rPr>
          <w:rFonts w:eastAsia="Times New Roman" w:cs="Times New Roman"/>
          <w:color w:val="252525"/>
          <w:szCs w:val="24"/>
          <w:shd w:val="clear" w:color="auto" w:fill="FFFFFF"/>
        </w:rPr>
        <w:t>”.</w:t>
      </w:r>
    </w:p>
    <w:p w14:paraId="54AA5A5F" w14:textId="77777777" w:rsidR="00472E7E" w:rsidRPr="00472E7E" w:rsidRDefault="006F621C" w:rsidP="009A1688">
      <w:pPr>
        <w:spacing w:after="0" w:line="360" w:lineRule="auto"/>
        <w:rPr>
          <w:rFonts w:eastAsia="Times New Roman" w:cs="Times New Roman"/>
          <w:szCs w:val="24"/>
        </w:rPr>
      </w:pPr>
      <w:r>
        <w:rPr>
          <w:rFonts w:eastAsia="Times New Roman" w:cs="Times New Roman"/>
          <w:color w:val="252525"/>
          <w:szCs w:val="24"/>
          <w:shd w:val="clear" w:color="auto" w:fill="FFFFFF"/>
        </w:rPr>
        <w:t xml:space="preserve">In SOAP, all requests </w:t>
      </w:r>
      <w:r w:rsidR="00030FE0" w:rsidRPr="00030FE0">
        <w:rPr>
          <w:rFonts w:eastAsia="Times New Roman" w:cs="Times New Roman"/>
          <w:color w:val="252525"/>
          <w:szCs w:val="24"/>
          <w:shd w:val="clear" w:color="auto" w:fill="FFFFFF"/>
        </w:rPr>
        <w:t>and response</w:t>
      </w:r>
      <w:r>
        <w:rPr>
          <w:rFonts w:eastAsia="Times New Roman" w:cs="Times New Roman"/>
          <w:color w:val="252525"/>
          <w:szCs w:val="24"/>
          <w:shd w:val="clear" w:color="auto" w:fill="FFFFFF"/>
        </w:rPr>
        <w:t>s</w:t>
      </w:r>
      <w:r w:rsidR="00030FE0" w:rsidRPr="00030FE0">
        <w:rPr>
          <w:rFonts w:eastAsia="Times New Roman" w:cs="Times New Roman"/>
          <w:color w:val="252525"/>
          <w:szCs w:val="24"/>
          <w:shd w:val="clear" w:color="auto" w:fill="FFFFFF"/>
        </w:rPr>
        <w:t xml:space="preserve"> must </w:t>
      </w:r>
      <w:r w:rsidR="003973D9">
        <w:rPr>
          <w:rFonts w:eastAsia="Times New Roman" w:cs="Times New Roman"/>
          <w:color w:val="252525"/>
          <w:szCs w:val="24"/>
          <w:shd w:val="clear" w:color="auto" w:fill="FFFFFF"/>
        </w:rPr>
        <w:t>fol</w:t>
      </w:r>
      <w:r w:rsidR="00196701">
        <w:rPr>
          <w:rFonts w:eastAsia="Times New Roman" w:cs="Times New Roman"/>
          <w:color w:val="252525"/>
          <w:szCs w:val="24"/>
          <w:shd w:val="clear" w:color="auto" w:fill="FFFFFF"/>
        </w:rPr>
        <w:t xml:space="preserve">low XML standard as well as use the verb: </w:t>
      </w:r>
      <w:r w:rsidR="009A1688" w:rsidRPr="009A1688">
        <w:rPr>
          <w:rFonts w:eastAsia="Times New Roman" w:cs="Times New Roman"/>
          <w:color w:val="252525"/>
          <w:szCs w:val="24"/>
          <w:shd w:val="clear" w:color="auto" w:fill="FFFFFF"/>
        </w:rPr>
        <w:t xml:space="preserve">POST. </w:t>
      </w:r>
      <w:r w:rsidR="003973D9">
        <w:rPr>
          <w:rFonts w:eastAsia="Times New Roman" w:cs="Times New Roman"/>
          <w:color w:val="252525"/>
          <w:szCs w:val="24"/>
          <w:shd w:val="clear" w:color="auto" w:fill="FFFFFF"/>
        </w:rPr>
        <w:t>I</w:t>
      </w:r>
      <w:r w:rsidR="009A1688" w:rsidRPr="009A1688">
        <w:rPr>
          <w:rFonts w:eastAsia="Times New Roman" w:cs="Times New Roman"/>
          <w:color w:val="252525"/>
          <w:szCs w:val="24"/>
          <w:shd w:val="clear" w:color="auto" w:fill="FFFFFF"/>
        </w:rPr>
        <w:t>n REST</w:t>
      </w:r>
      <w:r w:rsidR="001D5F7B">
        <w:rPr>
          <w:rFonts w:eastAsia="Times New Roman" w:cs="Times New Roman"/>
          <w:color w:val="252525"/>
          <w:szCs w:val="24"/>
          <w:shd w:val="clear" w:color="auto" w:fill="FFFFFF"/>
        </w:rPr>
        <w:t>,</w:t>
      </w:r>
      <w:r w:rsidR="009A1688" w:rsidRPr="009A1688">
        <w:rPr>
          <w:rFonts w:eastAsia="Times New Roman" w:cs="Times New Roman"/>
          <w:color w:val="252525"/>
          <w:szCs w:val="24"/>
          <w:shd w:val="clear" w:color="auto" w:fill="FFFFFF"/>
        </w:rPr>
        <w:t xml:space="preserve"> </w:t>
      </w:r>
      <w:r w:rsidR="001D5F7B">
        <w:rPr>
          <w:rFonts w:eastAsia="Times New Roman" w:cs="Times New Roman"/>
          <w:color w:val="252525"/>
          <w:szCs w:val="24"/>
          <w:shd w:val="clear" w:color="auto" w:fill="FFFFFF"/>
        </w:rPr>
        <w:t>all</w:t>
      </w:r>
      <w:r w:rsidR="009A1688" w:rsidRPr="009A1688">
        <w:rPr>
          <w:rFonts w:eastAsia="Times New Roman" w:cs="Times New Roman"/>
          <w:color w:val="252525"/>
          <w:szCs w:val="24"/>
          <w:shd w:val="clear" w:color="auto" w:fill="FFFFFF"/>
        </w:rPr>
        <w:t xml:space="preserve"> four verbs </w:t>
      </w:r>
      <w:r w:rsidR="001D5F7B">
        <w:rPr>
          <w:rFonts w:eastAsia="Times New Roman" w:cs="Times New Roman"/>
          <w:color w:val="252525"/>
          <w:szCs w:val="24"/>
          <w:shd w:val="clear" w:color="auto" w:fill="FFFFFF"/>
        </w:rPr>
        <w:t xml:space="preserve">are available </w:t>
      </w:r>
      <w:r w:rsidR="009A1688" w:rsidRPr="009A1688">
        <w:rPr>
          <w:rFonts w:eastAsia="Times New Roman" w:cs="Times New Roman"/>
          <w:color w:val="252525"/>
          <w:szCs w:val="24"/>
          <w:shd w:val="clear" w:color="auto" w:fill="FFFFFF"/>
        </w:rPr>
        <w:t>and each URL</w:t>
      </w:r>
      <w:r w:rsidR="00D832EF">
        <w:rPr>
          <w:rFonts w:eastAsia="Times New Roman" w:cs="Times New Roman"/>
          <w:color w:val="252525"/>
          <w:szCs w:val="24"/>
          <w:shd w:val="clear" w:color="auto" w:fill="FFFFFF"/>
        </w:rPr>
        <w:t>s map to resources</w:t>
      </w:r>
      <w:r w:rsidR="009A1688" w:rsidRPr="009A1688">
        <w:rPr>
          <w:rFonts w:eastAsia="Times New Roman" w:cs="Times New Roman"/>
          <w:color w:val="252525"/>
          <w:szCs w:val="24"/>
          <w:shd w:val="clear" w:color="auto" w:fill="FFFFFF"/>
        </w:rPr>
        <w:t>. The following section w</w:t>
      </w:r>
      <w:r w:rsidR="005C3104">
        <w:rPr>
          <w:rFonts w:eastAsia="Times New Roman" w:cs="Times New Roman"/>
          <w:color w:val="252525"/>
          <w:szCs w:val="24"/>
          <w:shd w:val="clear" w:color="auto" w:fill="FFFFFF"/>
        </w:rPr>
        <w:t>ill discuss those two technologies</w:t>
      </w:r>
      <w:r w:rsidR="00274191">
        <w:rPr>
          <w:rFonts w:eastAsia="Times New Roman" w:cs="Times New Roman"/>
          <w:color w:val="252525"/>
          <w:szCs w:val="24"/>
          <w:shd w:val="clear" w:color="auto" w:fill="FFFFFF"/>
        </w:rPr>
        <w:t xml:space="preserve"> in detail</w:t>
      </w:r>
      <w:r w:rsidR="00472E7E" w:rsidRPr="00472E7E">
        <w:rPr>
          <w:rFonts w:eastAsia="Times New Roman" w:cs="Times New Roman"/>
          <w:color w:val="252525"/>
          <w:szCs w:val="24"/>
          <w:shd w:val="clear" w:color="auto" w:fill="FFFFFF"/>
        </w:rPr>
        <w:t>.</w:t>
      </w:r>
    </w:p>
    <w:p w14:paraId="2659C8BA" w14:textId="77777777" w:rsidR="00472E7E" w:rsidRPr="00472E7E" w:rsidRDefault="00472E7E" w:rsidP="00C57EB0">
      <w:pPr>
        <w:spacing w:after="0" w:line="360" w:lineRule="auto"/>
        <w:rPr>
          <w:rFonts w:eastAsia="Times New Roman" w:cs="Times New Roman"/>
          <w:szCs w:val="24"/>
        </w:rPr>
      </w:pPr>
    </w:p>
    <w:p w14:paraId="5D7655B8" w14:textId="389B3952" w:rsidR="00472E7E" w:rsidRPr="00472E7E" w:rsidRDefault="00107503" w:rsidP="003911AC">
      <w:pPr>
        <w:numPr>
          <w:ilvl w:val="0"/>
          <w:numId w:val="4"/>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Complexity: SOAP </w:t>
      </w:r>
      <w:r w:rsidR="001D75C6" w:rsidRPr="001D75C6">
        <w:rPr>
          <w:rFonts w:eastAsia="Times New Roman" w:cs="Times New Roman"/>
          <w:color w:val="252525"/>
          <w:szCs w:val="24"/>
          <w:shd w:val="clear" w:color="auto" w:fill="FFFFFF"/>
        </w:rPr>
        <w:t>adopts XML as transfer format</w:t>
      </w:r>
      <w:r w:rsidR="00B95BFB">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which means the complexity of serializing and de-serializing is certain. In contrast, </w:t>
      </w:r>
      <w:del w:id="58" w:author="Alex Chen" w:date="2016-05-14T16:56:00Z">
        <w:r w:rsidR="001D75C6" w:rsidRPr="001D75C6" w:rsidDel="00F043C4">
          <w:rPr>
            <w:rFonts w:eastAsia="Times New Roman" w:cs="Times New Roman"/>
            <w:color w:val="252525"/>
            <w:szCs w:val="24"/>
            <w:shd w:val="clear" w:color="auto" w:fill="FFFFFF"/>
          </w:rPr>
          <w:delText>according to</w:delText>
        </w:r>
      </w:del>
      <w:ins w:id="59" w:author="Alex Chen" w:date="2016-05-14T16:56:00Z">
        <w:r w:rsidR="00F043C4">
          <w:rPr>
            <w:rFonts w:eastAsia="Times New Roman" w:cs="Times New Roman"/>
            <w:color w:val="252525"/>
            <w:szCs w:val="24"/>
            <w:shd w:val="clear" w:color="auto" w:fill="FFFFFF"/>
          </w:rPr>
          <w:t>in</w:t>
        </w:r>
      </w:ins>
      <w:r w:rsidR="001D75C6" w:rsidRPr="001D75C6">
        <w:rPr>
          <w:rFonts w:eastAsia="Times New Roman" w:cs="Times New Roman"/>
          <w:color w:val="252525"/>
          <w:szCs w:val="24"/>
          <w:shd w:val="clear" w:color="auto" w:fill="FFFFFF"/>
        </w:rPr>
        <w:t xml:space="preserve"> difference scenario</w:t>
      </w:r>
      <w:ins w:id="60" w:author="Alex Chen" w:date="2016-05-14T16:55:00Z">
        <w:r w:rsidR="00781859">
          <w:rPr>
            <w:rFonts w:eastAsia="Times New Roman" w:cs="Times New Roman"/>
            <w:color w:val="252525"/>
            <w:szCs w:val="24"/>
            <w:shd w:val="clear" w:color="auto" w:fill="FFFFFF"/>
          </w:rPr>
          <w:t>s</w:t>
        </w:r>
      </w:ins>
      <w:r w:rsidR="001D75C6" w:rsidRPr="001D75C6">
        <w:rPr>
          <w:rFonts w:eastAsia="Times New Roman" w:cs="Times New Roman"/>
          <w:color w:val="252525"/>
          <w:szCs w:val="24"/>
          <w:shd w:val="clear" w:color="auto" w:fill="FFFFFF"/>
        </w:rPr>
        <w:t>, REST can adopt diffe</w:t>
      </w:r>
      <w:r w:rsidR="00A34D37">
        <w:rPr>
          <w:rFonts w:eastAsia="Times New Roman" w:cs="Times New Roman"/>
          <w:color w:val="252525"/>
          <w:szCs w:val="24"/>
          <w:shd w:val="clear" w:color="auto" w:fill="FFFFFF"/>
        </w:rPr>
        <w:t>rent protocols to transfer data. For example</w:t>
      </w:r>
      <w:r w:rsidR="001D75C6" w:rsidRPr="001D75C6">
        <w:rPr>
          <w:rFonts w:eastAsia="Times New Roman" w:cs="Times New Roman"/>
          <w:color w:val="252525"/>
          <w:szCs w:val="24"/>
          <w:shd w:val="clear" w:color="auto" w:fill="FFFFFF"/>
        </w:rPr>
        <w:t xml:space="preserve">, </w:t>
      </w:r>
      <w:r w:rsidR="00C420DE">
        <w:rPr>
          <w:rFonts w:eastAsia="Times New Roman" w:cs="Times New Roman"/>
          <w:color w:val="252525"/>
          <w:szCs w:val="24"/>
          <w:shd w:val="clear" w:color="auto" w:fill="FFFFFF"/>
        </w:rPr>
        <w:t xml:space="preserve">comparing with XML, </w:t>
      </w:r>
      <w:r w:rsidR="001D75C6" w:rsidRPr="001D75C6">
        <w:rPr>
          <w:rFonts w:eastAsia="Times New Roman" w:cs="Times New Roman"/>
          <w:color w:val="252525"/>
          <w:szCs w:val="24"/>
          <w:shd w:val="clear" w:color="auto" w:fill="FFFFFF"/>
        </w:rPr>
        <w:t xml:space="preserve">JSON </w:t>
      </w:r>
      <w:r w:rsidR="00C420DE">
        <w:rPr>
          <w:rFonts w:eastAsia="Times New Roman" w:cs="Times New Roman"/>
          <w:color w:val="252525"/>
          <w:szCs w:val="24"/>
          <w:shd w:val="clear" w:color="auto" w:fill="FFFFFF"/>
        </w:rPr>
        <w:t>can store m</w:t>
      </w:r>
      <w:r w:rsidR="00F20FA4">
        <w:rPr>
          <w:rFonts w:eastAsia="Times New Roman" w:cs="Times New Roman"/>
          <w:color w:val="252525"/>
          <w:szCs w:val="24"/>
          <w:shd w:val="clear" w:color="auto" w:fill="FFFFFF"/>
        </w:rPr>
        <w:t xml:space="preserve">ore information with </w:t>
      </w:r>
      <w:del w:id="61" w:author="Alex Chen" w:date="2016-05-14T16:58:00Z">
        <w:r w:rsidR="00F20FA4" w:rsidDel="00F043C4">
          <w:rPr>
            <w:rFonts w:eastAsia="Times New Roman" w:cs="Times New Roman"/>
            <w:color w:val="252525"/>
            <w:szCs w:val="24"/>
            <w:shd w:val="clear" w:color="auto" w:fill="FFFFFF"/>
          </w:rPr>
          <w:delText>less words</w:delText>
        </w:r>
      </w:del>
      <w:ins w:id="62" w:author="Alex Chen" w:date="2016-05-14T16:58:00Z">
        <w:r w:rsidR="00F043C4">
          <w:rPr>
            <w:rFonts w:eastAsia="Times New Roman" w:cs="Times New Roman"/>
            <w:color w:val="252525"/>
            <w:szCs w:val="24"/>
            <w:shd w:val="clear" w:color="auto" w:fill="FFFFFF"/>
          </w:rPr>
          <w:t>fewer words</w:t>
        </w:r>
      </w:ins>
      <w:r w:rsidR="002B42EB">
        <w:rPr>
          <w:rFonts w:eastAsia="Times New Roman" w:cs="Times New Roman"/>
          <w:color w:val="252525"/>
          <w:szCs w:val="24"/>
          <w:shd w:val="clear" w:color="auto" w:fill="FFFFFF"/>
        </w:rPr>
        <w:t>. On the other hand, i</w:t>
      </w:r>
      <w:r w:rsidR="001D75C6" w:rsidRPr="001D75C6">
        <w:rPr>
          <w:rFonts w:eastAsia="Times New Roman" w:cs="Times New Roman"/>
          <w:color w:val="252525"/>
          <w:szCs w:val="24"/>
          <w:shd w:val="clear" w:color="auto" w:fill="FFFFFF"/>
        </w:rPr>
        <w:t>n SOAP</w:t>
      </w:r>
      <w:r w:rsidR="002B42EB">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t>
      </w:r>
      <w:r w:rsidR="0010110C">
        <w:rPr>
          <w:rFonts w:eastAsia="Times New Roman" w:cs="Times New Roman"/>
          <w:color w:val="252525"/>
          <w:szCs w:val="24"/>
          <w:shd w:val="clear" w:color="auto" w:fill="FFFFFF"/>
        </w:rPr>
        <w:t>o</w:t>
      </w:r>
      <w:r w:rsidR="00581D63">
        <w:rPr>
          <w:rFonts w:eastAsia="Times New Roman" w:cs="Times New Roman"/>
          <w:color w:val="252525"/>
          <w:szCs w:val="24"/>
          <w:shd w:val="clear" w:color="auto" w:fill="FFFFFF"/>
        </w:rPr>
        <w:t>perations</w:t>
      </w:r>
      <w:r w:rsidR="00C802FC">
        <w:rPr>
          <w:rFonts w:eastAsia="Times New Roman" w:cs="Times New Roman"/>
          <w:color w:val="252525"/>
          <w:szCs w:val="24"/>
          <w:shd w:val="clear" w:color="auto" w:fill="FFFFFF"/>
        </w:rPr>
        <w:t xml:space="preserve"> </w:t>
      </w:r>
      <w:r w:rsidR="001D75C6" w:rsidRPr="001D75C6">
        <w:rPr>
          <w:rFonts w:eastAsia="Times New Roman" w:cs="Times New Roman"/>
          <w:color w:val="252525"/>
          <w:szCs w:val="24"/>
          <w:shd w:val="clear" w:color="auto" w:fill="FFFFFF"/>
        </w:rPr>
        <w:t xml:space="preserve">are all </w:t>
      </w:r>
      <w:r w:rsidR="0058075C">
        <w:rPr>
          <w:rFonts w:eastAsia="Times New Roman" w:cs="Times New Roman"/>
          <w:color w:val="252525"/>
          <w:szCs w:val="24"/>
          <w:shd w:val="clear" w:color="auto" w:fill="FFFFFF"/>
        </w:rPr>
        <w:t>sealed</w:t>
      </w:r>
      <w:ins w:id="63" w:author="Alex Chen" w:date="2016-05-14T16:58:00Z">
        <w:r w:rsidR="00F043C4">
          <w:rPr>
            <w:rFonts w:eastAsia="Times New Roman" w:cs="Times New Roman"/>
            <w:color w:val="252525"/>
            <w:szCs w:val="24"/>
            <w:shd w:val="clear" w:color="auto" w:fill="FFFFFF"/>
          </w:rPr>
          <w:t xml:space="preserve"> (encapsulated</w:t>
        </w:r>
        <w:proofErr w:type="gramStart"/>
        <w:r w:rsidR="00F043C4">
          <w:rPr>
            <w:rFonts w:eastAsia="Times New Roman" w:cs="Times New Roman"/>
            <w:color w:val="252525"/>
            <w:szCs w:val="24"/>
            <w:shd w:val="clear" w:color="auto" w:fill="FFFFFF"/>
          </w:rPr>
          <w:t xml:space="preserve">) </w:t>
        </w:r>
      </w:ins>
      <w:r w:rsidR="001D75C6" w:rsidRPr="001D75C6">
        <w:rPr>
          <w:rFonts w:eastAsia="Times New Roman" w:cs="Times New Roman"/>
          <w:color w:val="252525"/>
          <w:szCs w:val="24"/>
          <w:shd w:val="clear" w:color="auto" w:fill="FFFFFF"/>
        </w:rPr>
        <w:t xml:space="preserve"> in</w:t>
      </w:r>
      <w:proofErr w:type="gramEnd"/>
      <w:r w:rsidR="001D75C6" w:rsidRPr="001D75C6">
        <w:rPr>
          <w:rFonts w:eastAsia="Times New Roman" w:cs="Times New Roman"/>
          <w:color w:val="252525"/>
          <w:szCs w:val="24"/>
          <w:shd w:val="clear" w:color="auto" w:fill="FFFFFF"/>
        </w:rPr>
        <w:t xml:space="preserve"> a POST request</w:t>
      </w:r>
      <w:r w:rsidR="00933240">
        <w:rPr>
          <w:rFonts w:eastAsia="Times New Roman" w:cs="Times New Roman"/>
          <w:color w:val="252525"/>
          <w:szCs w:val="24"/>
          <w:shd w:val="clear" w:color="auto" w:fill="FFFFFF"/>
        </w:rPr>
        <w:t>,</w:t>
      </w:r>
      <w:r w:rsidR="001D75C6" w:rsidRPr="001D75C6">
        <w:rPr>
          <w:rFonts w:eastAsia="Times New Roman" w:cs="Times New Roman"/>
          <w:color w:val="252525"/>
          <w:szCs w:val="24"/>
          <w:shd w:val="clear" w:color="auto" w:fill="FFFFFF"/>
        </w:rPr>
        <w:t xml:space="preserve"> which makes it become a black box for users. In contrast, operations in REST</w:t>
      </w:r>
      <w:r w:rsidR="00CE255C">
        <w:rPr>
          <w:rFonts w:eastAsia="Times New Roman" w:cs="Times New Roman"/>
          <w:color w:val="252525"/>
          <w:szCs w:val="24"/>
          <w:shd w:val="clear" w:color="auto" w:fill="FFFFFF"/>
        </w:rPr>
        <w:t xml:space="preserve"> are defined by four HTTP verbs</w:t>
      </w:r>
      <w:r w:rsidR="00127692">
        <w:rPr>
          <w:rFonts w:eastAsia="Times New Roman" w:cs="Times New Roman"/>
          <w:color w:val="252525"/>
          <w:szCs w:val="24"/>
          <w:shd w:val="clear" w:color="auto" w:fill="FFFFFF"/>
        </w:rPr>
        <w:t>. The</w:t>
      </w:r>
      <w:r w:rsidR="00821D5F">
        <w:rPr>
          <w:rFonts w:eastAsia="Times New Roman" w:cs="Times New Roman"/>
          <w:color w:val="252525"/>
          <w:szCs w:val="24"/>
          <w:shd w:val="clear" w:color="auto" w:fill="FFFFFF"/>
        </w:rPr>
        <w:t xml:space="preserve"> </w:t>
      </w:r>
      <w:r w:rsidR="00AC7AFF">
        <w:rPr>
          <w:rFonts w:eastAsia="Times New Roman" w:cs="Times New Roman"/>
          <w:color w:val="252525"/>
          <w:szCs w:val="24"/>
          <w:shd w:val="clear" w:color="auto" w:fill="FFFFFF"/>
        </w:rPr>
        <w:t xml:space="preserve">user can easily </w:t>
      </w:r>
      <w:del w:id="64" w:author="Alex Chen" w:date="2016-05-14T17:01:00Z">
        <w:r w:rsidR="00AC7AFF" w:rsidDel="00F043C4">
          <w:rPr>
            <w:rFonts w:eastAsia="Times New Roman" w:cs="Times New Roman"/>
            <w:color w:val="252525"/>
            <w:szCs w:val="24"/>
            <w:shd w:val="clear" w:color="auto" w:fill="FFFFFF"/>
          </w:rPr>
          <w:delText xml:space="preserve">know </w:delText>
        </w:r>
      </w:del>
      <w:ins w:id="65" w:author="Alex Chen" w:date="2016-05-14T17:01:00Z">
        <w:r w:rsidR="00F043C4">
          <w:rPr>
            <w:rFonts w:eastAsia="Times New Roman" w:cs="Times New Roman"/>
            <w:color w:val="252525"/>
            <w:szCs w:val="24"/>
            <w:shd w:val="clear" w:color="auto" w:fill="FFFFFF"/>
          </w:rPr>
          <w:t xml:space="preserve">tell the </w:t>
        </w:r>
      </w:ins>
      <w:r w:rsidR="00AC7AFF">
        <w:rPr>
          <w:rFonts w:eastAsia="Times New Roman" w:cs="Times New Roman"/>
          <w:color w:val="252525"/>
          <w:szCs w:val="24"/>
          <w:shd w:val="clear" w:color="auto" w:fill="FFFFFF"/>
        </w:rPr>
        <w:t xml:space="preserve">target resource and action </w:t>
      </w:r>
      <w:r w:rsidR="00027DCA">
        <w:rPr>
          <w:rFonts w:eastAsia="Times New Roman" w:cs="Times New Roman"/>
          <w:color w:val="252525"/>
          <w:szCs w:val="24"/>
          <w:shd w:val="clear" w:color="auto" w:fill="FFFFFF"/>
        </w:rPr>
        <w:t>of a request</w:t>
      </w:r>
      <w:r w:rsidR="00472E7E" w:rsidRPr="00472E7E">
        <w:rPr>
          <w:rFonts w:eastAsia="Times New Roman" w:cs="Times New Roman"/>
          <w:color w:val="252525"/>
          <w:szCs w:val="24"/>
          <w:shd w:val="clear" w:color="auto" w:fill="FFFFFF"/>
        </w:rPr>
        <w:t>.</w:t>
      </w:r>
      <w:ins w:id="66" w:author="Alex Chen" w:date="2016-05-14T17:02:00Z">
        <w:r w:rsidR="00F043C4">
          <w:rPr>
            <w:rFonts w:eastAsia="Times New Roman" w:cs="Times New Roman"/>
            <w:color w:val="252525"/>
            <w:szCs w:val="24"/>
            <w:shd w:val="clear" w:color="auto" w:fill="FFFFFF"/>
          </w:rPr>
          <w:t xml:space="preserve"> (</w:t>
        </w:r>
        <w:proofErr w:type="gramStart"/>
        <w:r w:rsidR="00F043C4">
          <w:rPr>
            <w:rFonts w:eastAsia="Times New Roman" w:cs="Times New Roman"/>
            <w:color w:val="252525"/>
            <w:szCs w:val="24"/>
            <w:shd w:val="clear" w:color="auto" w:fill="FFFFFF"/>
          </w:rPr>
          <w:t>via</w:t>
        </w:r>
        <w:proofErr w:type="gramEnd"/>
        <w:r w:rsidR="00F043C4">
          <w:rPr>
            <w:rFonts w:eastAsia="Times New Roman" w:cs="Times New Roman"/>
            <w:color w:val="252525"/>
            <w:szCs w:val="24"/>
            <w:shd w:val="clear" w:color="auto" w:fill="FFFFFF"/>
          </w:rPr>
          <w:t xml:space="preserve"> REST or SOAP???)</w:t>
        </w:r>
      </w:ins>
    </w:p>
    <w:p w14:paraId="1FC35EFE" w14:textId="77777777" w:rsidR="00472E7E" w:rsidRPr="00472E7E" w:rsidRDefault="00472E7E" w:rsidP="00C57EB0">
      <w:pPr>
        <w:spacing w:after="0" w:line="360" w:lineRule="auto"/>
        <w:rPr>
          <w:rFonts w:eastAsia="Times New Roman" w:cs="Times New Roman"/>
          <w:szCs w:val="24"/>
        </w:rPr>
      </w:pPr>
    </w:p>
    <w:p w14:paraId="25200660" w14:textId="1CB58401" w:rsidR="00472E7E" w:rsidRPr="00472E7E" w:rsidRDefault="00BA6A96" w:rsidP="00BA6A96">
      <w:pPr>
        <w:numPr>
          <w:ilvl w:val="0"/>
          <w:numId w:val="5"/>
        </w:numPr>
        <w:shd w:val="clear" w:color="auto" w:fill="FFFFFF"/>
        <w:spacing w:after="0" w:line="360" w:lineRule="auto"/>
        <w:textAlignment w:val="baseline"/>
        <w:rPr>
          <w:rFonts w:eastAsia="Times New Roman" w:cs="Times New Roman"/>
          <w:color w:val="252525"/>
          <w:szCs w:val="24"/>
        </w:rPr>
      </w:pPr>
      <w:r w:rsidRPr="00BA6A96">
        <w:rPr>
          <w:rFonts w:eastAsia="Times New Roman" w:cs="Times New Roman"/>
          <w:color w:val="252525"/>
          <w:szCs w:val="24"/>
          <w:shd w:val="clear" w:color="auto" w:fill="FFFFFF"/>
        </w:rPr>
        <w:t>Scalability: SOAP was popular when IT service</w:t>
      </w:r>
      <w:r w:rsidR="00911049">
        <w:rPr>
          <w:rFonts w:eastAsia="Times New Roman" w:cs="Times New Roman"/>
          <w:color w:val="252525"/>
          <w:szCs w:val="24"/>
          <w:shd w:val="clear" w:color="auto" w:fill="FFFFFF"/>
        </w:rPr>
        <w:t>s</w:t>
      </w:r>
      <w:r w:rsidRPr="00BA6A96">
        <w:rPr>
          <w:rFonts w:eastAsia="Times New Roman" w:cs="Times New Roman"/>
          <w:color w:val="252525"/>
          <w:szCs w:val="24"/>
          <w:shd w:val="clear" w:color="auto" w:fill="FFFFFF"/>
        </w:rPr>
        <w:t xml:space="preserve"> </w:t>
      </w:r>
      <w:r w:rsidR="00BB35F7">
        <w:rPr>
          <w:rFonts w:eastAsia="Times New Roman" w:cs="Times New Roman"/>
          <w:color w:val="252525"/>
          <w:szCs w:val="24"/>
          <w:shd w:val="clear" w:color="auto" w:fill="FFFFFF"/>
        </w:rPr>
        <w:t>were</w:t>
      </w:r>
      <w:r w:rsidRPr="00BA6A96">
        <w:rPr>
          <w:rFonts w:eastAsia="Times New Roman" w:cs="Times New Roman"/>
          <w:color w:val="252525"/>
          <w:szCs w:val="24"/>
          <w:shd w:val="clear" w:color="auto" w:fill="FFFFFF"/>
        </w:rPr>
        <w:t xml:space="preserve"> only available for </w:t>
      </w:r>
      <w:r w:rsidR="00F60B16">
        <w:rPr>
          <w:rFonts w:eastAsia="Times New Roman" w:cs="Times New Roman"/>
          <w:color w:val="252525"/>
          <w:szCs w:val="24"/>
          <w:shd w:val="clear" w:color="auto" w:fill="FFFFFF"/>
        </w:rPr>
        <w:t>giant companies</w:t>
      </w:r>
      <w:r w:rsidR="00586AC8">
        <w:rPr>
          <w:rFonts w:eastAsia="Times New Roman" w:cs="Times New Roman"/>
          <w:color w:val="252525"/>
          <w:szCs w:val="24"/>
          <w:shd w:val="clear" w:color="auto" w:fill="FFFFFF"/>
        </w:rPr>
        <w:t xml:space="preserve">. </w:t>
      </w:r>
      <w:r w:rsidR="00531FEE">
        <w:rPr>
          <w:rFonts w:eastAsia="Times New Roman" w:cs="Times New Roman"/>
          <w:color w:val="252525"/>
          <w:szCs w:val="24"/>
          <w:shd w:val="clear" w:color="auto" w:fill="FFFFFF"/>
        </w:rPr>
        <w:t>It</w:t>
      </w:r>
      <w:r w:rsidRPr="00BA6A96">
        <w:rPr>
          <w:rFonts w:eastAsia="Times New Roman" w:cs="Times New Roman"/>
          <w:color w:val="252525"/>
          <w:szCs w:val="24"/>
          <w:shd w:val="clear" w:color="auto" w:fill="FFFFFF"/>
        </w:rPr>
        <w:t xml:space="preserve"> </w:t>
      </w:r>
      <w:r w:rsidR="009F78DF">
        <w:rPr>
          <w:rFonts w:eastAsia="Times New Roman" w:cs="Times New Roman"/>
          <w:color w:val="252525"/>
          <w:szCs w:val="24"/>
          <w:shd w:val="clear" w:color="auto" w:fill="FFFFFF"/>
        </w:rPr>
        <w:t>is</w:t>
      </w:r>
      <w:r w:rsidRPr="00BA6A96">
        <w:rPr>
          <w:rFonts w:eastAsia="Times New Roman" w:cs="Times New Roman"/>
          <w:color w:val="252525"/>
          <w:szCs w:val="24"/>
          <w:shd w:val="clear" w:color="auto" w:fill="FFFFFF"/>
        </w:rPr>
        <w:t xml:space="preserve"> designed to fulfill a particular task</w:t>
      </w:r>
      <w:r w:rsidR="002A466E">
        <w:rPr>
          <w:rFonts w:eastAsia="Times New Roman" w:cs="Times New Roman"/>
          <w:color w:val="252525"/>
          <w:szCs w:val="24"/>
          <w:shd w:val="clear" w:color="auto" w:fill="FFFFFF"/>
        </w:rPr>
        <w:t>,</w:t>
      </w:r>
      <w:r w:rsidRPr="00BA6A96">
        <w:rPr>
          <w:rFonts w:eastAsia="Times New Roman" w:cs="Times New Roman"/>
          <w:color w:val="252525"/>
          <w:szCs w:val="24"/>
          <w:shd w:val="clear" w:color="auto" w:fill="FFFFFF"/>
        </w:rPr>
        <w:t xml:space="preserve"> which ma</w:t>
      </w:r>
      <w:r w:rsidR="00C54C87">
        <w:rPr>
          <w:rFonts w:eastAsia="Times New Roman" w:cs="Times New Roman"/>
          <w:color w:val="252525"/>
          <w:szCs w:val="24"/>
          <w:shd w:val="clear" w:color="auto" w:fill="FFFFFF"/>
        </w:rPr>
        <w:t xml:space="preserve">kes codes are hard </w:t>
      </w:r>
      <w:r w:rsidR="00BF6110">
        <w:rPr>
          <w:rFonts w:eastAsia="Times New Roman" w:cs="Times New Roman"/>
          <w:color w:val="252525"/>
          <w:szCs w:val="24"/>
          <w:shd w:val="clear" w:color="auto" w:fill="FFFFFF"/>
        </w:rPr>
        <w:t xml:space="preserve">to </w:t>
      </w:r>
      <w:r w:rsidR="005E35DC">
        <w:rPr>
          <w:rFonts w:eastAsia="Times New Roman" w:cs="Times New Roman"/>
          <w:color w:val="252525"/>
          <w:szCs w:val="24"/>
          <w:shd w:val="clear" w:color="auto" w:fill="FFFFFF"/>
        </w:rPr>
        <w:t>scale</w:t>
      </w:r>
      <w:r w:rsidRPr="00BA6A96">
        <w:rPr>
          <w:rFonts w:eastAsia="Times New Roman" w:cs="Times New Roman"/>
          <w:color w:val="252525"/>
          <w:szCs w:val="24"/>
          <w:shd w:val="clear" w:color="auto" w:fill="FFFFFF"/>
        </w:rPr>
        <w:t xml:space="preserve">. On the other hand, REST mapping one URL to one resource. It </w:t>
      </w:r>
      <w:proofErr w:type="gramStart"/>
      <w:r w:rsidRPr="00BA6A96">
        <w:rPr>
          <w:rFonts w:eastAsia="Times New Roman" w:cs="Times New Roman"/>
          <w:color w:val="252525"/>
          <w:szCs w:val="24"/>
          <w:shd w:val="clear" w:color="auto" w:fill="FFFFFF"/>
        </w:rPr>
        <w:t>distribute</w:t>
      </w:r>
      <w:r w:rsidR="00E91517">
        <w:rPr>
          <w:rFonts w:eastAsia="Times New Roman" w:cs="Times New Roman"/>
          <w:color w:val="252525"/>
          <w:szCs w:val="24"/>
          <w:shd w:val="clear" w:color="auto" w:fill="FFFFFF"/>
        </w:rPr>
        <w:t>s</w:t>
      </w:r>
      <w:ins w:id="67" w:author="Alex Chen" w:date="2016-05-14T17:03:00Z">
        <w:r w:rsidR="000D73E5">
          <w:rPr>
            <w:rFonts w:eastAsia="Times New Roman" w:cs="Times New Roman"/>
            <w:color w:val="252525"/>
            <w:szCs w:val="24"/>
            <w:shd w:val="clear" w:color="auto" w:fill="FFFFFF"/>
          </w:rPr>
          <w:t>(</w:t>
        </w:r>
        <w:proofErr w:type="gramEnd"/>
        <w:r w:rsidR="000D73E5">
          <w:rPr>
            <w:rFonts w:eastAsia="Times New Roman" w:cs="Times New Roman"/>
            <w:color w:val="252525"/>
            <w:szCs w:val="24"/>
            <w:shd w:val="clear" w:color="auto" w:fill="FFFFFF"/>
          </w:rPr>
          <w:t>divides/splits)</w:t>
        </w:r>
      </w:ins>
      <w:r w:rsidRPr="00BA6A96">
        <w:rPr>
          <w:rFonts w:eastAsia="Times New Roman" w:cs="Times New Roman"/>
          <w:color w:val="252525"/>
          <w:szCs w:val="24"/>
          <w:shd w:val="clear" w:color="auto" w:fill="FFFFFF"/>
        </w:rPr>
        <w:t xml:space="preserve"> complexity of </w:t>
      </w:r>
      <w:r w:rsidR="00805F1A">
        <w:rPr>
          <w:rFonts w:eastAsia="Times New Roman" w:cs="Times New Roman"/>
          <w:color w:val="252525"/>
          <w:szCs w:val="24"/>
          <w:shd w:val="clear" w:color="auto" w:fill="FFFFFF"/>
        </w:rPr>
        <w:t>a single</w:t>
      </w:r>
      <w:r w:rsidRPr="00BA6A96">
        <w:rPr>
          <w:rFonts w:eastAsia="Times New Roman" w:cs="Times New Roman"/>
          <w:color w:val="252525"/>
          <w:szCs w:val="24"/>
          <w:shd w:val="clear" w:color="auto" w:fill="FFFFFF"/>
        </w:rPr>
        <w:t xml:space="preserve"> page </w:t>
      </w:r>
      <w:r w:rsidR="00B17E2F">
        <w:rPr>
          <w:rFonts w:eastAsia="Times New Roman" w:cs="Times New Roman"/>
          <w:color w:val="252525"/>
          <w:szCs w:val="24"/>
          <w:shd w:val="clear" w:color="auto" w:fill="FFFFFF"/>
        </w:rPr>
        <w:t>into</w:t>
      </w:r>
      <w:r w:rsidRPr="00BA6A96">
        <w:rPr>
          <w:rFonts w:eastAsia="Times New Roman" w:cs="Times New Roman"/>
          <w:color w:val="252525"/>
          <w:szCs w:val="24"/>
          <w:shd w:val="clear" w:color="auto" w:fill="FFFFFF"/>
        </w:rPr>
        <w:t xml:space="preserve"> multiple simple pages. Th</w:t>
      </w:r>
      <w:ins w:id="68" w:author="Alex Chen" w:date="2016-05-14T17:03:00Z">
        <w:r w:rsidR="000D73E5">
          <w:rPr>
            <w:rFonts w:eastAsia="Times New Roman" w:cs="Times New Roman"/>
            <w:color w:val="252525"/>
            <w:szCs w:val="24"/>
            <w:shd w:val="clear" w:color="auto" w:fill="FFFFFF"/>
          </w:rPr>
          <w:t>is</w:t>
        </w:r>
      </w:ins>
      <w:del w:id="69" w:author="Alex Chen" w:date="2016-05-14T17:03:00Z">
        <w:r w:rsidRPr="00BA6A96" w:rsidDel="000D73E5">
          <w:rPr>
            <w:rFonts w:eastAsia="Times New Roman" w:cs="Times New Roman"/>
            <w:color w:val="252525"/>
            <w:szCs w:val="24"/>
            <w:shd w:val="clear" w:color="auto" w:fill="FFFFFF"/>
          </w:rPr>
          <w:delText>e</w:delText>
        </w:r>
      </w:del>
      <w:r w:rsidRPr="00BA6A96">
        <w:rPr>
          <w:rFonts w:eastAsia="Times New Roman" w:cs="Times New Roman"/>
          <w:color w:val="252525"/>
          <w:szCs w:val="24"/>
          <w:shd w:val="clear" w:color="auto" w:fill="FFFFFF"/>
        </w:rPr>
        <w:t xml:space="preserve"> </w:t>
      </w:r>
      <w:r w:rsidR="00BD6164">
        <w:rPr>
          <w:rFonts w:eastAsia="Times New Roman" w:cs="Times New Roman"/>
          <w:color w:val="252525"/>
          <w:szCs w:val="24"/>
          <w:shd w:val="clear" w:color="auto" w:fill="FFFFFF"/>
        </w:rPr>
        <w:t>characteristic</w:t>
      </w:r>
      <w:r w:rsidRPr="00BA6A96">
        <w:rPr>
          <w:rFonts w:eastAsia="Times New Roman" w:cs="Times New Roman"/>
          <w:color w:val="252525"/>
          <w:szCs w:val="24"/>
          <w:shd w:val="clear" w:color="auto" w:fill="FFFFFF"/>
        </w:rPr>
        <w:t xml:space="preserve"> naturally increa</w:t>
      </w:r>
      <w:r w:rsidR="00BB5C0C">
        <w:rPr>
          <w:rFonts w:eastAsia="Times New Roman" w:cs="Times New Roman"/>
          <w:color w:val="252525"/>
          <w:szCs w:val="24"/>
          <w:shd w:val="clear" w:color="auto" w:fill="FFFFFF"/>
        </w:rPr>
        <w:t>ses</w:t>
      </w:r>
      <w:r>
        <w:rPr>
          <w:rFonts w:eastAsia="Times New Roman" w:cs="Times New Roman"/>
          <w:color w:val="252525"/>
          <w:szCs w:val="24"/>
          <w:shd w:val="clear" w:color="auto" w:fill="FFFFFF"/>
        </w:rPr>
        <w:t xml:space="preserve"> the scalability of a system</w:t>
      </w:r>
      <w:r w:rsidR="00472E7E" w:rsidRPr="00472E7E">
        <w:rPr>
          <w:rFonts w:eastAsia="Times New Roman" w:cs="Times New Roman"/>
          <w:color w:val="252525"/>
          <w:szCs w:val="24"/>
          <w:shd w:val="clear" w:color="auto" w:fill="FFFFFF"/>
        </w:rPr>
        <w:t>.</w:t>
      </w:r>
    </w:p>
    <w:p w14:paraId="58A14B05" w14:textId="77777777" w:rsidR="00472E7E" w:rsidRPr="00472E7E" w:rsidRDefault="00472E7E" w:rsidP="00C57EB0">
      <w:pPr>
        <w:spacing w:after="0" w:line="360" w:lineRule="auto"/>
        <w:rPr>
          <w:rFonts w:eastAsia="Times New Roman" w:cs="Times New Roman"/>
          <w:szCs w:val="24"/>
        </w:rPr>
      </w:pPr>
    </w:p>
    <w:p w14:paraId="3EC7D6DC" w14:textId="3EE41E30" w:rsidR="00472E7E" w:rsidRPr="00472E7E" w:rsidRDefault="00472E7E" w:rsidP="00AB3F59">
      <w:pPr>
        <w:numPr>
          <w:ilvl w:val="0"/>
          <w:numId w:val="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w:t>
      </w:r>
      <w:r w:rsidR="00B11DF6">
        <w:rPr>
          <w:rFonts w:eastAsia="Times New Roman" w:cs="Times New Roman"/>
          <w:color w:val="252525"/>
          <w:szCs w:val="24"/>
          <w:shd w:val="clear" w:color="auto" w:fill="FFFFFF"/>
        </w:rPr>
        <w:t xml:space="preserve"> </w:t>
      </w:r>
      <w:r w:rsidR="00AB3F59" w:rsidRPr="00AB3F59">
        <w:rPr>
          <w:rFonts w:eastAsia="Times New Roman" w:cs="Times New Roman"/>
          <w:color w:val="252525"/>
          <w:szCs w:val="24"/>
          <w:shd w:val="clear" w:color="auto" w:fill="FFFFFF"/>
        </w:rPr>
        <w:t xml:space="preserve">REST is </w:t>
      </w:r>
      <w:ins w:id="70" w:author="Alex Chen" w:date="2016-05-14T17:08:00Z">
        <w:r w:rsidR="008F1074">
          <w:rPr>
            <w:rFonts w:eastAsia="Times New Roman" w:cs="Times New Roman"/>
            <w:color w:val="252525"/>
            <w:szCs w:val="24"/>
            <w:shd w:val="clear" w:color="auto" w:fill="FFFFFF"/>
          </w:rPr>
          <w:t xml:space="preserve">a </w:t>
        </w:r>
      </w:ins>
      <w:r w:rsidR="00AB3F59" w:rsidRPr="00AB3F59">
        <w:rPr>
          <w:rFonts w:eastAsia="Times New Roman" w:cs="Times New Roman"/>
          <w:color w:val="252525"/>
          <w:szCs w:val="24"/>
          <w:shd w:val="clear" w:color="auto" w:fill="FFFFFF"/>
        </w:rPr>
        <w:t>natural</w:t>
      </w:r>
      <w:del w:id="71" w:author="Alex Chen" w:date="2016-05-14T17:08:00Z">
        <w:r w:rsidR="00AB3F59" w:rsidRPr="00AB3F59" w:rsidDel="008F1074">
          <w:rPr>
            <w:rFonts w:eastAsia="Times New Roman" w:cs="Times New Roman"/>
            <w:color w:val="252525"/>
            <w:szCs w:val="24"/>
            <w:shd w:val="clear" w:color="auto" w:fill="FFFFFF"/>
          </w:rPr>
          <w:delText>ly</w:delText>
        </w:r>
      </w:del>
      <w:r w:rsidR="00AB3F59" w:rsidRPr="00AB3F59">
        <w:rPr>
          <w:rFonts w:eastAsia="Times New Roman" w:cs="Times New Roman"/>
          <w:color w:val="252525"/>
          <w:szCs w:val="24"/>
          <w:shd w:val="clear" w:color="auto" w:fill="FFFFFF"/>
        </w:rPr>
        <w:t xml:space="preserve"> suit </w:t>
      </w:r>
      <w:ins w:id="72" w:author="Alex Chen" w:date="2016-05-14T17:08:00Z">
        <w:r w:rsidR="008F1074">
          <w:rPr>
            <w:rFonts w:eastAsia="Times New Roman" w:cs="Times New Roman"/>
            <w:color w:val="252525"/>
            <w:szCs w:val="24"/>
            <w:shd w:val="clear" w:color="auto" w:fill="FFFFFF"/>
          </w:rPr>
          <w:t xml:space="preserve">for </w:t>
        </w:r>
      </w:ins>
      <w:r w:rsidR="0035659B">
        <w:rPr>
          <w:rFonts w:eastAsia="Times New Roman" w:cs="Times New Roman"/>
          <w:color w:val="252525"/>
          <w:szCs w:val="24"/>
          <w:shd w:val="clear" w:color="auto" w:fill="FFFFFF"/>
        </w:rPr>
        <w:t>caching</w:t>
      </w:r>
      <w:r w:rsidR="00AB3F59" w:rsidRPr="00AB3F59">
        <w:rPr>
          <w:rFonts w:eastAsia="Times New Roman" w:cs="Times New Roman"/>
          <w:color w:val="252525"/>
          <w:szCs w:val="24"/>
          <w:shd w:val="clear" w:color="auto" w:fill="FFFFFF"/>
        </w:rPr>
        <w:t xml:space="preserve">. As mentioned above, </w:t>
      </w:r>
      <w:r w:rsidR="00A50CB3">
        <w:rPr>
          <w:rFonts w:eastAsia="Times New Roman" w:cs="Times New Roman"/>
          <w:color w:val="252525"/>
          <w:szCs w:val="24"/>
          <w:shd w:val="clear" w:color="auto" w:fill="FFFFFF"/>
        </w:rPr>
        <w:t>at</w:t>
      </w:r>
      <w:r w:rsidR="003C0EA3">
        <w:rPr>
          <w:rFonts w:eastAsia="Times New Roman" w:cs="Times New Roman"/>
          <w:color w:val="252525"/>
          <w:szCs w:val="24"/>
          <w:shd w:val="clear" w:color="auto" w:fill="FFFFFF"/>
        </w:rPr>
        <w:t xml:space="preserve"> </w:t>
      </w:r>
      <w:r w:rsidR="00AB3F59" w:rsidRPr="00AB3F59">
        <w:rPr>
          <w:rFonts w:eastAsia="Times New Roman" w:cs="Times New Roman"/>
          <w:color w:val="252525"/>
          <w:szCs w:val="24"/>
          <w:shd w:val="clear" w:color="auto" w:fill="FFFFFF"/>
        </w:rPr>
        <w:t>the last step towards REST</w:t>
      </w:r>
      <w:r w:rsidR="003C0EA3">
        <w:rPr>
          <w:rFonts w:eastAsia="Times New Roman" w:cs="Times New Roman"/>
          <w:color w:val="252525"/>
          <w:szCs w:val="24"/>
          <w:shd w:val="clear" w:color="auto" w:fill="FFFFFF"/>
        </w:rPr>
        <w:t>,</w:t>
      </w:r>
      <w:r w:rsidR="00AB3F59" w:rsidRPr="00AB3F59">
        <w:rPr>
          <w:rFonts w:eastAsia="Times New Roman" w:cs="Times New Roman"/>
          <w:color w:val="252525"/>
          <w:szCs w:val="24"/>
          <w:shd w:val="clear" w:color="auto" w:fill="FFFFFF"/>
        </w:rPr>
        <w:t xml:space="preserve"> </w:t>
      </w:r>
      <w:r w:rsidR="00785638">
        <w:rPr>
          <w:rFonts w:eastAsia="Times New Roman" w:cs="Times New Roman"/>
          <w:color w:val="252525"/>
          <w:szCs w:val="24"/>
          <w:shd w:val="clear" w:color="auto" w:fill="FFFFFF"/>
        </w:rPr>
        <w:t xml:space="preserve">possible operations of next </w:t>
      </w:r>
      <w:r w:rsidR="00CE3B2E">
        <w:rPr>
          <w:rFonts w:eastAsia="Times New Roman" w:cs="Times New Roman"/>
          <w:color w:val="252525"/>
          <w:szCs w:val="24"/>
          <w:shd w:val="clear" w:color="auto" w:fill="FFFFFF"/>
        </w:rPr>
        <w:t>request</w:t>
      </w:r>
      <w:r w:rsidR="00D3502C">
        <w:rPr>
          <w:rFonts w:eastAsia="Times New Roman" w:cs="Times New Roman"/>
          <w:color w:val="252525"/>
          <w:szCs w:val="24"/>
          <w:shd w:val="clear" w:color="auto" w:fill="FFFFFF"/>
        </w:rPr>
        <w:t xml:space="preserve"> are included in the return</w:t>
      </w:r>
      <w:r w:rsidR="00AB3F59" w:rsidRPr="00AB3F59">
        <w:rPr>
          <w:rFonts w:eastAsia="Times New Roman" w:cs="Times New Roman"/>
          <w:color w:val="252525"/>
          <w:szCs w:val="24"/>
          <w:shd w:val="clear" w:color="auto" w:fill="FFFFFF"/>
        </w:rPr>
        <w:t>. In this way</w:t>
      </w:r>
      <w:r w:rsidR="00312758">
        <w:rPr>
          <w:rFonts w:eastAsia="Times New Roman" w:cs="Times New Roman"/>
          <w:color w:val="252525"/>
          <w:szCs w:val="24"/>
          <w:shd w:val="clear" w:color="auto" w:fill="FFFFFF"/>
        </w:rPr>
        <w:t xml:space="preserve">, the client-side can easily </w:t>
      </w:r>
      <w:del w:id="73" w:author="Alex Chen" w:date="2016-05-14T17:09:00Z">
        <w:r w:rsidR="00312758" w:rsidDel="008F1074">
          <w:rPr>
            <w:rFonts w:eastAsia="Times New Roman" w:cs="Times New Roman"/>
            <w:color w:val="252525"/>
            <w:szCs w:val="24"/>
            <w:shd w:val="clear" w:color="auto" w:fill="FFFFFF"/>
          </w:rPr>
          <w:delText xml:space="preserve">to </w:delText>
        </w:r>
      </w:del>
      <w:r w:rsidR="00312758">
        <w:rPr>
          <w:rFonts w:eastAsia="Times New Roman" w:cs="Times New Roman"/>
          <w:color w:val="252525"/>
          <w:szCs w:val="24"/>
          <w:shd w:val="clear" w:color="auto" w:fill="FFFFFF"/>
        </w:rPr>
        <w:t xml:space="preserve">load </w:t>
      </w:r>
      <w:r w:rsidR="0028526A">
        <w:rPr>
          <w:rFonts w:eastAsia="Times New Roman" w:cs="Times New Roman"/>
          <w:color w:val="252525"/>
          <w:szCs w:val="24"/>
          <w:shd w:val="clear" w:color="auto" w:fill="FFFFFF"/>
        </w:rPr>
        <w:t>and store result before</w:t>
      </w:r>
      <w:r w:rsidR="00660F7D">
        <w:rPr>
          <w:rFonts w:eastAsia="Times New Roman" w:cs="Times New Roman"/>
          <w:color w:val="252525"/>
          <w:szCs w:val="24"/>
          <w:shd w:val="clear" w:color="auto" w:fill="FFFFFF"/>
        </w:rPr>
        <w:t xml:space="preserve"> the</w:t>
      </w:r>
      <w:r w:rsidR="00AB3F59" w:rsidRPr="00AB3F59">
        <w:rPr>
          <w:rFonts w:eastAsia="Times New Roman" w:cs="Times New Roman"/>
          <w:color w:val="252525"/>
          <w:szCs w:val="24"/>
          <w:shd w:val="clear" w:color="auto" w:fill="FFFFFF"/>
        </w:rPr>
        <w:t xml:space="preserve"> user makes </w:t>
      </w:r>
      <w:r w:rsidR="00660F7D">
        <w:rPr>
          <w:rFonts w:eastAsia="Times New Roman" w:cs="Times New Roman"/>
          <w:color w:val="252525"/>
          <w:szCs w:val="24"/>
          <w:shd w:val="clear" w:color="auto" w:fill="FFFFFF"/>
        </w:rPr>
        <w:t>a</w:t>
      </w:r>
      <w:r w:rsidR="00CE3B2E">
        <w:rPr>
          <w:rFonts w:eastAsia="Times New Roman" w:cs="Times New Roman"/>
          <w:color w:val="252525"/>
          <w:szCs w:val="24"/>
          <w:shd w:val="clear" w:color="auto" w:fill="FFFFFF"/>
        </w:rPr>
        <w:t xml:space="preserve"> </w:t>
      </w:r>
      <w:r w:rsidR="00AB5847">
        <w:rPr>
          <w:rFonts w:eastAsia="Times New Roman" w:cs="Times New Roman"/>
          <w:color w:val="252525"/>
          <w:szCs w:val="24"/>
          <w:shd w:val="clear" w:color="auto" w:fill="FFFFFF"/>
        </w:rPr>
        <w:t>request</w:t>
      </w:r>
      <w:r w:rsidR="00AB3F59" w:rsidRPr="00AB3F59">
        <w:rPr>
          <w:rFonts w:eastAsia="Times New Roman" w:cs="Times New Roman"/>
          <w:color w:val="252525"/>
          <w:szCs w:val="24"/>
          <w:shd w:val="clear" w:color="auto" w:fill="FFFFFF"/>
        </w:rPr>
        <w:t xml:space="preserve">. In SOAP, </w:t>
      </w:r>
      <w:del w:id="74" w:author="Alex Chen" w:date="2016-05-14T17:09:00Z">
        <w:r w:rsidR="00AB3F59" w:rsidRPr="00AB3F59" w:rsidDel="008F1074">
          <w:rPr>
            <w:rFonts w:eastAsia="Times New Roman" w:cs="Times New Roman"/>
            <w:color w:val="252525"/>
            <w:szCs w:val="24"/>
            <w:shd w:val="clear" w:color="auto" w:fill="FFFFFF"/>
          </w:rPr>
          <w:delText xml:space="preserve">we always see </w:delText>
        </w:r>
      </w:del>
      <w:r w:rsidR="00895BF1">
        <w:rPr>
          <w:rFonts w:eastAsia="Times New Roman" w:cs="Times New Roman"/>
          <w:color w:val="252525"/>
          <w:szCs w:val="24"/>
          <w:shd w:val="clear" w:color="auto" w:fill="FFFFFF"/>
        </w:rPr>
        <w:t>resources</w:t>
      </w:r>
      <w:r w:rsidR="00AB3F59" w:rsidRPr="00AB3F59">
        <w:rPr>
          <w:rFonts w:eastAsia="Times New Roman" w:cs="Times New Roman"/>
          <w:color w:val="252525"/>
          <w:szCs w:val="24"/>
          <w:shd w:val="clear" w:color="auto" w:fill="FFFFFF"/>
        </w:rPr>
        <w:t xml:space="preserve"> are </w:t>
      </w:r>
      <w:ins w:id="75" w:author="Alex Chen" w:date="2016-05-14T17:09:00Z">
        <w:r w:rsidR="008F1074">
          <w:rPr>
            <w:rFonts w:eastAsia="Times New Roman" w:cs="Times New Roman"/>
            <w:color w:val="252525"/>
            <w:szCs w:val="24"/>
            <w:shd w:val="clear" w:color="auto" w:fill="FFFFFF"/>
          </w:rPr>
          <w:t xml:space="preserve">always </w:t>
        </w:r>
      </w:ins>
      <w:r w:rsidR="00AB3F59" w:rsidRPr="00AB3F59">
        <w:rPr>
          <w:rFonts w:eastAsia="Times New Roman" w:cs="Times New Roman"/>
          <w:color w:val="252525"/>
          <w:szCs w:val="24"/>
          <w:shd w:val="clear" w:color="auto" w:fill="FFFFFF"/>
        </w:rPr>
        <w:t xml:space="preserve">wrapped together </w:t>
      </w:r>
      <w:r w:rsidR="006A2CC0">
        <w:rPr>
          <w:rFonts w:eastAsia="Times New Roman" w:cs="Times New Roman"/>
          <w:color w:val="252525"/>
          <w:szCs w:val="24"/>
          <w:shd w:val="clear" w:color="auto" w:fill="FFFFFF"/>
        </w:rPr>
        <w:t xml:space="preserve">which makes </w:t>
      </w:r>
      <w:r w:rsidR="009B0FA5">
        <w:rPr>
          <w:rFonts w:eastAsia="Times New Roman" w:cs="Times New Roman"/>
          <w:color w:val="252525"/>
          <w:szCs w:val="24"/>
          <w:shd w:val="clear" w:color="auto" w:fill="FFFFFF"/>
        </w:rPr>
        <w:t xml:space="preserve">the next operation of a user is </w:t>
      </w:r>
      <w:r w:rsidR="00CF7D32">
        <w:rPr>
          <w:rFonts w:eastAsia="Times New Roman" w:cs="Times New Roman"/>
          <w:color w:val="252525"/>
          <w:szCs w:val="24"/>
          <w:shd w:val="clear" w:color="auto" w:fill="FFFFFF"/>
        </w:rPr>
        <w:t>hard to predict</w:t>
      </w:r>
      <w:r w:rsidR="00AB3F59" w:rsidRPr="00AB3F59">
        <w:rPr>
          <w:rFonts w:eastAsia="Times New Roman" w:cs="Times New Roman"/>
          <w:color w:val="252525"/>
          <w:szCs w:val="24"/>
          <w:shd w:val="clear" w:color="auto" w:fill="FFFFFF"/>
        </w:rPr>
        <w:t>. This characteristic makes cache become</w:t>
      </w:r>
      <w:del w:id="76" w:author="Alex Chen" w:date="2016-05-14T17:09:00Z">
        <w:r w:rsidR="00AB3F59" w:rsidRPr="00AB3F59" w:rsidDel="008F1074">
          <w:rPr>
            <w:rFonts w:eastAsia="Times New Roman" w:cs="Times New Roman"/>
            <w:color w:val="252525"/>
            <w:szCs w:val="24"/>
            <w:shd w:val="clear" w:color="auto" w:fill="FFFFFF"/>
          </w:rPr>
          <w:delText>s</w:delText>
        </w:r>
      </w:del>
      <w:r w:rsidR="00AB3F59" w:rsidRPr="00AB3F59">
        <w:rPr>
          <w:rFonts w:eastAsia="Times New Roman" w:cs="Times New Roman"/>
          <w:color w:val="252525"/>
          <w:szCs w:val="24"/>
          <w:shd w:val="clear" w:color="auto" w:fill="FFFFFF"/>
        </w:rPr>
        <w:t xml:space="preserve"> much harder in SOAP</w:t>
      </w:r>
      <w:r w:rsidRPr="00472E7E">
        <w:rPr>
          <w:rFonts w:eastAsia="Times New Roman" w:cs="Times New Roman"/>
          <w:color w:val="252525"/>
          <w:szCs w:val="24"/>
          <w:shd w:val="clear" w:color="auto" w:fill="FFFFFF"/>
        </w:rPr>
        <w:t>.</w:t>
      </w:r>
    </w:p>
    <w:p w14:paraId="138A79CF" w14:textId="77777777" w:rsidR="00472E7E" w:rsidRPr="00472E7E" w:rsidRDefault="00472E7E" w:rsidP="00C57EB0">
      <w:pPr>
        <w:spacing w:after="0" w:line="360" w:lineRule="auto"/>
        <w:rPr>
          <w:rFonts w:eastAsia="Times New Roman" w:cs="Times New Roman"/>
          <w:szCs w:val="24"/>
        </w:rPr>
      </w:pPr>
    </w:p>
    <w:p w14:paraId="426FC368" w14:textId="77777777" w:rsidR="00472E7E" w:rsidRPr="000A68AC" w:rsidRDefault="00472E7E" w:rsidP="00087A99">
      <w:pPr>
        <w:numPr>
          <w:ilvl w:val="0"/>
          <w:numId w:val="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Security: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Because of WS-Security, many people believe SOAP is </w:t>
      </w:r>
      <w:r w:rsidR="005D643F">
        <w:rPr>
          <w:rFonts w:eastAsia="Times New Roman" w:cs="Times New Roman"/>
          <w:color w:val="252525"/>
          <w:szCs w:val="24"/>
          <w:shd w:val="clear" w:color="auto" w:fill="FFFFFF"/>
        </w:rPr>
        <w:t xml:space="preserve">more secure than REST. However, it is not true. According to </w:t>
      </w:r>
      <w:r w:rsidR="00E85954">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Content>
          <w:r w:rsidR="00923395">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19 \l 4105 </w:instrText>
          </w:r>
          <w:r w:rsidR="00923395">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(Flanders.J, 2009)</w:t>
          </w:r>
          <w:r w:rsidR="00923395">
            <w:rPr>
              <w:rFonts w:eastAsia="Times New Roman" w:cs="Times New Roman"/>
              <w:color w:val="252525"/>
              <w:szCs w:val="24"/>
              <w:shd w:val="clear" w:color="auto" w:fill="FFFFFF"/>
            </w:rPr>
            <w:fldChar w:fldCharType="end"/>
          </w:r>
        </w:sdtContent>
      </w:sdt>
      <w:r w:rsidR="00977427">
        <w:rPr>
          <w:rFonts w:eastAsia="Times New Roman" w:cs="Times New Roman"/>
          <w:color w:val="252525"/>
          <w:szCs w:val="24"/>
          <w:shd w:val="clear" w:color="auto" w:fill="FFFFFF"/>
        </w:rPr>
        <w:t>,”</w:t>
      </w:r>
      <w:r w:rsidR="00977427" w:rsidRPr="00977427">
        <w:t xml:space="preserve"> </w:t>
      </w:r>
      <w:r w:rsidR="00087A99" w:rsidRPr="00087A99">
        <w:rPr>
          <w:rFonts w:eastAsia="Times New Roman" w:cs="Times New Roman"/>
          <w:color w:val="252525"/>
          <w:szCs w:val="24"/>
          <w:shd w:val="clear" w:color="auto" w:fill="FFFFFF"/>
        </w:rPr>
        <w:t xml:space="preserve">the WS-* arena certainly has more standards than the </w:t>
      </w:r>
      <w:proofErr w:type="spellStart"/>
      <w:r w:rsidR="00087A99" w:rsidRPr="00087A99">
        <w:rPr>
          <w:rFonts w:eastAsia="Times New Roman" w:cs="Times New Roman"/>
          <w:color w:val="252525"/>
          <w:szCs w:val="24"/>
          <w:shd w:val="clear" w:color="auto" w:fill="FFFFFF"/>
        </w:rPr>
        <w:t>RESTful</w:t>
      </w:r>
      <w:proofErr w:type="spellEnd"/>
      <w:r w:rsidR="00087A99" w:rsidRPr="00087A99">
        <w:rPr>
          <w:rFonts w:eastAsia="Times New Roman" w:cs="Times New Roman"/>
          <w:color w:val="252525"/>
          <w:szCs w:val="24"/>
          <w:shd w:val="clear" w:color="auto" w:fill="FFFFFF"/>
        </w:rPr>
        <w:t xml:space="preserve"> arena (and this will probably always continue to be the case), but there are efforts to support federated security in the world of REST. </w:t>
      </w:r>
      <w:proofErr w:type="spellStart"/>
      <w:r w:rsidR="00087A99" w:rsidRPr="00087A99">
        <w:rPr>
          <w:rFonts w:eastAsia="Times New Roman" w:cs="Times New Roman"/>
          <w:color w:val="252525"/>
          <w:szCs w:val="24"/>
          <w:shd w:val="clear" w:color="auto" w:fill="FFFFFF"/>
        </w:rPr>
        <w:t>OpenID</w:t>
      </w:r>
      <w:proofErr w:type="spellEnd"/>
      <w:r w:rsidR="00087A99" w:rsidRPr="00087A99">
        <w:rPr>
          <w:rFonts w:eastAsia="Times New Roman" w:cs="Times New Roman"/>
          <w:color w:val="252525"/>
          <w:szCs w:val="24"/>
          <w:shd w:val="clear" w:color="auto" w:fill="FFFFFF"/>
        </w:rPr>
        <w:t xml:space="preserve"> is one such effort</w:t>
      </w:r>
      <w:r w:rsidR="00087A99">
        <w:rPr>
          <w:rFonts w:eastAsia="Times New Roman" w:cs="Times New Roman"/>
          <w:color w:val="252525"/>
          <w:szCs w:val="24"/>
          <w:shd w:val="clear" w:color="auto" w:fill="FFFFFF"/>
        </w:rPr>
        <w:t>”.</w:t>
      </w:r>
    </w:p>
    <w:p w14:paraId="54A83204" w14:textId="77777777" w:rsidR="000A68AC" w:rsidRPr="005D643F" w:rsidRDefault="000A68AC" w:rsidP="00C57EB0">
      <w:pPr>
        <w:shd w:val="clear" w:color="auto" w:fill="FFFFFF"/>
        <w:spacing w:after="0" w:line="360" w:lineRule="auto"/>
        <w:ind w:left="720"/>
        <w:textAlignment w:val="baseline"/>
        <w:rPr>
          <w:rFonts w:cs="Times New Roman"/>
          <w:color w:val="252525"/>
          <w:szCs w:val="24"/>
        </w:rPr>
      </w:pPr>
    </w:p>
    <w:p w14:paraId="539396FF" w14:textId="13459881" w:rsidR="00472E7E" w:rsidRPr="00472E7E" w:rsidRDefault="00156C87" w:rsidP="00C43BC0">
      <w:pPr>
        <w:spacing w:after="0" w:line="360" w:lineRule="auto"/>
        <w:rPr>
          <w:rFonts w:eastAsia="Times New Roman" w:cs="Times New Roman"/>
          <w:szCs w:val="24"/>
        </w:rPr>
      </w:pPr>
      <w:r w:rsidRPr="00156C87">
        <w:rPr>
          <w:rFonts w:eastAsia="Times New Roman" w:cs="Times New Roman"/>
          <w:color w:val="252525"/>
          <w:szCs w:val="24"/>
          <w:shd w:val="clear" w:color="auto" w:fill="FFFFFF"/>
        </w:rPr>
        <w:t xml:space="preserve">In conclusion, we </w:t>
      </w:r>
      <w:proofErr w:type="gramStart"/>
      <w:r w:rsidRPr="00156C87">
        <w:rPr>
          <w:rFonts w:eastAsia="Times New Roman" w:cs="Times New Roman"/>
          <w:color w:val="252525"/>
          <w:szCs w:val="24"/>
          <w:shd w:val="clear" w:color="auto" w:fill="FFFFFF"/>
        </w:rPr>
        <w:t>can not</w:t>
      </w:r>
      <w:proofErr w:type="gramEnd"/>
      <w:r w:rsidRPr="00156C87">
        <w:rPr>
          <w:rFonts w:eastAsia="Times New Roman" w:cs="Times New Roman"/>
          <w:color w:val="252525"/>
          <w:szCs w:val="24"/>
          <w:shd w:val="clear" w:color="auto" w:fill="FFFFFF"/>
        </w:rPr>
        <w:t xml:space="preserve"> simply </w:t>
      </w:r>
      <w:del w:id="77" w:author="Alex Chen" w:date="2016-05-14T17:12:00Z">
        <w:r w:rsidRPr="00156C87" w:rsidDel="000B1A29">
          <w:rPr>
            <w:rFonts w:eastAsia="Times New Roman" w:cs="Times New Roman"/>
            <w:color w:val="252525"/>
            <w:szCs w:val="24"/>
            <w:shd w:val="clear" w:color="auto" w:fill="FFFFFF"/>
          </w:rPr>
          <w:delText xml:space="preserve">say </w:delText>
        </w:r>
      </w:del>
      <w:ins w:id="78" w:author="Alex Chen" w:date="2016-05-14T17:12:00Z">
        <w:r w:rsidR="000B1A29">
          <w:rPr>
            <w:rFonts w:eastAsia="Times New Roman" w:cs="Times New Roman"/>
            <w:color w:val="252525"/>
            <w:szCs w:val="24"/>
            <w:shd w:val="clear" w:color="auto" w:fill="FFFFFF"/>
          </w:rPr>
          <w:t>state/claim/assert</w:t>
        </w:r>
        <w:r w:rsidR="000B1A29" w:rsidRPr="00156C87">
          <w:rPr>
            <w:rFonts w:eastAsia="Times New Roman" w:cs="Times New Roman"/>
            <w:color w:val="252525"/>
            <w:szCs w:val="24"/>
            <w:shd w:val="clear" w:color="auto" w:fill="FFFFFF"/>
          </w:rPr>
          <w:t xml:space="preserve"> </w:t>
        </w:r>
      </w:ins>
      <w:r w:rsidRPr="00156C87">
        <w:rPr>
          <w:rFonts w:eastAsia="Times New Roman" w:cs="Times New Roman"/>
          <w:color w:val="252525"/>
          <w:szCs w:val="24"/>
          <w:shd w:val="clear" w:color="auto" w:fill="FFFFFF"/>
        </w:rPr>
        <w:t xml:space="preserve">SOAP is better than REST or REST is better than SOAP. </w:t>
      </w:r>
      <w:r w:rsidR="00127E4D">
        <w:rPr>
          <w:rFonts w:eastAsia="Times New Roman" w:cs="Times New Roman"/>
          <w:color w:val="252525"/>
          <w:szCs w:val="24"/>
          <w:shd w:val="clear" w:color="auto" w:fill="FFFFFF"/>
        </w:rPr>
        <w:t>In order to</w:t>
      </w:r>
      <w:r w:rsidRPr="00156C87">
        <w:rPr>
          <w:rFonts w:eastAsia="Times New Roman" w:cs="Times New Roman"/>
          <w:color w:val="252525"/>
          <w:szCs w:val="24"/>
          <w:shd w:val="clear" w:color="auto" w:fill="FFFFFF"/>
        </w:rPr>
        <w:t xml:space="preserve"> make a right architectural decision for the proposed architecture, more char</w:t>
      </w:r>
      <w:r w:rsidR="00ED53BB">
        <w:rPr>
          <w:rFonts w:eastAsia="Times New Roman" w:cs="Times New Roman"/>
          <w:color w:val="252525"/>
          <w:szCs w:val="24"/>
          <w:shd w:val="clear" w:color="auto" w:fill="FFFFFF"/>
        </w:rPr>
        <w:t>acteristics need to be compared.</w:t>
      </w:r>
      <w:ins w:id="79" w:author="Alex Chen" w:date="2016-05-14T17:13:00Z">
        <w:r w:rsidR="000B1A29">
          <w:rPr>
            <w:rFonts w:eastAsia="Times New Roman" w:cs="Times New Roman"/>
            <w:color w:val="252525"/>
            <w:szCs w:val="24"/>
            <w:shd w:val="clear" w:color="auto" w:fill="FFFFFF"/>
          </w:rPr>
          <w:t xml:space="preserve"> (More factors need to consider/take into consideration)</w:t>
        </w:r>
      </w:ins>
    </w:p>
    <w:p w14:paraId="6014A2C8" w14:textId="77777777" w:rsidR="00472E7E" w:rsidRPr="00472E7E" w:rsidRDefault="00DB4A40" w:rsidP="00110C6D">
      <w:pPr>
        <w:pStyle w:val="Heading3"/>
      </w:pPr>
      <w:bookmarkStart w:id="80" w:name="_Toc449949716"/>
      <w:r>
        <w:t>3.3</w:t>
      </w:r>
      <w:r w:rsidR="00472E7E" w:rsidRPr="00B11DF6">
        <w:t>.4 REST VS SOAP in mobile app</w:t>
      </w:r>
      <w:bookmarkEnd w:id="80"/>
    </w:p>
    <w:p w14:paraId="12B5ACF3" w14:textId="6CCE9373" w:rsidR="00472E7E" w:rsidRPr="00472E7E" w:rsidRDefault="00D609CF" w:rsidP="00C57EB0">
      <w:pPr>
        <w:spacing w:after="0" w:line="360" w:lineRule="auto"/>
        <w:rPr>
          <w:rFonts w:eastAsia="Times New Roman" w:cs="Times New Roman"/>
          <w:szCs w:val="24"/>
        </w:rPr>
      </w:pPr>
      <w:r w:rsidRPr="00D609CF">
        <w:rPr>
          <w:rFonts w:eastAsia="Times New Roman" w:cs="Times New Roman"/>
          <w:color w:val="252525"/>
          <w:szCs w:val="24"/>
          <w:shd w:val="clear" w:color="auto" w:fill="FFFFFF"/>
        </w:rPr>
        <w:t xml:space="preserve">For a mobile app, where </w:t>
      </w:r>
      <w:ins w:id="81" w:author="Alex Chen" w:date="2016-05-14T17:14:00Z">
        <w:r w:rsidR="00E944AC">
          <w:rPr>
            <w:rFonts w:eastAsia="Times New Roman" w:cs="Times New Roman"/>
            <w:color w:val="252525"/>
            <w:szCs w:val="24"/>
            <w:shd w:val="clear" w:color="auto" w:fill="FFFFFF"/>
          </w:rPr>
          <w:t xml:space="preserve">the </w:t>
        </w:r>
      </w:ins>
      <w:proofErr w:type="gramStart"/>
      <w:r w:rsidRPr="00D609CF">
        <w:rPr>
          <w:rFonts w:eastAsia="Times New Roman" w:cs="Times New Roman"/>
          <w:color w:val="252525"/>
          <w:szCs w:val="24"/>
          <w:shd w:val="clear" w:color="auto" w:fill="FFFFFF"/>
        </w:rPr>
        <w:t>internet</w:t>
      </w:r>
      <w:proofErr w:type="gramEnd"/>
      <w:r w:rsidRPr="00D609CF">
        <w:rPr>
          <w:rFonts w:eastAsia="Times New Roman" w:cs="Times New Roman"/>
          <w:color w:val="252525"/>
          <w:szCs w:val="24"/>
          <w:shd w:val="clear" w:color="auto" w:fill="FFFFFF"/>
        </w:rPr>
        <w:t xml:space="preserve"> connection is fragile (nature of wireless connection)</w:t>
      </w:r>
      <w:ins w:id="82" w:author="Alex Chen" w:date="2016-05-14T17:15:00Z">
        <w:r w:rsidR="00E944AC">
          <w:rPr>
            <w:rFonts w:eastAsia="Times New Roman" w:cs="Times New Roman"/>
            <w:color w:val="252525"/>
            <w:szCs w:val="24"/>
            <w:shd w:val="clear" w:color="auto" w:fill="FFFFFF"/>
          </w:rPr>
          <w:t>, o</w:t>
        </w:r>
      </w:ins>
      <w:del w:id="83" w:author="Alex Chen" w:date="2016-05-14T17:15:00Z">
        <w:r w:rsidRPr="00D609CF" w:rsidDel="00E944AC">
          <w:rPr>
            <w:rFonts w:eastAsia="Times New Roman" w:cs="Times New Roman"/>
            <w:color w:val="252525"/>
            <w:szCs w:val="24"/>
            <w:shd w:val="clear" w:color="auto" w:fill="FFFFFF"/>
          </w:rPr>
          <w:delText>. O</w:delText>
        </w:r>
      </w:del>
      <w:r w:rsidRPr="00D609CF">
        <w:rPr>
          <w:rFonts w:eastAsia="Times New Roman" w:cs="Times New Roman"/>
          <w:color w:val="252525"/>
          <w:szCs w:val="24"/>
          <w:shd w:val="clear" w:color="auto" w:fill="FFFFFF"/>
        </w:rPr>
        <w:t xml:space="preserve">ne single communication between client and server </w:t>
      </w:r>
      <w:del w:id="84" w:author="Alex Chen" w:date="2016-05-14T17:16:00Z">
        <w:r w:rsidRPr="00D609CF" w:rsidDel="00E944AC">
          <w:rPr>
            <w:rFonts w:eastAsia="Times New Roman" w:cs="Times New Roman"/>
            <w:color w:val="252525"/>
            <w:szCs w:val="24"/>
            <w:shd w:val="clear" w:color="auto" w:fill="FFFFFF"/>
          </w:rPr>
          <w:delText xml:space="preserve">are </w:delText>
        </w:r>
      </w:del>
      <w:ins w:id="85" w:author="Alex Chen" w:date="2016-05-14T17:16:00Z">
        <w:r w:rsidR="00E944AC">
          <w:rPr>
            <w:rFonts w:eastAsia="Times New Roman" w:cs="Times New Roman"/>
            <w:color w:val="252525"/>
            <w:szCs w:val="24"/>
            <w:shd w:val="clear" w:color="auto" w:fill="FFFFFF"/>
          </w:rPr>
          <w:t>is</w:t>
        </w:r>
        <w:r w:rsidR="00E944AC" w:rsidRPr="00D609CF">
          <w:rPr>
            <w:rFonts w:eastAsia="Times New Roman" w:cs="Times New Roman"/>
            <w:color w:val="252525"/>
            <w:szCs w:val="24"/>
            <w:shd w:val="clear" w:color="auto" w:fill="FFFFFF"/>
          </w:rPr>
          <w:t xml:space="preserve"> </w:t>
        </w:r>
      </w:ins>
      <w:r w:rsidRPr="00D609CF">
        <w:rPr>
          <w:rFonts w:eastAsia="Times New Roman" w:cs="Times New Roman"/>
          <w:color w:val="252525"/>
          <w:szCs w:val="24"/>
          <w:shd w:val="clear" w:color="auto" w:fill="FFFFFF"/>
        </w:rPr>
        <w:t xml:space="preserve">expected to be short and light.  As mentioned above, compared with SOAP, REST is more lightweight, flexible and controllable. Those characteristics </w:t>
      </w:r>
      <w:r w:rsidR="007E4DAA">
        <w:rPr>
          <w:rFonts w:eastAsia="Times New Roman" w:cs="Times New Roman"/>
          <w:color w:val="252525"/>
          <w:szCs w:val="24"/>
          <w:shd w:val="clear" w:color="auto" w:fill="FFFFFF"/>
        </w:rPr>
        <w:t>meet the requirement of the</w:t>
      </w:r>
      <w:r w:rsidR="008C0868">
        <w:rPr>
          <w:rFonts w:eastAsia="Times New Roman" w:cs="Times New Roman"/>
          <w:color w:val="252525"/>
          <w:szCs w:val="24"/>
          <w:shd w:val="clear" w:color="auto" w:fill="FFFFFF"/>
        </w:rPr>
        <w:t xml:space="preserve"> wireless connection between </w:t>
      </w:r>
      <w:r w:rsidR="008D08B9">
        <w:rPr>
          <w:rFonts w:eastAsia="Times New Roman" w:cs="Times New Roman"/>
          <w:color w:val="252525"/>
          <w:szCs w:val="24"/>
          <w:shd w:val="clear" w:color="auto" w:fill="FFFFFF"/>
        </w:rPr>
        <w:t xml:space="preserve">mobile devices and </w:t>
      </w:r>
      <w:ins w:id="86" w:author="Alex Chen" w:date="2016-05-14T17:16:00Z">
        <w:r w:rsidR="00B82E8C">
          <w:rPr>
            <w:rFonts w:eastAsia="Times New Roman" w:cs="Times New Roman"/>
            <w:color w:val="252525"/>
            <w:szCs w:val="24"/>
            <w:shd w:val="clear" w:color="auto" w:fill="FFFFFF"/>
          </w:rPr>
          <w:t>I</w:t>
        </w:r>
      </w:ins>
      <w:del w:id="87" w:author="Alex Chen" w:date="2016-05-14T17:16:00Z">
        <w:r w:rsidR="008D08B9" w:rsidDel="00B82E8C">
          <w:rPr>
            <w:rFonts w:eastAsia="Times New Roman" w:cs="Times New Roman"/>
            <w:color w:val="252525"/>
            <w:szCs w:val="24"/>
            <w:shd w:val="clear" w:color="auto" w:fill="FFFFFF"/>
          </w:rPr>
          <w:delText>the i</w:delText>
        </w:r>
      </w:del>
      <w:r w:rsidR="008D08B9">
        <w:rPr>
          <w:rFonts w:eastAsia="Times New Roman" w:cs="Times New Roman"/>
          <w:color w:val="252525"/>
          <w:szCs w:val="24"/>
          <w:shd w:val="clear" w:color="auto" w:fill="FFFFFF"/>
        </w:rPr>
        <w:t>nternet</w:t>
      </w:r>
      <w:r w:rsidR="009123D2">
        <w:rPr>
          <w:rFonts w:eastAsia="Times New Roman" w:cs="Times New Roman"/>
          <w:color w:val="252525"/>
          <w:szCs w:val="24"/>
          <w:shd w:val="clear" w:color="auto" w:fill="FFFFFF"/>
        </w:rPr>
        <w:t xml:space="preserve">. </w:t>
      </w:r>
      <w:r w:rsidRPr="00D609CF">
        <w:rPr>
          <w:rFonts w:eastAsia="Times New Roman" w:cs="Times New Roman"/>
          <w:color w:val="252525"/>
          <w:szCs w:val="24"/>
          <w:shd w:val="clear" w:color="auto" w:fill="FFFFFF"/>
        </w:rPr>
        <w:t xml:space="preserve">On the other hand, SOAP is not a bad option </w:t>
      </w:r>
      <w:r w:rsidR="00C4098D">
        <w:rPr>
          <w:rFonts w:eastAsia="Times New Roman" w:cs="Times New Roman"/>
          <w:color w:val="252525"/>
          <w:szCs w:val="24"/>
          <w:shd w:val="clear" w:color="auto" w:fill="FFFFFF"/>
        </w:rPr>
        <w:t>when</w:t>
      </w:r>
      <w:r w:rsidRPr="00D609CF">
        <w:rPr>
          <w:rFonts w:eastAsia="Times New Roman" w:cs="Times New Roman"/>
          <w:color w:val="252525"/>
          <w:szCs w:val="24"/>
          <w:shd w:val="clear" w:color="auto" w:fill="FFFFFF"/>
        </w:rPr>
        <w:t xml:space="preserve"> mobile apps are used to serve web applica</w:t>
      </w:r>
      <w:r w:rsidR="000D2088">
        <w:rPr>
          <w:rFonts w:eastAsia="Times New Roman" w:cs="Times New Roman"/>
          <w:color w:val="252525"/>
          <w:szCs w:val="24"/>
          <w:shd w:val="clear" w:color="auto" w:fill="FFFFFF"/>
        </w:rPr>
        <w:t>tion</w:t>
      </w:r>
      <w:ins w:id="88" w:author="Alex Chen" w:date="2016-05-14T17:17:00Z">
        <w:r w:rsidR="00B82E8C">
          <w:rPr>
            <w:rFonts w:eastAsia="Times New Roman" w:cs="Times New Roman"/>
            <w:color w:val="252525"/>
            <w:szCs w:val="24"/>
            <w:shd w:val="clear" w:color="auto" w:fill="FFFFFF"/>
          </w:rPr>
          <w:t>s</w:t>
        </w:r>
      </w:ins>
      <w:r w:rsidR="000D2088">
        <w:rPr>
          <w:rFonts w:eastAsia="Times New Roman" w:cs="Times New Roman"/>
          <w:color w:val="252525"/>
          <w:szCs w:val="24"/>
          <w:shd w:val="clear" w:color="auto" w:fill="FFFFFF"/>
        </w:rPr>
        <w:t xml:space="preserve"> for complex business logic.</w:t>
      </w:r>
    </w:p>
    <w:p w14:paraId="5EB89508" w14:textId="77777777" w:rsidR="00472E7E" w:rsidRPr="00472E7E" w:rsidRDefault="00DB4A40" w:rsidP="00177A7C">
      <w:pPr>
        <w:pStyle w:val="Heading3"/>
      </w:pPr>
      <w:bookmarkStart w:id="89" w:name="_Toc449949717"/>
      <w:r>
        <w:t>3.3</w:t>
      </w:r>
      <w:r w:rsidR="00472E7E" w:rsidRPr="00B11DF6">
        <w:t>.5 Conclusion</w:t>
      </w:r>
      <w:bookmarkEnd w:id="89"/>
    </w:p>
    <w:p w14:paraId="6A3A3AEE" w14:textId="7083EAA4"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REST and SOAP</w:t>
      </w:r>
      <w:r w:rsidR="00B633B9">
        <w:rPr>
          <w:rFonts w:eastAsia="Times New Roman" w:cs="Times New Roman"/>
          <w:color w:val="000000"/>
          <w:szCs w:val="24"/>
          <w:shd w:val="clear" w:color="auto" w:fill="FFFFFF"/>
        </w:rPr>
        <w:t xml:space="preserve"> are two popular design patterns</w:t>
      </w:r>
      <w:ins w:id="90" w:author="Alex Chen" w:date="2016-05-14T17:17:00Z">
        <w:r w:rsidR="00B82E8C">
          <w:rPr>
            <w:rFonts w:eastAsia="Times New Roman" w:cs="Times New Roman"/>
            <w:color w:val="000000"/>
            <w:szCs w:val="24"/>
            <w:shd w:val="clear" w:color="auto" w:fill="FFFFFF"/>
          </w:rPr>
          <w:t>/styles</w:t>
        </w:r>
      </w:ins>
      <w:r w:rsidRPr="00472E7E">
        <w:rPr>
          <w:rFonts w:eastAsia="Times New Roman" w:cs="Times New Roman"/>
          <w:color w:val="000000"/>
          <w:szCs w:val="24"/>
          <w:shd w:val="clear" w:color="auto" w:fill="FFFFFF"/>
        </w:rPr>
        <w:t xml:space="preserve">. From the analysis </w:t>
      </w:r>
      <w:r w:rsidR="00C52AC5" w:rsidRPr="00472E7E">
        <w:rPr>
          <w:rFonts w:eastAsia="Times New Roman" w:cs="Times New Roman"/>
          <w:color w:val="000000"/>
          <w:szCs w:val="24"/>
          <w:shd w:val="clear" w:color="auto" w:fill="FFFFFF"/>
        </w:rPr>
        <w:t>above, it</w:t>
      </w:r>
      <w:r w:rsidRPr="00472E7E">
        <w:rPr>
          <w:rFonts w:eastAsia="Times New Roman" w:cs="Times New Roman"/>
          <w:color w:val="000000"/>
          <w:szCs w:val="24"/>
          <w:shd w:val="clear" w:color="auto" w:fill="FFFFFF"/>
        </w:rPr>
        <w:t xml:space="preserve"> is </w:t>
      </w:r>
      <w:r w:rsidR="00793E2D">
        <w:rPr>
          <w:rFonts w:eastAsia="Times New Roman" w:cs="Times New Roman"/>
          <w:color w:val="000000"/>
          <w:szCs w:val="24"/>
          <w:shd w:val="clear" w:color="auto" w:fill="FFFFFF"/>
        </w:rPr>
        <w:t>obvious</w:t>
      </w:r>
      <w:r w:rsidRPr="00472E7E">
        <w:rPr>
          <w:rFonts w:eastAsia="Times New Roman" w:cs="Times New Roman"/>
          <w:color w:val="000000"/>
          <w:szCs w:val="24"/>
          <w:shd w:val="clear" w:color="auto" w:fill="FFFFFF"/>
        </w:rPr>
        <w:t xml:space="preserve"> that REST is </w:t>
      </w:r>
      <w:r w:rsidR="007A7779">
        <w:rPr>
          <w:rFonts w:eastAsia="Times New Roman" w:cs="Times New Roman"/>
          <w:color w:val="000000"/>
          <w:szCs w:val="24"/>
          <w:shd w:val="clear" w:color="auto" w:fill="FFFFFF"/>
        </w:rPr>
        <w:t xml:space="preserve">more </w:t>
      </w:r>
      <w:r w:rsidRPr="00472E7E">
        <w:rPr>
          <w:rFonts w:eastAsia="Times New Roman" w:cs="Times New Roman"/>
          <w:color w:val="000000"/>
          <w:szCs w:val="24"/>
          <w:shd w:val="clear" w:color="auto" w:fill="FFFFFF"/>
        </w:rPr>
        <w:t>simple and clear.</w:t>
      </w:r>
      <w:r w:rsidR="00C52AC5">
        <w:rPr>
          <w:rFonts w:eastAsia="Times New Roman" w:cs="Times New Roman"/>
          <w:color w:val="000000"/>
          <w:szCs w:val="24"/>
          <w:shd w:val="clear" w:color="auto" w:fill="FFFFFF"/>
        </w:rPr>
        <w:t xml:space="preserve"> </w:t>
      </w:r>
      <w:r w:rsidRPr="00472E7E">
        <w:rPr>
          <w:rFonts w:eastAsia="Times New Roman" w:cs="Times New Roman"/>
          <w:color w:val="000000"/>
          <w:szCs w:val="24"/>
          <w:shd w:val="clear" w:color="auto" w:fill="FFFFFF"/>
        </w:rPr>
        <w:t>In REST,</w:t>
      </w:r>
      <w:r w:rsidR="005F71F8">
        <w:rPr>
          <w:rFonts w:eastAsia="Times New Roman" w:cs="Times New Roman"/>
          <w:color w:val="000000"/>
          <w:szCs w:val="24"/>
          <w:shd w:val="clear" w:color="auto" w:fill="FFFFFF"/>
        </w:rPr>
        <w:t xml:space="preserve"> each URI has clear meaning and opera</w:t>
      </w:r>
      <w:r w:rsidR="00E77400">
        <w:rPr>
          <w:rFonts w:eastAsia="Times New Roman" w:cs="Times New Roman"/>
          <w:color w:val="000000"/>
          <w:szCs w:val="24"/>
          <w:shd w:val="clear" w:color="auto" w:fill="FFFFFF"/>
        </w:rPr>
        <w:t xml:space="preserve">tions are limited </w:t>
      </w:r>
      <w:r w:rsidR="000F2578">
        <w:rPr>
          <w:rFonts w:eastAsia="Times New Roman" w:cs="Times New Roman"/>
          <w:color w:val="000000"/>
          <w:szCs w:val="24"/>
          <w:shd w:val="clear" w:color="auto" w:fill="FFFFFF"/>
        </w:rPr>
        <w:t>within POST, DELETE, UPDATE and GET</w:t>
      </w:r>
      <w:r w:rsidRPr="00472E7E">
        <w:rPr>
          <w:rFonts w:eastAsia="Times New Roman" w:cs="Times New Roman"/>
          <w:color w:val="000000"/>
          <w:szCs w:val="24"/>
          <w:shd w:val="clear" w:color="auto" w:fill="FFFFFF"/>
        </w:rPr>
        <w:t xml:space="preserve">. On the other hand, in </w:t>
      </w:r>
      <w:del w:id="91" w:author="Alex Chen" w:date="2016-05-14T17:23:00Z">
        <w:r w:rsidRPr="00472E7E" w:rsidDel="00B82E8C">
          <w:rPr>
            <w:rFonts w:eastAsia="Times New Roman" w:cs="Times New Roman"/>
            <w:color w:val="000000"/>
            <w:szCs w:val="24"/>
            <w:shd w:val="clear" w:color="auto" w:fill="FFFFFF"/>
          </w:rPr>
          <w:delText>regular</w:delText>
        </w:r>
      </w:del>
      <w:ins w:id="92" w:author="Alex Chen" w:date="2016-05-14T17:23:00Z">
        <w:r w:rsidR="00B82E8C">
          <w:rPr>
            <w:rFonts w:eastAsia="Times New Roman" w:cs="Times New Roman"/>
            <w:color w:val="000000"/>
            <w:szCs w:val="24"/>
            <w:shd w:val="clear" w:color="auto" w:fill="FFFFFF"/>
          </w:rPr>
          <w:t xml:space="preserve">general (or </w:t>
        </w:r>
        <w:proofErr w:type="spellStart"/>
        <w:r w:rsidR="00B82E8C">
          <w:rPr>
            <w:rFonts w:eastAsia="Times New Roman" w:cs="Times New Roman"/>
            <w:color w:val="000000"/>
            <w:szCs w:val="24"/>
            <w:shd w:val="clear" w:color="auto" w:fill="FFFFFF"/>
          </w:rPr>
          <w:t>generallt</w:t>
        </w:r>
        <w:proofErr w:type="spellEnd"/>
        <w:r w:rsidR="00B82E8C">
          <w:rPr>
            <w:rFonts w:eastAsia="Times New Roman" w:cs="Times New Roman"/>
            <w:color w:val="000000"/>
            <w:szCs w:val="24"/>
            <w:shd w:val="clear" w:color="auto" w:fill="FFFFFF"/>
          </w:rPr>
          <w:t>)</w:t>
        </w:r>
      </w:ins>
      <w:r w:rsidRPr="00472E7E">
        <w:rPr>
          <w:rFonts w:eastAsia="Times New Roman" w:cs="Times New Roman"/>
          <w:color w:val="000000"/>
          <w:szCs w:val="24"/>
          <w:shd w:val="clear" w:color="auto" w:fill="FFFFFF"/>
        </w:rPr>
        <w:t xml:space="preserve">, there </w:t>
      </w:r>
      <w:r w:rsidR="009517E1">
        <w:rPr>
          <w:rFonts w:eastAsia="Times New Roman" w:cs="Times New Roman"/>
          <w:color w:val="000000"/>
          <w:szCs w:val="24"/>
          <w:shd w:val="clear" w:color="auto" w:fill="FFFFFF"/>
        </w:rPr>
        <w:t>are</w:t>
      </w:r>
      <w:r w:rsidRPr="00472E7E">
        <w:rPr>
          <w:rFonts w:eastAsia="Times New Roman" w:cs="Times New Roman"/>
          <w:color w:val="000000"/>
          <w:szCs w:val="24"/>
          <w:shd w:val="clear" w:color="auto" w:fill="FFFFFF"/>
        </w:rPr>
        <w:t xml:space="preserve"> more logic</w:t>
      </w:r>
      <w:r w:rsidR="009517E1">
        <w:rPr>
          <w:rFonts w:eastAsia="Times New Roman" w:cs="Times New Roman"/>
          <w:color w:val="000000"/>
          <w:szCs w:val="24"/>
          <w:shd w:val="clear" w:color="auto" w:fill="FFFFFF"/>
        </w:rPr>
        <w:t>s</w:t>
      </w:r>
      <w:r w:rsidRPr="00472E7E">
        <w:rPr>
          <w:rFonts w:eastAsia="Times New Roman" w:cs="Times New Roman"/>
          <w:color w:val="000000"/>
          <w:szCs w:val="24"/>
          <w:shd w:val="clear" w:color="auto" w:fill="FFFFFF"/>
        </w:rPr>
        <w:t xml:space="preserve"> in a single page</w:t>
      </w:r>
      <w:r w:rsidR="0067619C">
        <w:rPr>
          <w:rFonts w:eastAsia="Times New Roman" w:cs="Times New Roman"/>
          <w:color w:val="000000"/>
          <w:szCs w:val="24"/>
          <w:shd w:val="clear" w:color="auto" w:fill="FFFFFF"/>
        </w:rPr>
        <w:t xml:space="preserve"> of </w:t>
      </w:r>
      <w:proofErr w:type="gramStart"/>
      <w:r w:rsidR="00753757">
        <w:rPr>
          <w:rFonts w:eastAsia="Times New Roman" w:cs="Times New Roman"/>
          <w:color w:val="000000"/>
          <w:szCs w:val="24"/>
          <w:shd w:val="clear" w:color="auto" w:fill="FFFFFF"/>
        </w:rPr>
        <w:t xml:space="preserve">a </w:t>
      </w:r>
      <w:r w:rsidR="0067619C">
        <w:rPr>
          <w:rFonts w:eastAsia="Times New Roman" w:cs="Times New Roman"/>
          <w:color w:val="000000"/>
          <w:szCs w:val="24"/>
          <w:shd w:val="clear" w:color="auto" w:fill="FFFFFF"/>
        </w:rPr>
        <w:t>SOAP</w:t>
      </w:r>
      <w:proofErr w:type="gramEnd"/>
      <w:r w:rsidR="0067619C">
        <w:rPr>
          <w:rFonts w:eastAsia="Times New Roman" w:cs="Times New Roman"/>
          <w:color w:val="000000"/>
          <w:szCs w:val="24"/>
          <w:shd w:val="clear" w:color="auto" w:fill="FFFFFF"/>
        </w:rPr>
        <w:t xml:space="preserve"> architecture</w:t>
      </w:r>
      <w:r w:rsidRPr="00472E7E">
        <w:rPr>
          <w:rFonts w:eastAsia="Times New Roman" w:cs="Times New Roman"/>
          <w:color w:val="000000"/>
          <w:szCs w:val="24"/>
          <w:shd w:val="clear" w:color="auto" w:fill="FFFFFF"/>
        </w:rPr>
        <w:t>. The XML makes the SOAP can handle complex logic</w:t>
      </w:r>
      <w:ins w:id="93" w:author="Alex Chen" w:date="2016-05-14T17:23:00Z">
        <w:r w:rsidR="00B82E8C">
          <w:rPr>
            <w:rFonts w:eastAsia="Times New Roman" w:cs="Times New Roman"/>
            <w:color w:val="000000"/>
            <w:szCs w:val="24"/>
            <w:shd w:val="clear" w:color="auto" w:fill="FFFFFF"/>
          </w:rPr>
          <w:t>s</w:t>
        </w:r>
      </w:ins>
      <w:r w:rsidRPr="00472E7E">
        <w:rPr>
          <w:rFonts w:eastAsia="Times New Roman" w:cs="Times New Roman"/>
          <w:color w:val="000000"/>
          <w:szCs w:val="24"/>
          <w:shd w:val="clear" w:color="auto" w:fill="FFFFFF"/>
        </w:rPr>
        <w:t xml:space="preserve"> but also increase</w:t>
      </w:r>
      <w:r w:rsidR="006C6238">
        <w:rPr>
          <w:rFonts w:eastAsia="Times New Roman" w:cs="Times New Roman"/>
          <w:color w:val="000000"/>
          <w:szCs w:val="24"/>
          <w:shd w:val="clear" w:color="auto" w:fill="FFFFFF"/>
        </w:rPr>
        <w:t>s complexity</w:t>
      </w:r>
      <w:r w:rsidRPr="00472E7E">
        <w:rPr>
          <w:rFonts w:eastAsia="Times New Roman" w:cs="Times New Roman"/>
          <w:color w:val="000000"/>
          <w:szCs w:val="24"/>
          <w:shd w:val="clear" w:color="auto" w:fill="FFFFFF"/>
        </w:rPr>
        <w:t>.</w:t>
      </w:r>
    </w:p>
    <w:p w14:paraId="56F3B34C" w14:textId="77777777" w:rsidR="00472E7E" w:rsidRPr="00472E7E" w:rsidRDefault="00472E7E" w:rsidP="00C57EB0">
      <w:pPr>
        <w:spacing w:after="0" w:line="360" w:lineRule="auto"/>
        <w:rPr>
          <w:rFonts w:eastAsia="Times New Roman" w:cs="Times New Roman"/>
          <w:szCs w:val="24"/>
        </w:rPr>
      </w:pPr>
    </w:p>
    <w:p w14:paraId="5E324798" w14:textId="0FCD8F31"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summary, REST weigh</w:t>
      </w:r>
      <w:r w:rsidR="00C53ED1">
        <w:rPr>
          <w:rFonts w:eastAsia="Times New Roman" w:cs="Times New Roman"/>
          <w:color w:val="000000"/>
          <w:szCs w:val="24"/>
          <w:shd w:val="clear" w:color="auto" w:fill="FFFFFF"/>
        </w:rPr>
        <w:t>t</w:t>
      </w:r>
      <w:r w:rsidR="009517E1">
        <w:rPr>
          <w:rFonts w:eastAsia="Times New Roman" w:cs="Times New Roman"/>
          <w:color w:val="000000"/>
          <w:szCs w:val="24"/>
          <w:shd w:val="clear" w:color="auto" w:fill="FFFFFF"/>
        </w:rPr>
        <w:t>s</w:t>
      </w:r>
      <w:r w:rsidRPr="00472E7E">
        <w:rPr>
          <w:rFonts w:eastAsia="Times New Roman" w:cs="Times New Roman"/>
          <w:color w:val="000000"/>
          <w:szCs w:val="24"/>
          <w:shd w:val="clear" w:color="auto" w:fill="FFFFFF"/>
        </w:rPr>
        <w:t xml:space="preserve"> more than</w:t>
      </w:r>
      <w:ins w:id="94" w:author="Alex Chen" w:date="2016-05-14T17:24:00Z">
        <w:r w:rsidR="00B82E8C">
          <w:rPr>
            <w:rFonts w:eastAsia="Times New Roman" w:cs="Times New Roman"/>
            <w:color w:val="000000"/>
            <w:szCs w:val="24"/>
            <w:shd w:val="clear" w:color="auto" w:fill="FFFFFF"/>
          </w:rPr>
          <w:t xml:space="preserve"> (prevails over)</w:t>
        </w:r>
      </w:ins>
      <w:r w:rsidRPr="00472E7E">
        <w:rPr>
          <w:rFonts w:eastAsia="Times New Roman" w:cs="Times New Roman"/>
          <w:color w:val="000000"/>
          <w:szCs w:val="24"/>
          <w:shd w:val="clear" w:color="auto" w:fill="FFFFFF"/>
        </w:rPr>
        <w:t xml:space="preserve"> SOAP in lightweight communication. It is especially true at the edge of the network where lightweight payload is required.</w:t>
      </w:r>
    </w:p>
    <w:p w14:paraId="49F17C04" w14:textId="77777777" w:rsidR="00472E7E" w:rsidRDefault="00472E7E" w:rsidP="00C57EB0">
      <w:pPr>
        <w:spacing w:after="0" w:line="360" w:lineRule="auto"/>
        <w:rPr>
          <w:rFonts w:eastAsia="Times New Roman" w:cs="Times New Roman"/>
          <w:szCs w:val="24"/>
        </w:rPr>
      </w:pPr>
    </w:p>
    <w:p w14:paraId="502F9193" w14:textId="010B7EF5" w:rsidR="002953EA" w:rsidRPr="002953EA" w:rsidRDefault="002953EA" w:rsidP="00C57EB0">
      <w:pPr>
        <w:spacing w:after="0" w:line="360" w:lineRule="auto"/>
        <w:rPr>
          <w:iCs/>
          <w:color w:val="000000" w:themeColor="text1"/>
          <w:szCs w:val="18"/>
        </w:rPr>
      </w:pPr>
      <w:r w:rsidRPr="002953EA">
        <w:rPr>
          <w:iCs/>
          <w:color w:val="000000" w:themeColor="text1"/>
          <w:szCs w:val="18"/>
        </w:rPr>
        <w:t xml:space="preserve">After the </w:t>
      </w:r>
      <w:r>
        <w:rPr>
          <w:iCs/>
          <w:color w:val="000000" w:themeColor="text1"/>
          <w:szCs w:val="18"/>
        </w:rPr>
        <w:t>comparison, I chose REST as the design style of proposed architecture</w:t>
      </w:r>
      <w:r w:rsidR="006E0BEE">
        <w:rPr>
          <w:iCs/>
          <w:color w:val="000000" w:themeColor="text1"/>
          <w:szCs w:val="18"/>
        </w:rPr>
        <w:t xml:space="preserve">. </w:t>
      </w:r>
      <w:del w:id="95" w:author="Alex Chen" w:date="2016-05-14T17:25:00Z">
        <w:r w:rsidR="006E0BEE" w:rsidDel="00175770">
          <w:rPr>
            <w:iCs/>
            <w:color w:val="000000" w:themeColor="text1"/>
            <w:szCs w:val="18"/>
          </w:rPr>
          <w:delText>Since REST is chosen,</w:delText>
        </w:r>
      </w:del>
      <w:ins w:id="96" w:author="Alex Chen" w:date="2016-05-14T17:25:00Z">
        <w:r w:rsidR="00175770">
          <w:rPr>
            <w:iCs/>
            <w:color w:val="000000" w:themeColor="text1"/>
            <w:szCs w:val="18"/>
          </w:rPr>
          <w:t>And</w:t>
        </w:r>
      </w:ins>
      <w:r w:rsidR="006E0BEE">
        <w:rPr>
          <w:iCs/>
          <w:color w:val="000000" w:themeColor="text1"/>
          <w:szCs w:val="18"/>
        </w:rPr>
        <w:t xml:space="preserve"> I turn</w:t>
      </w:r>
      <w:r>
        <w:rPr>
          <w:iCs/>
          <w:color w:val="000000" w:themeColor="text1"/>
          <w:szCs w:val="18"/>
        </w:rPr>
        <w:t xml:space="preserve"> to </w:t>
      </w:r>
      <w:ins w:id="97" w:author="Alex Chen" w:date="2016-05-14T17:25:00Z">
        <w:r w:rsidR="00175770">
          <w:rPr>
            <w:iCs/>
            <w:color w:val="000000" w:themeColor="text1"/>
            <w:szCs w:val="18"/>
          </w:rPr>
          <w:t xml:space="preserve"> (I’ll focus on </w:t>
        </w:r>
      </w:ins>
      <w:ins w:id="98" w:author="Alex Chen" w:date="2016-05-14T17:26:00Z">
        <w:r w:rsidR="00175770">
          <w:rPr>
            <w:iCs/>
            <w:color w:val="000000" w:themeColor="text1"/>
            <w:szCs w:val="18"/>
          </w:rPr>
          <w:t>exploring</w:t>
        </w:r>
      </w:ins>
      <w:ins w:id="99" w:author="Alex Chen" w:date="2016-05-14T17:25:00Z">
        <w:r w:rsidR="00175770">
          <w:rPr>
            <w:iCs/>
            <w:color w:val="000000" w:themeColor="text1"/>
            <w:szCs w:val="18"/>
          </w:rPr>
          <w:t xml:space="preserve">) </w:t>
        </w:r>
      </w:ins>
      <w:r>
        <w:rPr>
          <w:iCs/>
          <w:color w:val="000000" w:themeColor="text1"/>
          <w:szCs w:val="18"/>
        </w:rPr>
        <w:t>explore popular protocols based on REST.</w:t>
      </w:r>
    </w:p>
    <w:p w14:paraId="4BF0925D" w14:textId="4213858C"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lastRenderedPageBreak/>
        <w:t xml:space="preserve">In the next chapter, we will discuss advantages and disadvantages of </w:t>
      </w:r>
      <w:proofErr w:type="spellStart"/>
      <w:r w:rsidRPr="00472E7E">
        <w:rPr>
          <w:rFonts w:eastAsia="Times New Roman" w:cs="Times New Roman"/>
          <w:color w:val="000000"/>
          <w:szCs w:val="24"/>
          <w:shd w:val="clear" w:color="auto" w:fill="FFFFFF"/>
        </w:rPr>
        <w:t>CoAP</w:t>
      </w:r>
      <w:proofErr w:type="spellEnd"/>
      <w:r w:rsidRPr="00472E7E">
        <w:rPr>
          <w:rFonts w:eastAsia="Times New Roman" w:cs="Times New Roman"/>
          <w:color w:val="000000"/>
          <w:szCs w:val="24"/>
          <w:shd w:val="clear" w:color="auto" w:fill="FFFFFF"/>
        </w:rPr>
        <w:t xml:space="preserve"> by comparing </w:t>
      </w:r>
      <w:ins w:id="100" w:author="Alex Chen" w:date="2016-05-14T17:26:00Z">
        <w:r w:rsidR="00545FFD">
          <w:rPr>
            <w:rFonts w:eastAsia="Times New Roman" w:cs="Times New Roman"/>
            <w:color w:val="000000"/>
            <w:szCs w:val="24"/>
            <w:shd w:val="clear" w:color="auto" w:fill="FFFFFF"/>
          </w:rPr>
          <w:t xml:space="preserve">it </w:t>
        </w:r>
      </w:ins>
      <w:r w:rsidRPr="00472E7E">
        <w:rPr>
          <w:rFonts w:eastAsia="Times New Roman" w:cs="Times New Roman"/>
          <w:color w:val="000000"/>
          <w:szCs w:val="24"/>
          <w:shd w:val="clear" w:color="auto" w:fill="FFFFFF"/>
        </w:rPr>
        <w:t>with MQTT.</w:t>
      </w:r>
    </w:p>
    <w:p w14:paraId="672BCB15" w14:textId="77777777" w:rsidR="00472E7E" w:rsidRPr="00177A7C" w:rsidRDefault="00DB4A40" w:rsidP="00177A7C">
      <w:pPr>
        <w:spacing w:before="360" w:after="80" w:line="360" w:lineRule="auto"/>
        <w:jc w:val="center"/>
        <w:outlineLvl w:val="1"/>
        <w:rPr>
          <w:rFonts w:eastAsia="Times New Roman" w:cs="Times New Roman"/>
          <w:b/>
          <w:bCs/>
          <w:sz w:val="36"/>
          <w:szCs w:val="36"/>
        </w:rPr>
      </w:pPr>
      <w:bookmarkStart w:id="101" w:name="_Toc449949718"/>
      <w:r>
        <w:rPr>
          <w:rFonts w:eastAsia="Times New Roman" w:cs="Times New Roman"/>
          <w:b/>
          <w:bCs/>
          <w:color w:val="252525"/>
          <w:szCs w:val="24"/>
          <w:shd w:val="clear" w:color="auto" w:fill="FFFFFF"/>
        </w:rPr>
        <w:t>3.4</w:t>
      </w:r>
      <w:r w:rsidR="00472E7E" w:rsidRPr="00472E7E">
        <w:rPr>
          <w:rFonts w:eastAsia="Times New Roman" w:cs="Times New Roman"/>
          <w:b/>
          <w:bCs/>
          <w:color w:val="000000"/>
          <w:szCs w:val="24"/>
          <w:shd w:val="clear" w:color="auto" w:fill="FFFFFF"/>
        </w:rPr>
        <w:t xml:space="preserve"> MQTT and </w:t>
      </w:r>
      <w:proofErr w:type="spellStart"/>
      <w:r w:rsidR="00472E7E" w:rsidRPr="00472E7E">
        <w:rPr>
          <w:rFonts w:eastAsia="Times New Roman" w:cs="Times New Roman"/>
          <w:b/>
          <w:bCs/>
          <w:color w:val="000000"/>
          <w:szCs w:val="24"/>
          <w:shd w:val="clear" w:color="auto" w:fill="FFFFFF"/>
        </w:rPr>
        <w:t>CoAP</w:t>
      </w:r>
      <w:bookmarkEnd w:id="101"/>
      <w:proofErr w:type="spellEnd"/>
    </w:p>
    <w:p w14:paraId="161AC18B" w14:textId="77777777" w:rsidR="00472E7E" w:rsidRDefault="00914826" w:rsidP="00C57EB0">
      <w:pPr>
        <w:spacing w:after="0" w:line="360" w:lineRule="auto"/>
        <w:rPr>
          <w:ins w:id="102" w:author="Alex Chen" w:date="2016-05-14T17:37:00Z"/>
          <w:rFonts w:eastAsia="Times New Roman" w:cs="Times New Roman"/>
          <w:color w:val="000000"/>
          <w:szCs w:val="24"/>
          <w:shd w:val="clear" w:color="auto" w:fill="FFFFFF"/>
        </w:rPr>
      </w:pPr>
      <w:r w:rsidRPr="00914826">
        <w:rPr>
          <w:rFonts w:eastAsia="Times New Roman" w:cs="Times New Roman"/>
          <w:color w:val="000000"/>
          <w:szCs w:val="24"/>
          <w:shd w:val="clear" w:color="auto" w:fill="FFFFFF"/>
        </w:rPr>
        <w:t xml:space="preserve">MQTT and </w:t>
      </w:r>
      <w:proofErr w:type="spellStart"/>
      <w:r w:rsidRPr="00914826">
        <w:rPr>
          <w:rFonts w:eastAsia="Times New Roman" w:cs="Times New Roman"/>
          <w:color w:val="000000"/>
          <w:szCs w:val="24"/>
          <w:shd w:val="clear" w:color="auto" w:fill="FFFFFF"/>
        </w:rPr>
        <w:t>CoAP</w:t>
      </w:r>
      <w:proofErr w:type="spellEnd"/>
      <w:r w:rsidRPr="00914826">
        <w:rPr>
          <w:rFonts w:eastAsia="Times New Roman" w:cs="Times New Roman"/>
          <w:color w:val="000000"/>
          <w:szCs w:val="24"/>
          <w:shd w:val="clear" w:color="auto" w:fill="FFFFFF"/>
        </w:rPr>
        <w:t xml:space="preserve"> are two popular protocol</w:t>
      </w:r>
      <w:r w:rsidR="007C2E85">
        <w:rPr>
          <w:rFonts w:eastAsia="Times New Roman" w:cs="Times New Roman"/>
          <w:color w:val="000000"/>
          <w:szCs w:val="24"/>
          <w:shd w:val="clear" w:color="auto" w:fill="FFFFFF"/>
        </w:rPr>
        <w:t>s</w:t>
      </w:r>
      <w:r w:rsidRPr="00914826">
        <w:rPr>
          <w:rFonts w:eastAsia="Times New Roman" w:cs="Times New Roman"/>
          <w:color w:val="000000"/>
          <w:szCs w:val="24"/>
          <w:shd w:val="clear" w:color="auto" w:fill="FFFFFF"/>
        </w:rPr>
        <w:t xml:space="preserve"> in </w:t>
      </w:r>
      <w:proofErr w:type="spellStart"/>
      <w:r w:rsidRPr="00914826">
        <w:rPr>
          <w:rFonts w:eastAsia="Times New Roman" w:cs="Times New Roman"/>
          <w:color w:val="000000"/>
          <w:szCs w:val="24"/>
          <w:shd w:val="clear" w:color="auto" w:fill="FFFFFF"/>
        </w:rPr>
        <w:t>IoT</w:t>
      </w:r>
      <w:proofErr w:type="spellEnd"/>
      <w:r w:rsidRPr="00914826">
        <w:rPr>
          <w:rFonts w:eastAsia="Times New Roman" w:cs="Times New Roman"/>
          <w:color w:val="000000"/>
          <w:szCs w:val="24"/>
          <w:shd w:val="clear" w:color="auto" w:fill="FFFFFF"/>
        </w:rPr>
        <w:t xml:space="preserve">. In this section, we put MQTT and </w:t>
      </w:r>
      <w:proofErr w:type="spellStart"/>
      <w:r w:rsidRPr="00914826">
        <w:rPr>
          <w:rFonts w:eastAsia="Times New Roman" w:cs="Times New Roman"/>
          <w:color w:val="000000"/>
          <w:szCs w:val="24"/>
          <w:shd w:val="clear" w:color="auto" w:fill="FFFFFF"/>
        </w:rPr>
        <w:t>CoAP</w:t>
      </w:r>
      <w:proofErr w:type="spellEnd"/>
      <w:r w:rsidRPr="00914826">
        <w:rPr>
          <w:rFonts w:eastAsia="Times New Roman" w:cs="Times New Roman"/>
          <w:color w:val="000000"/>
          <w:szCs w:val="24"/>
          <w:shd w:val="clear" w:color="auto" w:fill="FFFFFF"/>
        </w:rPr>
        <w:t xml:space="preserve"> toget</w:t>
      </w:r>
      <w:r>
        <w:rPr>
          <w:rFonts w:eastAsia="Times New Roman" w:cs="Times New Roman"/>
          <w:color w:val="000000"/>
          <w:szCs w:val="24"/>
          <w:shd w:val="clear" w:color="auto" w:fill="FFFFFF"/>
        </w:rPr>
        <w:t xml:space="preserve">her to discuss </w:t>
      </w:r>
      <w:r w:rsidR="0029283C">
        <w:rPr>
          <w:rFonts w:eastAsia="Times New Roman" w:cs="Times New Roman"/>
          <w:color w:val="000000"/>
          <w:szCs w:val="24"/>
          <w:shd w:val="clear" w:color="auto" w:fill="FFFFFF"/>
        </w:rPr>
        <w:t>features</w:t>
      </w:r>
      <w:r w:rsidR="00A11F57" w:rsidRPr="00A11F57">
        <w:rPr>
          <w:rFonts w:eastAsia="Times New Roman" w:cs="Times New Roman"/>
          <w:color w:val="000000"/>
          <w:szCs w:val="24"/>
          <w:shd w:val="clear" w:color="auto" w:fill="FFFFFF"/>
        </w:rPr>
        <w:t xml:space="preserve"> </w:t>
      </w:r>
      <w:r>
        <w:rPr>
          <w:rFonts w:eastAsia="Times New Roman" w:cs="Times New Roman"/>
          <w:color w:val="000000"/>
          <w:szCs w:val="24"/>
          <w:shd w:val="clear" w:color="auto" w:fill="FFFFFF"/>
        </w:rPr>
        <w:t xml:space="preserve">of </w:t>
      </w:r>
      <w:proofErr w:type="spellStart"/>
      <w:r>
        <w:rPr>
          <w:rFonts w:eastAsia="Times New Roman" w:cs="Times New Roman"/>
          <w:color w:val="000000"/>
          <w:szCs w:val="24"/>
          <w:shd w:val="clear" w:color="auto" w:fill="FFFFFF"/>
        </w:rPr>
        <w:t>CoAP</w:t>
      </w:r>
      <w:proofErr w:type="spellEnd"/>
      <w:r w:rsidR="00472E7E" w:rsidRPr="00472E7E">
        <w:rPr>
          <w:rFonts w:eastAsia="Times New Roman" w:cs="Times New Roman"/>
          <w:color w:val="000000"/>
          <w:szCs w:val="24"/>
          <w:shd w:val="clear" w:color="auto" w:fill="FFFFFF"/>
        </w:rPr>
        <w:t>.</w:t>
      </w:r>
    </w:p>
    <w:p w14:paraId="126301D4" w14:textId="4C256053" w:rsidR="00FD7141" w:rsidRPr="00FD7141" w:rsidRDefault="00FD7141" w:rsidP="00B27A65">
      <w:pPr>
        <w:pStyle w:val="Caption"/>
        <w:jc w:val="left"/>
        <w:rPr>
          <w:rPrChange w:id="103" w:author="Alex Chen" w:date="2016-05-14T17:37:00Z">
            <w:rPr>
              <w:rFonts w:eastAsia="Times New Roman" w:cs="Times New Roman"/>
              <w:szCs w:val="24"/>
            </w:rPr>
          </w:rPrChange>
        </w:rPr>
        <w:pPrChange w:id="104" w:author="Alex Chen" w:date="2016-05-15T07:42:00Z">
          <w:pPr>
            <w:spacing w:after="0" w:line="360" w:lineRule="auto"/>
          </w:pPr>
        </w:pPrChange>
      </w:pPr>
    </w:p>
    <w:p w14:paraId="1B7FADF7" w14:textId="77777777" w:rsidR="00472E7E" w:rsidRPr="00472E7E" w:rsidRDefault="00472E7E" w:rsidP="00177A7C">
      <w:pPr>
        <w:pStyle w:val="Heading3"/>
      </w:pPr>
      <w:bookmarkStart w:id="105" w:name="_Toc449949719"/>
      <w:r w:rsidRPr="00B11DF6">
        <w:t>3.</w:t>
      </w:r>
      <w:r w:rsidR="00DB4A40">
        <w:t>4</w:t>
      </w:r>
      <w:r w:rsidRPr="00B11DF6">
        <w:t>.1 MQTT</w:t>
      </w:r>
      <w:bookmarkEnd w:id="105"/>
    </w:p>
    <w:p w14:paraId="0C41A69D"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MQTT stan</w:t>
      </w:r>
      <w:r w:rsidR="00543A4E">
        <w:rPr>
          <w:rFonts w:eastAsia="Times New Roman" w:cs="Times New Roman"/>
          <w:color w:val="252525"/>
          <w:szCs w:val="24"/>
          <w:shd w:val="clear" w:color="auto" w:fill="FFFFFF"/>
        </w:rPr>
        <w:t>ds for MQ Telemetry Transport. I</w:t>
      </w:r>
      <w:r w:rsidRPr="00472E7E">
        <w:rPr>
          <w:rFonts w:eastAsia="Times New Roman" w:cs="Times New Roman"/>
          <w:color w:val="252525"/>
          <w:szCs w:val="24"/>
          <w:shd w:val="clear" w:color="auto" w:fill="FFFFFF"/>
        </w:rPr>
        <w:t xml:space="preserve">t is a lightweight publish-subscribe protocol running on TCP/IP protocol. </w:t>
      </w:r>
      <w:r w:rsidR="000A0C07">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Content>
          <w:r w:rsidR="00926596">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lang w:val="en-US"/>
            </w:rPr>
            <w:instrText xml:space="preserve">CITATION 11 \l 1033 </w:instrText>
          </w:r>
          <w:r w:rsidR="00926596">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lang w:val="en-US"/>
            </w:rPr>
            <w:t xml:space="preserve"> </w:t>
          </w:r>
          <w:r w:rsidR="008B144F" w:rsidRPr="008B144F">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000A0C07">
        <w:rPr>
          <w:rFonts w:eastAsia="Times New Roman" w:cs="Times New Roman"/>
          <w:color w:val="252525"/>
          <w:szCs w:val="24"/>
          <w:shd w:val="clear" w:color="auto" w:fill="FFFFFF"/>
        </w:rPr>
        <w:t xml:space="preserve"> “</w:t>
      </w:r>
      <w:r w:rsidR="00DE7351" w:rsidRPr="00DE7351">
        <w:rPr>
          <w:rFonts w:eastAsia="Times New Roman" w:cs="Times New Roman"/>
          <w:color w:val="252525"/>
          <w:szCs w:val="24"/>
          <w:shd w:val="clear" w:color="auto" w:fill="FFFFFF"/>
        </w:rPr>
        <w:t>MQTT is a Client Server publish/subscribe messaging transport protocol. It is light weight, open, simple, and designe</w:t>
      </w:r>
      <w:r w:rsidR="002D7FE8">
        <w:rPr>
          <w:rFonts w:eastAsia="Times New Roman" w:cs="Times New Roman"/>
          <w:color w:val="252525"/>
          <w:szCs w:val="24"/>
          <w:shd w:val="clear" w:color="auto" w:fill="FFFFFF"/>
        </w:rPr>
        <w:t>d so as to be easy to implement</w:t>
      </w:r>
      <w:r w:rsidR="00DE7351" w:rsidRPr="00DE7351">
        <w:rPr>
          <w:rFonts w:eastAsia="Times New Roman" w:cs="Times New Roman"/>
          <w:color w:val="252525"/>
          <w:szCs w:val="24"/>
          <w:shd w:val="clear" w:color="auto" w:fill="FFFFFF"/>
        </w:rPr>
        <w:t>.</w:t>
      </w:r>
      <w:r w:rsidR="000A0C07">
        <w:rPr>
          <w:rFonts w:eastAsia="Times New Roman" w:cs="Times New Roman"/>
          <w:color w:val="252525"/>
          <w:szCs w:val="24"/>
          <w:shd w:val="clear" w:color="auto" w:fill="FFFFFF"/>
        </w:rPr>
        <w:t>”</w:t>
      </w:r>
      <w:r w:rsidR="000A0C07" w:rsidRPr="00472E7E">
        <w:rPr>
          <w:rFonts w:eastAsia="Times New Roman" w:cs="Times New Roman"/>
          <w:color w:val="252525"/>
          <w:szCs w:val="24"/>
          <w:shd w:val="clear" w:color="auto" w:fill="FFFFFF"/>
        </w:rPr>
        <w:t xml:space="preserve"> </w:t>
      </w:r>
    </w:p>
    <w:p w14:paraId="4DA18C42" w14:textId="77777777"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.1.1 Packet Format</w:t>
      </w:r>
    </w:p>
    <w:p w14:paraId="498E94CC"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Content>
          <w:r w:rsidR="00926596">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lang w:val="en-US"/>
            </w:rPr>
            <w:instrText xml:space="preserve">CITATION 11 \l 1033 </w:instrText>
          </w:r>
          <w:r w:rsidR="00926596">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lang w:val="en-US"/>
            </w:rPr>
            <w:t xml:space="preserve"> </w:t>
          </w:r>
          <w:r w:rsidR="008B144F" w:rsidRPr="008B144F">
            <w:rPr>
              <w:rFonts w:eastAsia="Times New Roman" w:cs="Times New Roman"/>
              <w:noProof/>
              <w:color w:val="252525"/>
              <w:szCs w:val="24"/>
              <w:shd w:val="clear" w:color="auto" w:fill="FFFFFF"/>
              <w:lang w:val="en-US"/>
            </w:rPr>
            <w:t>(OASIS Technical Committee, 2014)</w:t>
          </w:r>
          <w:r w:rsidR="00926596">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MQTT packet has two bytes fixed header.</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Therefore,</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the minimum size of </w:t>
      </w:r>
      <w:r w:rsidR="002D7FE8" w:rsidRPr="002D7FE8">
        <w:rPr>
          <w:rFonts w:eastAsia="Times New Roman" w:cs="Times New Roman"/>
          <w:color w:val="252525"/>
          <w:szCs w:val="24"/>
          <w:shd w:val="clear" w:color="auto" w:fill="FFFFFF"/>
        </w:rPr>
        <w:t xml:space="preserve">an </w:t>
      </w:r>
      <w:r w:rsidRPr="00472E7E">
        <w:rPr>
          <w:rFonts w:eastAsia="Times New Roman" w:cs="Times New Roman"/>
          <w:color w:val="252525"/>
          <w:szCs w:val="24"/>
          <w:shd w:val="clear" w:color="auto" w:fill="FFFFFF"/>
        </w:rPr>
        <w:t xml:space="preserve">MQTT packet is two bytes. The following chart shows how </w:t>
      </w:r>
      <w:r w:rsidR="002D7FE8" w:rsidRPr="002D7FE8">
        <w:rPr>
          <w:rFonts w:eastAsia="Times New Roman" w:cs="Times New Roman"/>
          <w:color w:val="252525"/>
          <w:szCs w:val="24"/>
          <w:shd w:val="clear" w:color="auto" w:fill="FFFFFF"/>
        </w:rPr>
        <w:t>a</w:t>
      </w:r>
      <w:del w:id="106" w:author="Alex Chen" w:date="2016-05-15T07:13:00Z">
        <w:r w:rsidR="002D7FE8" w:rsidRPr="002D7FE8" w:rsidDel="00AA1B7D">
          <w:rPr>
            <w:rFonts w:eastAsia="Times New Roman" w:cs="Times New Roman"/>
            <w:color w:val="252525"/>
            <w:szCs w:val="24"/>
            <w:shd w:val="clear" w:color="auto" w:fill="FFFFFF"/>
          </w:rPr>
          <w:delText>n</w:delText>
        </w:r>
      </w:del>
      <w:r w:rsidR="002D7FE8" w:rsidRPr="002D7FE8">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MQTT packet looks like</w:t>
      </w:r>
      <w:r w:rsidR="003E37F7">
        <w:rPr>
          <w:rFonts w:eastAsia="Times New Roman" w:cs="Times New Roman"/>
          <w:color w:val="252525"/>
          <w:szCs w:val="24"/>
          <w:shd w:val="clear" w:color="auto" w:fill="FFFFFF"/>
        </w:rPr>
        <w:t xml:space="preserve"> according to the description of </w:t>
      </w:r>
      <w:r w:rsidR="00F250F0">
        <w:rPr>
          <w:rFonts w:eastAsia="Times New Roman" w:cs="Times New Roman"/>
          <w:color w:val="252525"/>
          <w:szCs w:val="24"/>
          <w:shd w:val="clear" w:color="auto" w:fill="FFFFFF"/>
        </w:rPr>
        <w:t xml:space="preserve">the </w:t>
      </w:r>
      <w:r w:rsidR="003E37F7">
        <w:rPr>
          <w:rFonts w:eastAsia="Times New Roman" w:cs="Times New Roman"/>
          <w:color w:val="252525"/>
          <w:szCs w:val="24"/>
          <w:shd w:val="clear" w:color="auto" w:fill="FFFFFF"/>
        </w:rPr>
        <w:t>official document</w:t>
      </w:r>
      <w:r w:rsidRPr="00472E7E">
        <w:rPr>
          <w:rFonts w:eastAsia="Times New Roman" w:cs="Times New Roman"/>
          <w:color w:val="252525"/>
          <w:szCs w:val="24"/>
          <w:shd w:val="clear" w:color="auto" w:fill="FFFFFF"/>
        </w:rPr>
        <w:t>.</w:t>
      </w:r>
    </w:p>
    <w:p w14:paraId="7DEF2142" w14:textId="77777777" w:rsidR="007D3BBC" w:rsidRDefault="00472E7E" w:rsidP="007D3BBC">
      <w:pPr>
        <w:keepNext/>
        <w:spacing w:after="0" w:line="360" w:lineRule="auto"/>
        <w:jc w:val="center"/>
      </w:pPr>
      <w:r w:rsidRPr="00472E7E">
        <w:rPr>
          <w:rFonts w:eastAsia="Times New Roman" w:cs="Times New Roman"/>
          <w:noProof/>
          <w:color w:val="252525"/>
          <w:szCs w:val="24"/>
          <w:shd w:val="clear" w:color="auto" w:fill="FFFFFF"/>
          <w:lang w:val="en-US" w:eastAsia="en-US"/>
        </w:rPr>
        <w:drawing>
          <wp:inline distT="0" distB="0" distL="0" distR="0" wp14:anchorId="3A1D71B8" wp14:editId="16A080CE">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14:paraId="59DBE84C" w14:textId="77777777" w:rsidR="00A64CFA" w:rsidDel="00674F7C" w:rsidRDefault="007D3BBC" w:rsidP="007D3BBC">
      <w:pPr>
        <w:pStyle w:val="Caption"/>
        <w:rPr>
          <w:del w:id="107" w:author="Alex Chen" w:date="2016-05-15T07:14:00Z"/>
          <w:rFonts w:eastAsia="Times New Roman" w:cs="Times New Roman"/>
          <w:szCs w:val="24"/>
        </w:rPr>
      </w:pPr>
      <w:bookmarkStart w:id="108" w:name="_Toc449446695"/>
      <w:bookmarkStart w:id="109" w:name="_Toc449450779"/>
      <w:bookmarkStart w:id="110" w:name="_Toc449949765"/>
      <w:proofErr w:type="gramStart"/>
      <w:r w:rsidRPr="007D3BBC">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t xml:space="preserve"> </w:t>
      </w:r>
      <w:r>
        <w:rPr>
          <w:color w:val="0D0D0D" w:themeColor="text1" w:themeTint="F2"/>
        </w:rPr>
        <w:t>MQTT</w:t>
      </w:r>
      <w:r w:rsidRPr="00A64CFA">
        <w:rPr>
          <w:color w:val="0D0D0D" w:themeColor="text1" w:themeTint="F2"/>
        </w:rPr>
        <w:t xml:space="preserve"> format</w:t>
      </w:r>
      <w:bookmarkEnd w:id="108"/>
      <w:bookmarkEnd w:id="109"/>
      <w:bookmarkEnd w:id="110"/>
      <w:r>
        <w:rPr>
          <w:rFonts w:eastAsia="Times New Roman" w:cs="Times New Roman"/>
          <w:szCs w:val="24"/>
        </w:rPr>
        <w:t xml:space="preserve"> </w:t>
      </w:r>
    </w:p>
    <w:p w14:paraId="646B873F" w14:textId="77777777" w:rsidR="00367510" w:rsidRPr="00367510" w:rsidRDefault="00367510" w:rsidP="00674F7C">
      <w:pPr>
        <w:pStyle w:val="Caption"/>
        <w:pPrChange w:id="111" w:author="Alex Chen" w:date="2016-05-15T07:14:00Z">
          <w:pPr/>
        </w:pPrChange>
      </w:pPr>
    </w:p>
    <w:p w14:paraId="0C305B59" w14:textId="2149D033" w:rsidR="00472E7E" w:rsidRPr="00472E7E" w:rsidRDefault="00AB7BBE" w:rsidP="00C57EB0">
      <w:pPr>
        <w:spacing w:after="0" w:line="360" w:lineRule="auto"/>
        <w:rPr>
          <w:rFonts w:eastAsia="Times New Roman" w:cs="Times New Roman"/>
          <w:szCs w:val="24"/>
        </w:rPr>
      </w:pPr>
      <w:r w:rsidRPr="00AB7BBE">
        <w:rPr>
          <w:rFonts w:eastAsia="Times New Roman" w:cs="Times New Roman"/>
          <w:color w:val="252525"/>
          <w:szCs w:val="24"/>
          <w:shd w:val="clear" w:color="auto" w:fill="FFFFFF"/>
        </w:rPr>
        <w:t xml:space="preserve">As shown above, the first byte of MQTT </w:t>
      </w:r>
      <w:r w:rsidR="00982E9F">
        <w:rPr>
          <w:rFonts w:eastAsia="Times New Roman" w:cs="Times New Roman"/>
          <w:color w:val="252525"/>
          <w:szCs w:val="24"/>
          <w:shd w:val="clear" w:color="auto" w:fill="FFFFFF"/>
        </w:rPr>
        <w:t>consists of</w:t>
      </w:r>
      <w:r w:rsidRPr="00AB7BBE">
        <w:rPr>
          <w:rFonts w:eastAsia="Times New Roman" w:cs="Times New Roman"/>
          <w:color w:val="252525"/>
          <w:szCs w:val="24"/>
          <w:shd w:val="clear" w:color="auto" w:fill="FFFFFF"/>
        </w:rPr>
        <w:t xml:space="preserve"> two parts.</w:t>
      </w:r>
      <w:ins w:id="112" w:author="Alex Chen" w:date="2016-05-15T07:14:00Z">
        <w:r w:rsidR="00674F7C">
          <w:rPr>
            <w:rFonts w:eastAsia="Times New Roman" w:cs="Times New Roman"/>
            <w:color w:val="252525"/>
            <w:szCs w:val="24"/>
            <w:shd w:val="clear" w:color="auto" w:fill="FFFFFF"/>
          </w:rPr>
          <w:t xml:space="preserve"> </w:t>
        </w:r>
      </w:ins>
      <w:del w:id="113" w:author="Alex Chen" w:date="2016-05-15T07:14:00Z">
        <w:r w:rsidRPr="00AB7BBE" w:rsidDel="00674F7C">
          <w:rPr>
            <w:rFonts w:eastAsia="Times New Roman" w:cs="Times New Roman"/>
            <w:color w:val="252525"/>
            <w:szCs w:val="24"/>
            <w:shd w:val="clear" w:color="auto" w:fill="FFFFFF"/>
          </w:rPr>
          <w:delText xml:space="preserve"> From </w:delText>
        </w:r>
      </w:del>
      <w:ins w:id="114" w:author="Alex Chen" w:date="2016-05-15T07:15:00Z">
        <w:r w:rsidR="00674F7C">
          <w:rPr>
            <w:rFonts w:eastAsia="Times New Roman" w:cs="Times New Roman"/>
            <w:color w:val="252525"/>
            <w:szCs w:val="24"/>
            <w:shd w:val="clear" w:color="auto" w:fill="FFFFFF"/>
          </w:rPr>
          <w:t>B</w:t>
        </w:r>
      </w:ins>
      <w:del w:id="115" w:author="Alex Chen" w:date="2016-05-15T07:15:00Z">
        <w:r w:rsidRPr="00AB7BBE" w:rsidDel="00674F7C">
          <w:rPr>
            <w:rFonts w:eastAsia="Times New Roman" w:cs="Times New Roman"/>
            <w:color w:val="252525"/>
            <w:szCs w:val="24"/>
            <w:shd w:val="clear" w:color="auto" w:fill="FFFFFF"/>
          </w:rPr>
          <w:delText>b</w:delText>
        </w:r>
      </w:del>
      <w:r w:rsidRPr="00AB7BBE">
        <w:rPr>
          <w:rFonts w:eastAsia="Times New Roman" w:cs="Times New Roman"/>
          <w:color w:val="252525"/>
          <w:szCs w:val="24"/>
          <w:shd w:val="clear" w:color="auto" w:fill="FFFFFF"/>
        </w:rPr>
        <w:t>it</w:t>
      </w:r>
      <w:ins w:id="116" w:author="Alex Chen" w:date="2016-05-15T07:15:00Z">
        <w:r w:rsidR="00674F7C">
          <w:rPr>
            <w:rFonts w:eastAsia="Times New Roman" w:cs="Times New Roman"/>
            <w:color w:val="252525"/>
            <w:szCs w:val="24"/>
            <w:shd w:val="clear" w:color="auto" w:fill="FFFFFF"/>
          </w:rPr>
          <w:t>s</w:t>
        </w:r>
      </w:ins>
      <w:del w:id="117" w:author="Alex Chen" w:date="2016-05-15T07:14:00Z">
        <w:r w:rsidRPr="00AB7BBE" w:rsidDel="00AA1B7D">
          <w:rPr>
            <w:rFonts w:eastAsia="Times New Roman" w:cs="Times New Roman"/>
            <w:color w:val="252525"/>
            <w:szCs w:val="24"/>
            <w:shd w:val="clear" w:color="auto" w:fill="FFFFFF"/>
          </w:rPr>
          <w:delText>s</w:delText>
        </w:r>
      </w:del>
      <w:r w:rsidRPr="00AB7BBE">
        <w:rPr>
          <w:rFonts w:eastAsia="Times New Roman" w:cs="Times New Roman"/>
          <w:color w:val="252525"/>
          <w:szCs w:val="24"/>
          <w:shd w:val="clear" w:color="auto" w:fill="FFFFFF"/>
        </w:rPr>
        <w:t xml:space="preserve"> 7-4</w:t>
      </w:r>
      <w:ins w:id="118" w:author="Alex Chen" w:date="2016-05-15T07:15:00Z">
        <w:r w:rsidR="00674F7C">
          <w:rPr>
            <w:rFonts w:eastAsia="Times New Roman" w:cs="Times New Roman"/>
            <w:color w:val="252525"/>
            <w:szCs w:val="24"/>
            <w:shd w:val="clear" w:color="auto" w:fill="FFFFFF"/>
          </w:rPr>
          <w:t xml:space="preserve"> </w:t>
        </w:r>
      </w:ins>
      <w:del w:id="119" w:author="Alex Chen" w:date="2016-05-15T07:15:00Z">
        <w:r w:rsidRPr="00AB7BBE" w:rsidDel="00674F7C">
          <w:rPr>
            <w:rFonts w:eastAsia="Times New Roman" w:cs="Times New Roman"/>
            <w:color w:val="252525"/>
            <w:szCs w:val="24"/>
            <w:shd w:val="clear" w:color="auto" w:fill="FFFFFF"/>
          </w:rPr>
          <w:delText xml:space="preserve">, it </w:delText>
        </w:r>
      </w:del>
      <w:r w:rsidRPr="00AB7BBE">
        <w:rPr>
          <w:rFonts w:eastAsia="Times New Roman" w:cs="Times New Roman"/>
          <w:color w:val="252525"/>
          <w:szCs w:val="24"/>
          <w:shd w:val="clear" w:color="auto" w:fill="FFFFFF"/>
        </w:rPr>
        <w:t>indicate</w:t>
      </w:r>
      <w:del w:id="120" w:author="Alex Chen" w:date="2016-05-15T07:15:00Z">
        <w:r w:rsidRPr="00AB7BBE" w:rsidDel="00674F7C">
          <w:rPr>
            <w:rFonts w:eastAsia="Times New Roman" w:cs="Times New Roman"/>
            <w:color w:val="252525"/>
            <w:szCs w:val="24"/>
            <w:shd w:val="clear" w:color="auto" w:fill="FFFFFF"/>
          </w:rPr>
          <w:delText>s</w:delText>
        </w:r>
      </w:del>
      <w:r w:rsidRPr="00AB7BBE">
        <w:rPr>
          <w:rFonts w:eastAsia="Times New Roman" w:cs="Times New Roman"/>
          <w:color w:val="252525"/>
          <w:szCs w:val="24"/>
          <w:shd w:val="clear" w:color="auto" w:fill="FFFFFF"/>
        </w:rPr>
        <w:t xml:space="preserve"> </w:t>
      </w:r>
      <w:r w:rsidR="00920798">
        <w:rPr>
          <w:rFonts w:eastAsia="Times New Roman" w:cs="Times New Roman"/>
          <w:color w:val="252525"/>
          <w:szCs w:val="24"/>
          <w:shd w:val="clear" w:color="auto" w:fill="FFFFFF"/>
        </w:rPr>
        <w:t xml:space="preserve">the </w:t>
      </w:r>
      <w:r w:rsidR="00493342">
        <w:rPr>
          <w:rFonts w:eastAsia="Times New Roman" w:cs="Times New Roman"/>
          <w:color w:val="252525"/>
          <w:szCs w:val="24"/>
          <w:shd w:val="clear" w:color="auto" w:fill="FFFFFF"/>
        </w:rPr>
        <w:t>packet</w:t>
      </w:r>
      <w:r w:rsidR="00920798">
        <w:rPr>
          <w:rFonts w:eastAsia="Times New Roman" w:cs="Times New Roman"/>
          <w:color w:val="252525"/>
          <w:szCs w:val="24"/>
          <w:shd w:val="clear" w:color="auto" w:fill="FFFFFF"/>
        </w:rPr>
        <w:t xml:space="preserve"> type</w:t>
      </w:r>
      <w:r w:rsidRPr="00AB7BBE">
        <w:rPr>
          <w:rFonts w:eastAsia="Times New Roman" w:cs="Times New Roman"/>
          <w:color w:val="252525"/>
          <w:szCs w:val="24"/>
          <w:shd w:val="clear" w:color="auto" w:fill="FFFFFF"/>
        </w:rPr>
        <w:t xml:space="preserve">. </w:t>
      </w:r>
      <w:proofErr w:type="gramStart"/>
      <w:ins w:id="121" w:author="Alex Chen" w:date="2016-05-15T07:15:00Z">
        <w:r w:rsidR="00674F7C">
          <w:rPr>
            <w:rFonts w:eastAsia="Times New Roman" w:cs="Times New Roman"/>
            <w:color w:val="252525"/>
            <w:szCs w:val="24"/>
            <w:shd w:val="clear" w:color="auto" w:fill="FFFFFF"/>
          </w:rPr>
          <w:t>B</w:t>
        </w:r>
      </w:ins>
      <w:del w:id="122" w:author="Alex Chen" w:date="2016-05-15T07:15:00Z">
        <w:r w:rsidRPr="00AB7BBE" w:rsidDel="00674F7C">
          <w:rPr>
            <w:rFonts w:eastAsia="Times New Roman" w:cs="Times New Roman"/>
            <w:color w:val="252525"/>
            <w:szCs w:val="24"/>
            <w:shd w:val="clear" w:color="auto" w:fill="FFFFFF"/>
          </w:rPr>
          <w:delText>From b</w:delText>
        </w:r>
      </w:del>
      <w:r w:rsidRPr="00AB7BBE">
        <w:rPr>
          <w:rFonts w:eastAsia="Times New Roman" w:cs="Times New Roman"/>
          <w:color w:val="252525"/>
          <w:szCs w:val="24"/>
          <w:shd w:val="clear" w:color="auto" w:fill="FFFFFF"/>
        </w:rPr>
        <w:t>its 3-0</w:t>
      </w:r>
      <w:ins w:id="123" w:author="Alex Chen" w:date="2016-05-15T07:15:00Z">
        <w:r w:rsidR="00674F7C">
          <w:rPr>
            <w:rFonts w:eastAsia="Times New Roman" w:cs="Times New Roman"/>
            <w:color w:val="252525"/>
            <w:szCs w:val="24"/>
            <w:shd w:val="clear" w:color="auto" w:fill="FFFFFF"/>
          </w:rPr>
          <w:t xml:space="preserve"> </w:t>
        </w:r>
      </w:ins>
      <w:del w:id="124" w:author="Alex Chen" w:date="2016-05-15T07:15:00Z">
        <w:r w:rsidRPr="00AB7BBE" w:rsidDel="00674F7C">
          <w:rPr>
            <w:rFonts w:eastAsia="Times New Roman" w:cs="Times New Roman"/>
            <w:color w:val="252525"/>
            <w:szCs w:val="24"/>
            <w:shd w:val="clear" w:color="auto" w:fill="FFFFFF"/>
          </w:rPr>
          <w:delText>, it</w:delText>
        </w:r>
        <w:r w:rsidR="00EE387F" w:rsidDel="00674F7C">
          <w:rPr>
            <w:rFonts w:eastAsia="Times New Roman" w:cs="Times New Roman"/>
            <w:color w:val="252525"/>
            <w:szCs w:val="24"/>
            <w:shd w:val="clear" w:color="auto" w:fill="FFFFFF"/>
          </w:rPr>
          <w:delText xml:space="preserve"> </w:delText>
        </w:r>
      </w:del>
      <w:r w:rsidR="00EE387F">
        <w:rPr>
          <w:rFonts w:eastAsia="Times New Roman" w:cs="Times New Roman"/>
          <w:color w:val="252525"/>
          <w:szCs w:val="24"/>
          <w:shd w:val="clear" w:color="auto" w:fill="FFFFFF"/>
        </w:rPr>
        <w:t>s</w:t>
      </w:r>
      <w:r w:rsidR="00D3117F">
        <w:rPr>
          <w:rFonts w:eastAsia="Times New Roman" w:cs="Times New Roman"/>
          <w:color w:val="252525"/>
          <w:szCs w:val="24"/>
          <w:shd w:val="clear" w:color="auto" w:fill="FFFFFF"/>
        </w:rPr>
        <w:t>et</w:t>
      </w:r>
      <w:del w:id="125" w:author="Alex Chen" w:date="2016-05-15T07:15:00Z">
        <w:r w:rsidR="00D3117F" w:rsidDel="00674F7C">
          <w:rPr>
            <w:rFonts w:eastAsia="Times New Roman" w:cs="Times New Roman"/>
            <w:color w:val="252525"/>
            <w:szCs w:val="24"/>
            <w:shd w:val="clear" w:color="auto" w:fill="FFFFFF"/>
          </w:rPr>
          <w:delText>s</w:delText>
        </w:r>
      </w:del>
      <w:r w:rsidR="00D3117F">
        <w:rPr>
          <w:rFonts w:eastAsia="Times New Roman" w:cs="Times New Roman"/>
          <w:color w:val="252525"/>
          <w:szCs w:val="24"/>
          <w:shd w:val="clear" w:color="auto" w:fill="FFFFFF"/>
        </w:rPr>
        <w:t xml:space="preserve"> flags</w:t>
      </w:r>
      <w:r w:rsidRPr="00AB7BBE">
        <w:rPr>
          <w:rFonts w:eastAsia="Times New Roman" w:cs="Times New Roman"/>
          <w:color w:val="252525"/>
          <w:szCs w:val="24"/>
          <w:shd w:val="clear" w:color="auto" w:fill="FFFFFF"/>
        </w:rPr>
        <w:t>.</w:t>
      </w:r>
      <w:proofErr w:type="gramEnd"/>
      <w:r w:rsidRPr="00AB7BBE">
        <w:rPr>
          <w:rFonts w:eastAsia="Times New Roman" w:cs="Times New Roman"/>
          <w:color w:val="252525"/>
          <w:szCs w:val="24"/>
          <w:shd w:val="clear" w:color="auto" w:fill="FFFFFF"/>
        </w:rPr>
        <w:t xml:space="preserve"> </w:t>
      </w:r>
      <w:del w:id="126" w:author="Alex Chen" w:date="2016-05-15T07:17:00Z">
        <w:r w:rsidRPr="00AB7BBE" w:rsidDel="007B147D">
          <w:rPr>
            <w:rFonts w:eastAsia="Times New Roman" w:cs="Times New Roman"/>
            <w:color w:val="252525"/>
            <w:szCs w:val="24"/>
            <w:shd w:val="clear" w:color="auto" w:fill="FFFFFF"/>
          </w:rPr>
          <w:delText>Since the second byte, it indicates</w:delText>
        </w:r>
      </w:del>
      <w:ins w:id="127" w:author="Alex Chen" w:date="2016-05-15T07:17:00Z">
        <w:r w:rsidR="007B147D">
          <w:rPr>
            <w:rFonts w:eastAsia="Times New Roman" w:cs="Times New Roman"/>
            <w:color w:val="252525"/>
            <w:szCs w:val="24"/>
            <w:shd w:val="clear" w:color="auto" w:fill="FFFFFF"/>
          </w:rPr>
          <w:t xml:space="preserve">Bytes since </w:t>
        </w:r>
      </w:ins>
      <w:ins w:id="128" w:author="Alex Chen" w:date="2016-05-15T07:18:00Z">
        <w:r w:rsidR="007B147D">
          <w:rPr>
            <w:rFonts w:eastAsia="Times New Roman" w:cs="Times New Roman"/>
            <w:color w:val="252525"/>
            <w:szCs w:val="24"/>
            <w:shd w:val="clear" w:color="auto" w:fill="FFFFFF"/>
          </w:rPr>
          <w:t xml:space="preserve">the </w:t>
        </w:r>
      </w:ins>
      <w:ins w:id="129" w:author="Alex Chen" w:date="2016-05-15T07:17:00Z">
        <w:r w:rsidR="007B147D">
          <w:rPr>
            <w:rFonts w:eastAsia="Times New Roman" w:cs="Times New Roman"/>
            <w:color w:val="252525"/>
            <w:szCs w:val="24"/>
            <w:shd w:val="clear" w:color="auto" w:fill="FFFFFF"/>
          </w:rPr>
          <w:t>second</w:t>
        </w:r>
      </w:ins>
      <w:r w:rsidRPr="00AB7BBE">
        <w:rPr>
          <w:rFonts w:eastAsia="Times New Roman" w:cs="Times New Roman"/>
          <w:color w:val="252525"/>
          <w:szCs w:val="24"/>
          <w:shd w:val="clear" w:color="auto" w:fill="FFFFFF"/>
        </w:rPr>
        <w:t xml:space="preserve"> </w:t>
      </w:r>
      <w:ins w:id="130" w:author="Alex Chen" w:date="2016-05-15T07:18:00Z">
        <w:r w:rsidR="007B147D">
          <w:rPr>
            <w:rFonts w:eastAsia="Times New Roman" w:cs="Times New Roman"/>
            <w:color w:val="252525"/>
            <w:szCs w:val="24"/>
            <w:shd w:val="clear" w:color="auto" w:fill="FFFFFF"/>
          </w:rPr>
          <w:t xml:space="preserve">indicate </w:t>
        </w:r>
      </w:ins>
      <w:r w:rsidRPr="00AB7BBE">
        <w:rPr>
          <w:rFonts w:eastAsia="Times New Roman" w:cs="Times New Roman"/>
          <w:color w:val="252525"/>
          <w:szCs w:val="24"/>
          <w:shd w:val="clear" w:color="auto" w:fill="FFFFFF"/>
        </w:rPr>
        <w:t>the remaining length of the message</w:t>
      </w:r>
      <w:ins w:id="131" w:author="Alex Chen" w:date="2016-05-15T07:19:00Z">
        <w:r w:rsidR="007B147D">
          <w:rPr>
            <w:rFonts w:eastAsia="Times New Roman" w:cs="Times New Roman"/>
            <w:color w:val="252525"/>
            <w:szCs w:val="24"/>
            <w:shd w:val="clear" w:color="auto" w:fill="FFFFFF"/>
          </w:rPr>
          <w:t>. T</w:t>
        </w:r>
      </w:ins>
      <w:del w:id="132" w:author="Alex Chen" w:date="2016-05-15T07:19:00Z">
        <w:r w:rsidRPr="00AB7BBE" w:rsidDel="007B147D">
          <w:rPr>
            <w:rFonts w:eastAsia="Times New Roman" w:cs="Times New Roman"/>
            <w:color w:val="252525"/>
            <w:szCs w:val="24"/>
            <w:shd w:val="clear" w:color="auto" w:fill="FFFFFF"/>
          </w:rPr>
          <w:delText>, t</w:delText>
        </w:r>
      </w:del>
      <w:r w:rsidRPr="00AB7BBE">
        <w:rPr>
          <w:rFonts w:eastAsia="Times New Roman" w:cs="Times New Roman"/>
          <w:color w:val="252525"/>
          <w:szCs w:val="24"/>
          <w:shd w:val="clear" w:color="auto" w:fill="FFFFFF"/>
        </w:rPr>
        <w:t xml:space="preserve">he minimum size of </w:t>
      </w:r>
      <w:r w:rsidR="001A52C8">
        <w:rPr>
          <w:rFonts w:eastAsia="Times New Roman" w:cs="Times New Roman"/>
          <w:color w:val="252525"/>
          <w:szCs w:val="24"/>
          <w:shd w:val="clear" w:color="auto" w:fill="FFFFFF"/>
        </w:rPr>
        <w:t>this section</w:t>
      </w:r>
      <w:r w:rsidRPr="00AB7BBE">
        <w:rPr>
          <w:rFonts w:eastAsia="Times New Roman" w:cs="Times New Roman"/>
          <w:color w:val="252525"/>
          <w:szCs w:val="24"/>
          <w:shd w:val="clear" w:color="auto" w:fill="FFFFFF"/>
        </w:rPr>
        <w:t xml:space="preserve"> </w:t>
      </w:r>
      <w:ins w:id="133" w:author="Alex Chen" w:date="2016-05-15T07:20:00Z">
        <w:r w:rsidR="007B147D">
          <w:rPr>
            <w:rFonts w:eastAsia="Times New Roman" w:cs="Times New Roman"/>
            <w:color w:val="252525"/>
            <w:szCs w:val="24"/>
            <w:shd w:val="clear" w:color="auto" w:fill="FFFFFF"/>
          </w:rPr>
          <w:t xml:space="preserve">is </w:t>
        </w:r>
      </w:ins>
      <w:r w:rsidRPr="00AB7BBE">
        <w:rPr>
          <w:rFonts w:eastAsia="Times New Roman" w:cs="Times New Roman"/>
          <w:color w:val="252525"/>
          <w:szCs w:val="24"/>
          <w:shd w:val="clear" w:color="auto" w:fill="FFFFFF"/>
        </w:rPr>
        <w:t xml:space="preserve">one byte, </w:t>
      </w:r>
      <w:ins w:id="134" w:author="Alex Chen" w:date="2016-05-15T07:20:00Z">
        <w:r w:rsidR="007B147D">
          <w:rPr>
            <w:rFonts w:eastAsia="Times New Roman" w:cs="Times New Roman"/>
            <w:color w:val="252525"/>
            <w:szCs w:val="24"/>
            <w:shd w:val="clear" w:color="auto" w:fill="FFFFFF"/>
          </w:rPr>
          <w:t xml:space="preserve">and </w:t>
        </w:r>
      </w:ins>
      <w:r w:rsidRPr="00AB7BBE">
        <w:rPr>
          <w:rFonts w:eastAsia="Times New Roman" w:cs="Times New Roman"/>
          <w:color w:val="252525"/>
          <w:szCs w:val="24"/>
          <w:shd w:val="clear" w:color="auto" w:fill="FFFFFF"/>
        </w:rPr>
        <w:t xml:space="preserve">the maximum size </w:t>
      </w:r>
      <w:del w:id="135" w:author="Alex Chen" w:date="2016-05-15T07:20:00Z">
        <w:r w:rsidRPr="00AB7BBE" w:rsidDel="007B147D">
          <w:rPr>
            <w:rFonts w:eastAsia="Times New Roman" w:cs="Times New Roman"/>
            <w:color w:val="252525"/>
            <w:szCs w:val="24"/>
            <w:shd w:val="clear" w:color="auto" w:fill="FFFFFF"/>
          </w:rPr>
          <w:delText xml:space="preserve">of </w:delText>
        </w:r>
        <w:r w:rsidR="001A52C8" w:rsidDel="007B147D">
          <w:rPr>
            <w:rFonts w:eastAsia="Times New Roman" w:cs="Times New Roman"/>
            <w:color w:val="252525"/>
            <w:szCs w:val="24"/>
            <w:shd w:val="clear" w:color="auto" w:fill="FFFFFF"/>
          </w:rPr>
          <w:delText>this section</w:delText>
        </w:r>
        <w:r w:rsidRPr="00AB7BBE" w:rsidDel="007B147D">
          <w:rPr>
            <w:rFonts w:eastAsia="Times New Roman" w:cs="Times New Roman"/>
            <w:color w:val="252525"/>
            <w:szCs w:val="24"/>
            <w:shd w:val="clear" w:color="auto" w:fill="FFFFFF"/>
          </w:rPr>
          <w:delText xml:space="preserve"> </w:delText>
        </w:r>
      </w:del>
      <w:r w:rsidRPr="00AB7BBE">
        <w:rPr>
          <w:rFonts w:eastAsia="Times New Roman" w:cs="Times New Roman"/>
          <w:color w:val="252525"/>
          <w:szCs w:val="24"/>
          <w:shd w:val="clear" w:color="auto" w:fill="FFFFFF"/>
        </w:rPr>
        <w:t xml:space="preserve">is </w:t>
      </w:r>
      <w:r w:rsidR="002463E7" w:rsidRPr="00AB7BBE">
        <w:rPr>
          <w:rFonts w:eastAsia="Times New Roman" w:cs="Times New Roman"/>
          <w:color w:val="252525"/>
          <w:szCs w:val="24"/>
          <w:shd w:val="clear" w:color="auto" w:fill="FFFFFF"/>
        </w:rPr>
        <w:t xml:space="preserve">four </w:t>
      </w:r>
      <w:r w:rsidR="002463E7">
        <w:rPr>
          <w:rFonts w:eastAsia="Times New Roman" w:cs="Times New Roman"/>
          <w:color w:val="252525"/>
          <w:szCs w:val="24"/>
          <w:shd w:val="clear" w:color="auto" w:fill="FFFFFF"/>
        </w:rPr>
        <w:t>bytes</w:t>
      </w:r>
      <w:r w:rsidRPr="00AB7BBE">
        <w:rPr>
          <w:rFonts w:eastAsia="Times New Roman" w:cs="Times New Roman"/>
          <w:color w:val="252525"/>
          <w:szCs w:val="24"/>
          <w:shd w:val="clear" w:color="auto" w:fill="FFFFFF"/>
        </w:rPr>
        <w:t>. After specify</w:t>
      </w:r>
      <w:r w:rsidR="006067AC">
        <w:rPr>
          <w:rFonts w:eastAsia="Times New Roman" w:cs="Times New Roman"/>
          <w:color w:val="252525"/>
          <w:szCs w:val="24"/>
          <w:shd w:val="clear" w:color="auto" w:fill="FFFFFF"/>
        </w:rPr>
        <w:t>ing</w:t>
      </w:r>
      <w:r w:rsidRPr="00AB7BBE">
        <w:rPr>
          <w:rFonts w:eastAsia="Times New Roman" w:cs="Times New Roman"/>
          <w:color w:val="252525"/>
          <w:szCs w:val="24"/>
          <w:shd w:val="clear" w:color="auto" w:fill="FFFFFF"/>
        </w:rPr>
        <w:t xml:space="preserve"> remaining size of a packet, </w:t>
      </w:r>
      <w:r w:rsidR="006B72DA">
        <w:rPr>
          <w:rFonts w:eastAsia="Times New Roman" w:cs="Times New Roman"/>
          <w:color w:val="252525"/>
          <w:szCs w:val="24"/>
          <w:shd w:val="clear" w:color="auto" w:fill="FFFFFF"/>
        </w:rPr>
        <w:t xml:space="preserve">the </w:t>
      </w:r>
      <w:r w:rsidRPr="00AB7BBE">
        <w:rPr>
          <w:rFonts w:eastAsia="Times New Roman" w:cs="Times New Roman"/>
          <w:color w:val="252525"/>
          <w:szCs w:val="24"/>
          <w:shd w:val="clear" w:color="auto" w:fill="FFFFFF"/>
        </w:rPr>
        <w:t>developer can add optional heade</w:t>
      </w:r>
      <w:r w:rsidR="00627979">
        <w:rPr>
          <w:rFonts w:eastAsia="Times New Roman" w:cs="Times New Roman"/>
          <w:color w:val="252525"/>
          <w:szCs w:val="24"/>
          <w:shd w:val="clear" w:color="auto" w:fill="FFFFFF"/>
        </w:rPr>
        <w:t xml:space="preserve">rs to a packet. </w:t>
      </w:r>
      <w:r w:rsidRPr="00AB7BBE">
        <w:rPr>
          <w:rFonts w:eastAsia="Times New Roman" w:cs="Times New Roman"/>
          <w:color w:val="252525"/>
          <w:szCs w:val="24"/>
          <w:shd w:val="clear" w:color="auto" w:fill="FFFFFF"/>
        </w:rPr>
        <w:t>After the optional header</w:t>
      </w:r>
      <w:ins w:id="136" w:author="Alex Chen" w:date="2016-05-15T07:23:00Z">
        <w:r w:rsidR="00EE546B">
          <w:rPr>
            <w:rFonts w:eastAsia="Times New Roman" w:cs="Times New Roman"/>
            <w:color w:val="252525"/>
            <w:szCs w:val="24"/>
            <w:shd w:val="clear" w:color="auto" w:fill="FFFFFF"/>
          </w:rPr>
          <w:t>s</w:t>
        </w:r>
      </w:ins>
      <w:r w:rsidRPr="00AB7BBE">
        <w:rPr>
          <w:rFonts w:eastAsia="Times New Roman" w:cs="Times New Roman"/>
          <w:color w:val="252525"/>
          <w:szCs w:val="24"/>
          <w:shd w:val="clear" w:color="auto" w:fill="FFFFFF"/>
        </w:rPr>
        <w:t>, the remaining</w:t>
      </w:r>
      <w:r>
        <w:rPr>
          <w:rFonts w:eastAsia="Times New Roman" w:cs="Times New Roman"/>
          <w:color w:val="252525"/>
          <w:szCs w:val="24"/>
          <w:shd w:val="clear" w:color="auto" w:fill="FFFFFF"/>
        </w:rPr>
        <w:t xml:space="preserve"> section of a packet is payload</w:t>
      </w:r>
      <w:r w:rsidR="00472E7E" w:rsidRPr="00472E7E">
        <w:rPr>
          <w:rFonts w:eastAsia="Times New Roman" w:cs="Times New Roman"/>
          <w:color w:val="252525"/>
          <w:szCs w:val="24"/>
          <w:shd w:val="clear" w:color="auto" w:fill="FFFFFF"/>
        </w:rPr>
        <w:t xml:space="preserve">. </w:t>
      </w:r>
    </w:p>
    <w:p w14:paraId="362D288B" w14:textId="77777777"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lastRenderedPageBreak/>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.1.2 Feature</w:t>
      </w:r>
    </w:p>
    <w:p w14:paraId="7D7933B6" w14:textId="4918A835" w:rsidR="00472E7E" w:rsidRPr="00472E7E" w:rsidRDefault="00410DE5" w:rsidP="00C57EB0">
      <w:pPr>
        <w:spacing w:after="0" w:line="360" w:lineRule="auto"/>
        <w:rPr>
          <w:rFonts w:eastAsia="Times New Roman" w:cs="Times New Roman"/>
          <w:szCs w:val="24"/>
        </w:rPr>
      </w:pPr>
      <w:r w:rsidRPr="00410DE5">
        <w:rPr>
          <w:rFonts w:eastAsia="Times New Roman" w:cs="Times New Roman"/>
          <w:color w:val="252525"/>
          <w:szCs w:val="24"/>
          <w:shd w:val="clear" w:color="auto" w:fill="FFFFFF"/>
        </w:rPr>
        <w:t xml:space="preserve">Publisher and subscriber (pub/sub):  In this model, </w:t>
      </w:r>
      <w:ins w:id="137" w:author="Alex Chen" w:date="2016-05-15T07:27:00Z">
        <w:r w:rsidR="00F67CFB">
          <w:rPr>
            <w:rFonts w:eastAsia="Times New Roman" w:cs="Times New Roman"/>
            <w:color w:val="252525"/>
            <w:szCs w:val="24"/>
            <w:shd w:val="clear" w:color="auto" w:fill="FFFFFF"/>
          </w:rPr>
          <w:t xml:space="preserve">the </w:t>
        </w:r>
      </w:ins>
      <w:r w:rsidRPr="00410DE5">
        <w:rPr>
          <w:rFonts w:eastAsia="Times New Roman" w:cs="Times New Roman"/>
          <w:color w:val="252525"/>
          <w:szCs w:val="24"/>
          <w:shd w:val="clear" w:color="auto" w:fill="FFFFFF"/>
        </w:rPr>
        <w:t xml:space="preserve">publisher and </w:t>
      </w:r>
      <w:ins w:id="138" w:author="Alex Chen" w:date="2016-05-15T07:27:00Z">
        <w:r w:rsidR="00F67CFB">
          <w:rPr>
            <w:rFonts w:eastAsia="Times New Roman" w:cs="Times New Roman"/>
            <w:color w:val="252525"/>
            <w:szCs w:val="24"/>
            <w:shd w:val="clear" w:color="auto" w:fill="FFFFFF"/>
          </w:rPr>
          <w:t xml:space="preserve">the </w:t>
        </w:r>
      </w:ins>
      <w:r w:rsidRPr="00410DE5">
        <w:rPr>
          <w:rFonts w:eastAsia="Times New Roman" w:cs="Times New Roman"/>
          <w:color w:val="252525"/>
          <w:szCs w:val="24"/>
          <w:shd w:val="clear" w:color="auto" w:fill="FFFFFF"/>
        </w:rPr>
        <w:t>subscriber do not know about the existe</w:t>
      </w:r>
      <w:r w:rsidR="009906CF">
        <w:rPr>
          <w:rFonts w:eastAsia="Times New Roman" w:cs="Times New Roman"/>
          <w:color w:val="252525"/>
          <w:szCs w:val="24"/>
          <w:shd w:val="clear" w:color="auto" w:fill="FFFFFF"/>
        </w:rPr>
        <w:t xml:space="preserve">nce of </w:t>
      </w:r>
      <w:r w:rsidR="000B210B">
        <w:rPr>
          <w:rFonts w:eastAsia="Times New Roman" w:cs="Times New Roman"/>
          <w:color w:val="252525"/>
          <w:szCs w:val="24"/>
          <w:shd w:val="clear" w:color="auto" w:fill="FFFFFF"/>
        </w:rPr>
        <w:t>each other</w:t>
      </w:r>
      <w:r w:rsidR="009906CF">
        <w:rPr>
          <w:rFonts w:eastAsia="Times New Roman" w:cs="Times New Roman"/>
          <w:color w:val="252525"/>
          <w:szCs w:val="24"/>
          <w:shd w:val="clear" w:color="auto" w:fill="FFFFFF"/>
        </w:rPr>
        <w:t xml:space="preserve">. Instead, a </w:t>
      </w:r>
      <w:r w:rsidRPr="00410DE5">
        <w:rPr>
          <w:rFonts w:eastAsia="Times New Roman" w:cs="Times New Roman"/>
          <w:color w:val="252525"/>
          <w:szCs w:val="24"/>
          <w:shd w:val="clear" w:color="auto" w:fill="FFFFFF"/>
        </w:rPr>
        <w:t xml:space="preserve">broker will gather all published messages from a publisher and accordingly send them to </w:t>
      </w:r>
      <w:ins w:id="139" w:author="Alex Chen" w:date="2016-05-15T07:27:00Z">
        <w:r w:rsidR="00F67CFB">
          <w:rPr>
            <w:rFonts w:eastAsia="Times New Roman" w:cs="Times New Roman"/>
            <w:color w:val="252525"/>
            <w:szCs w:val="24"/>
            <w:shd w:val="clear" w:color="auto" w:fill="FFFFFF"/>
          </w:rPr>
          <w:t xml:space="preserve">the </w:t>
        </w:r>
      </w:ins>
      <w:r w:rsidRPr="00410DE5">
        <w:rPr>
          <w:rFonts w:eastAsia="Times New Roman" w:cs="Times New Roman"/>
          <w:color w:val="252525"/>
          <w:szCs w:val="24"/>
          <w:shd w:val="clear" w:color="auto" w:fill="FFFFFF"/>
        </w:rPr>
        <w:t>subscrib</w:t>
      </w:r>
      <w:r w:rsidR="00B5596E">
        <w:rPr>
          <w:rFonts w:eastAsia="Times New Roman" w:cs="Times New Roman"/>
          <w:color w:val="252525"/>
          <w:szCs w:val="24"/>
          <w:shd w:val="clear" w:color="auto" w:fill="FFFFFF"/>
        </w:rPr>
        <w:t>ers after filtering. In</w:t>
      </w:r>
      <w:r w:rsidR="00841145">
        <w:rPr>
          <w:rFonts w:eastAsia="Times New Roman" w:cs="Times New Roman"/>
          <w:color w:val="252525"/>
          <w:szCs w:val="24"/>
          <w:shd w:val="clear" w:color="auto" w:fill="FFFFFF"/>
        </w:rPr>
        <w:t xml:space="preserve"> other words</w:t>
      </w:r>
      <w:r w:rsidR="00B5596E">
        <w:rPr>
          <w:rFonts w:eastAsia="Times New Roman" w:cs="Times New Roman"/>
          <w:color w:val="252525"/>
          <w:szCs w:val="24"/>
          <w:shd w:val="clear" w:color="auto" w:fill="FFFFFF"/>
        </w:rPr>
        <w:t xml:space="preserve">, </w:t>
      </w:r>
      <w:r w:rsidRPr="00410DE5">
        <w:rPr>
          <w:rFonts w:eastAsia="Times New Roman" w:cs="Times New Roman"/>
          <w:color w:val="252525"/>
          <w:szCs w:val="24"/>
          <w:shd w:val="clear" w:color="auto" w:fill="FFFFFF"/>
        </w:rPr>
        <w:t>there is a central server betwe</w:t>
      </w:r>
      <w:r>
        <w:rPr>
          <w:rFonts w:eastAsia="Times New Roman" w:cs="Times New Roman"/>
          <w:color w:val="252525"/>
          <w:szCs w:val="24"/>
          <w:shd w:val="clear" w:color="auto" w:fill="FFFFFF"/>
        </w:rPr>
        <w:t>en a publisher and a subscriber</w:t>
      </w:r>
      <w:r w:rsidR="00472E7E" w:rsidRPr="00472E7E">
        <w:rPr>
          <w:rFonts w:eastAsia="Times New Roman" w:cs="Times New Roman"/>
          <w:color w:val="252525"/>
          <w:szCs w:val="24"/>
          <w:shd w:val="clear" w:color="auto" w:fill="FFFFFF"/>
        </w:rPr>
        <w:t>.</w:t>
      </w:r>
      <w:ins w:id="140" w:author="Alex Chen" w:date="2016-05-15T07:27:00Z">
        <w:r w:rsidR="00F67CFB">
          <w:rPr>
            <w:rFonts w:eastAsia="Times New Roman" w:cs="Times New Roman"/>
            <w:color w:val="252525"/>
            <w:szCs w:val="24"/>
            <w:shd w:val="clear" w:color="auto" w:fill="FFFFFF"/>
          </w:rPr>
          <w:t xml:space="preserve"> (</w:t>
        </w:r>
        <w:proofErr w:type="gramStart"/>
        <w:r w:rsidR="00F67CFB">
          <w:rPr>
            <w:rFonts w:eastAsia="Times New Roman" w:cs="Times New Roman"/>
            <w:color w:val="252525"/>
            <w:szCs w:val="24"/>
            <w:shd w:val="clear" w:color="auto" w:fill="FFFFFF"/>
          </w:rPr>
          <w:t>one</w:t>
        </w:r>
        <w:proofErr w:type="gramEnd"/>
        <w:r w:rsidR="00F67CFB">
          <w:rPr>
            <w:rFonts w:eastAsia="Times New Roman" w:cs="Times New Roman"/>
            <w:color w:val="252525"/>
            <w:szCs w:val="24"/>
            <w:shd w:val="clear" w:color="auto" w:fill="FFFFFF"/>
          </w:rPr>
          <w:t xml:space="preserve"> on one</w:t>
        </w:r>
        <w:r w:rsidR="002C7C58">
          <w:rPr>
            <w:rFonts w:eastAsia="Times New Roman" w:cs="Times New Roman"/>
            <w:color w:val="252525"/>
            <w:szCs w:val="24"/>
            <w:shd w:val="clear" w:color="auto" w:fill="FFFFFF"/>
          </w:rPr>
          <w:t>?)</w:t>
        </w:r>
      </w:ins>
    </w:p>
    <w:p w14:paraId="2DC1B771" w14:textId="77777777" w:rsidR="00472E7E" w:rsidRPr="00472E7E" w:rsidRDefault="00472E7E" w:rsidP="00C57EB0">
      <w:pPr>
        <w:spacing w:after="0" w:line="360" w:lineRule="auto"/>
        <w:rPr>
          <w:rFonts w:eastAsia="Times New Roman" w:cs="Times New Roman"/>
          <w:szCs w:val="24"/>
        </w:rPr>
      </w:pPr>
    </w:p>
    <w:p w14:paraId="7BA73A4C" w14:textId="0623937E" w:rsidR="00472E7E" w:rsidRPr="00472E7E" w:rsidRDefault="005B5B0F" w:rsidP="00C57EB0">
      <w:pPr>
        <w:spacing w:after="0" w:line="360" w:lineRule="auto"/>
        <w:rPr>
          <w:rFonts w:eastAsia="Times New Roman" w:cs="Times New Roman"/>
          <w:szCs w:val="24"/>
        </w:rPr>
      </w:pPr>
      <w:proofErr w:type="spellStart"/>
      <w:r w:rsidRPr="005B5B0F">
        <w:rPr>
          <w:rFonts w:eastAsia="Times New Roman" w:cs="Times New Roman"/>
          <w:color w:val="252525"/>
          <w:szCs w:val="24"/>
          <w:shd w:val="clear" w:color="auto" w:fill="FFFFFF"/>
        </w:rPr>
        <w:t>QoS</w:t>
      </w:r>
      <w:proofErr w:type="spellEnd"/>
      <w:r w:rsidRPr="005B5B0F">
        <w:rPr>
          <w:rFonts w:eastAsia="Times New Roman" w:cs="Times New Roman"/>
          <w:color w:val="252525"/>
          <w:szCs w:val="24"/>
          <w:shd w:val="clear" w:color="auto" w:fill="FFFFFF"/>
        </w:rPr>
        <w:t xml:space="preserve">: MQTT supports three levels of </w:t>
      </w:r>
      <w:proofErr w:type="spellStart"/>
      <w:r w:rsidRPr="005B5B0F">
        <w:rPr>
          <w:rFonts w:eastAsia="Times New Roman" w:cs="Times New Roman"/>
          <w:color w:val="252525"/>
          <w:szCs w:val="24"/>
          <w:shd w:val="clear" w:color="auto" w:fill="FFFFFF"/>
        </w:rPr>
        <w:t>QoS</w:t>
      </w:r>
      <w:proofErr w:type="spellEnd"/>
      <w:r w:rsidRPr="005B5B0F">
        <w:rPr>
          <w:rFonts w:eastAsia="Times New Roman" w:cs="Times New Roman"/>
          <w:color w:val="252525"/>
          <w:szCs w:val="24"/>
          <w:shd w:val="clear" w:color="auto" w:fill="FFFFFF"/>
        </w:rPr>
        <w:t>. At level 0, a message will not be acknowledged or resen</w:t>
      </w:r>
      <w:ins w:id="141" w:author="Alex Chen" w:date="2016-05-15T07:29:00Z">
        <w:r w:rsidR="00C471A6">
          <w:rPr>
            <w:rFonts w:eastAsia="Times New Roman" w:cs="Times New Roman"/>
            <w:color w:val="252525"/>
            <w:szCs w:val="24"/>
            <w:shd w:val="clear" w:color="auto" w:fill="FFFFFF"/>
          </w:rPr>
          <w:t>t</w:t>
        </w:r>
      </w:ins>
      <w:del w:id="142" w:author="Alex Chen" w:date="2016-05-15T07:29:00Z">
        <w:r w:rsidRPr="005B5B0F" w:rsidDel="00C471A6">
          <w:rPr>
            <w:rFonts w:eastAsia="Times New Roman" w:cs="Times New Roman"/>
            <w:color w:val="252525"/>
            <w:szCs w:val="24"/>
            <w:shd w:val="clear" w:color="auto" w:fill="FFFFFF"/>
          </w:rPr>
          <w:delText>d</w:delText>
        </w:r>
      </w:del>
      <w:r w:rsidRPr="005B5B0F">
        <w:rPr>
          <w:rFonts w:eastAsia="Times New Roman" w:cs="Times New Roman"/>
          <w:color w:val="252525"/>
          <w:szCs w:val="24"/>
          <w:shd w:val="clear" w:color="auto" w:fill="FFFFFF"/>
        </w:rPr>
        <w:t xml:space="preserve"> by a sender. At level 1, a message will be guaranteed to </w:t>
      </w:r>
      <w:del w:id="143" w:author="Alex Chen" w:date="2016-05-15T07:30:00Z">
        <w:r w:rsidRPr="005B5B0F" w:rsidDel="00103020">
          <w:rPr>
            <w:rFonts w:eastAsia="Times New Roman" w:cs="Times New Roman"/>
            <w:color w:val="252525"/>
            <w:szCs w:val="24"/>
            <w:shd w:val="clear" w:color="auto" w:fill="FFFFFF"/>
          </w:rPr>
          <w:delText xml:space="preserve">be </w:delText>
        </w:r>
      </w:del>
      <w:r w:rsidRPr="005B5B0F">
        <w:rPr>
          <w:rFonts w:eastAsia="Times New Roman" w:cs="Times New Roman"/>
          <w:color w:val="252525"/>
          <w:szCs w:val="24"/>
          <w:shd w:val="clear" w:color="auto" w:fill="FFFFFF"/>
        </w:rPr>
        <w:t>deliver</w:t>
      </w:r>
      <w:del w:id="144" w:author="Alex Chen" w:date="2016-05-15T07:30:00Z">
        <w:r w:rsidRPr="005B5B0F" w:rsidDel="00103020">
          <w:rPr>
            <w:rFonts w:eastAsia="Times New Roman" w:cs="Times New Roman"/>
            <w:color w:val="252525"/>
            <w:szCs w:val="24"/>
            <w:shd w:val="clear" w:color="auto" w:fill="FFFFFF"/>
          </w:rPr>
          <w:delText>ed</w:delText>
        </w:r>
      </w:del>
      <w:r w:rsidRPr="005B5B0F">
        <w:rPr>
          <w:rFonts w:eastAsia="Times New Roman" w:cs="Times New Roman"/>
          <w:color w:val="252525"/>
          <w:szCs w:val="24"/>
          <w:shd w:val="clear" w:color="auto" w:fill="FFFFFF"/>
        </w:rPr>
        <w:t xml:space="preserve"> at least once. At level 2, </w:t>
      </w:r>
      <w:ins w:id="145" w:author="Alex Chen" w:date="2016-05-15T07:35:00Z">
        <w:r w:rsidR="00064820">
          <w:rPr>
            <w:rFonts w:eastAsia="Times New Roman" w:cs="Times New Roman"/>
            <w:color w:val="252525"/>
            <w:szCs w:val="24"/>
            <w:shd w:val="clear" w:color="auto" w:fill="FFFFFF"/>
          </w:rPr>
          <w:t xml:space="preserve">the receiver will guarantee the message to process. </w:t>
        </w:r>
      </w:ins>
      <w:del w:id="146" w:author="Alex Chen" w:date="2016-05-15T07:36:00Z">
        <w:r w:rsidRPr="005B5B0F" w:rsidDel="00064820">
          <w:rPr>
            <w:rFonts w:eastAsia="Times New Roman" w:cs="Times New Roman"/>
            <w:color w:val="252525"/>
            <w:szCs w:val="24"/>
            <w:shd w:val="clear" w:color="auto" w:fill="FFFFFF"/>
          </w:rPr>
          <w:delText xml:space="preserve">a message will be guaranteed to </w:delText>
        </w:r>
      </w:del>
      <w:del w:id="147" w:author="Alex Chen" w:date="2016-05-15T07:30:00Z">
        <w:r w:rsidRPr="005B5B0F" w:rsidDel="00103020">
          <w:rPr>
            <w:rFonts w:eastAsia="Times New Roman" w:cs="Times New Roman"/>
            <w:color w:val="252525"/>
            <w:szCs w:val="24"/>
            <w:shd w:val="clear" w:color="auto" w:fill="FFFFFF"/>
          </w:rPr>
          <w:delText xml:space="preserve">be </w:delText>
        </w:r>
      </w:del>
      <w:del w:id="148" w:author="Alex Chen" w:date="2016-05-15T07:36:00Z">
        <w:r w:rsidRPr="005B5B0F" w:rsidDel="00064820">
          <w:rPr>
            <w:rFonts w:eastAsia="Times New Roman" w:cs="Times New Roman"/>
            <w:color w:val="252525"/>
            <w:szCs w:val="24"/>
            <w:shd w:val="clear" w:color="auto" w:fill="FFFFFF"/>
          </w:rPr>
          <w:delText>process</w:delText>
        </w:r>
      </w:del>
      <w:del w:id="149" w:author="Alex Chen" w:date="2016-05-15T07:30:00Z">
        <w:r w:rsidRPr="005B5B0F" w:rsidDel="00103020">
          <w:rPr>
            <w:rFonts w:eastAsia="Times New Roman" w:cs="Times New Roman"/>
            <w:color w:val="252525"/>
            <w:szCs w:val="24"/>
            <w:shd w:val="clear" w:color="auto" w:fill="FFFFFF"/>
          </w:rPr>
          <w:delText>e</w:delText>
        </w:r>
        <w:r w:rsidR="00D86A91" w:rsidDel="00103020">
          <w:rPr>
            <w:rFonts w:eastAsia="Times New Roman" w:cs="Times New Roman"/>
            <w:color w:val="252525"/>
            <w:szCs w:val="24"/>
            <w:shd w:val="clear" w:color="auto" w:fill="FFFFFF"/>
          </w:rPr>
          <w:delText>d</w:delText>
        </w:r>
      </w:del>
      <w:del w:id="150" w:author="Alex Chen" w:date="2016-05-15T07:36:00Z">
        <w:r w:rsidR="00D86A91" w:rsidDel="00064820">
          <w:rPr>
            <w:rFonts w:eastAsia="Times New Roman" w:cs="Times New Roman"/>
            <w:color w:val="252525"/>
            <w:szCs w:val="24"/>
            <w:shd w:val="clear" w:color="auto" w:fill="FFFFFF"/>
          </w:rPr>
          <w:delText xml:space="preserve"> by a receiver. </w:delText>
        </w:r>
      </w:del>
      <w:r w:rsidR="00D86A91">
        <w:rPr>
          <w:rFonts w:eastAsia="Times New Roman" w:cs="Times New Roman"/>
          <w:color w:val="252525"/>
          <w:szCs w:val="24"/>
          <w:shd w:val="clear" w:color="auto" w:fill="FFFFFF"/>
        </w:rPr>
        <w:t>In this case, the</w:t>
      </w:r>
      <w:r w:rsidRPr="005B5B0F">
        <w:rPr>
          <w:rFonts w:eastAsia="Times New Roman" w:cs="Times New Roman"/>
          <w:color w:val="252525"/>
          <w:szCs w:val="24"/>
          <w:shd w:val="clear" w:color="auto" w:fill="FFFFFF"/>
        </w:rPr>
        <w:t xml:space="preserve"> sender </w:t>
      </w:r>
      <w:del w:id="151" w:author="Alex Chen" w:date="2016-05-15T07:33:00Z">
        <w:r w:rsidRPr="005B5B0F" w:rsidDel="00103020">
          <w:rPr>
            <w:rFonts w:eastAsia="Times New Roman" w:cs="Times New Roman"/>
            <w:color w:val="252525"/>
            <w:szCs w:val="24"/>
            <w:shd w:val="clear" w:color="auto" w:fill="FFFFFF"/>
          </w:rPr>
          <w:delText xml:space="preserve">will </w:delText>
        </w:r>
      </w:del>
      <w:r w:rsidRPr="005B5B0F">
        <w:rPr>
          <w:rFonts w:eastAsia="Times New Roman" w:cs="Times New Roman"/>
          <w:color w:val="252525"/>
          <w:szCs w:val="24"/>
          <w:shd w:val="clear" w:color="auto" w:fill="FFFFFF"/>
        </w:rPr>
        <w:t>store</w:t>
      </w:r>
      <w:ins w:id="152" w:author="Alex Chen" w:date="2016-05-15T07:34:00Z">
        <w:r w:rsidR="00103020">
          <w:rPr>
            <w:rFonts w:eastAsia="Times New Roman" w:cs="Times New Roman"/>
            <w:color w:val="252525"/>
            <w:szCs w:val="24"/>
            <w:shd w:val="clear" w:color="auto" w:fill="FFFFFF"/>
          </w:rPr>
          <w:t>s</w:t>
        </w:r>
      </w:ins>
      <w:r w:rsidRPr="005B5B0F">
        <w:rPr>
          <w:rFonts w:eastAsia="Times New Roman" w:cs="Times New Roman"/>
          <w:color w:val="252525"/>
          <w:szCs w:val="24"/>
          <w:shd w:val="clear" w:color="auto" w:fill="FFFFFF"/>
        </w:rPr>
        <w:t xml:space="preserve"> a messag</w:t>
      </w:r>
      <w:r w:rsidR="00B426A6">
        <w:rPr>
          <w:rFonts w:eastAsia="Times New Roman" w:cs="Times New Roman"/>
          <w:color w:val="252525"/>
          <w:szCs w:val="24"/>
          <w:shd w:val="clear" w:color="auto" w:fill="FFFFFF"/>
        </w:rPr>
        <w:t xml:space="preserve">e and </w:t>
      </w:r>
      <w:del w:id="153" w:author="Alex Chen" w:date="2016-05-15T07:34:00Z">
        <w:r w:rsidR="0008347E" w:rsidDel="00103020">
          <w:rPr>
            <w:rFonts w:eastAsia="Times New Roman" w:cs="Times New Roman"/>
            <w:color w:val="252525"/>
            <w:szCs w:val="24"/>
            <w:shd w:val="clear" w:color="auto" w:fill="FFFFFF"/>
          </w:rPr>
          <w:delText xml:space="preserve">be </w:delText>
        </w:r>
      </w:del>
      <w:ins w:id="154" w:author="Alex Chen" w:date="2016-05-15T07:34:00Z">
        <w:r w:rsidR="00103020">
          <w:rPr>
            <w:rFonts w:eastAsia="Times New Roman" w:cs="Times New Roman"/>
            <w:color w:val="252525"/>
            <w:szCs w:val="24"/>
            <w:shd w:val="clear" w:color="auto" w:fill="FFFFFF"/>
          </w:rPr>
          <w:t xml:space="preserve">is </w:t>
        </w:r>
      </w:ins>
      <w:r w:rsidR="00B426A6">
        <w:rPr>
          <w:rFonts w:eastAsia="Times New Roman" w:cs="Times New Roman"/>
          <w:color w:val="252525"/>
          <w:szCs w:val="24"/>
          <w:shd w:val="clear" w:color="auto" w:fill="FFFFFF"/>
        </w:rPr>
        <w:t>ready to resend of it</w:t>
      </w:r>
      <w:r w:rsidR="00CF0B80">
        <w:rPr>
          <w:rFonts w:eastAsia="Times New Roman" w:cs="Times New Roman"/>
          <w:color w:val="252525"/>
          <w:szCs w:val="24"/>
          <w:shd w:val="clear" w:color="auto" w:fill="FFFFFF"/>
        </w:rPr>
        <w:t>. Meanwhile, the</w:t>
      </w:r>
      <w:r w:rsidRPr="005B5B0F">
        <w:rPr>
          <w:rFonts w:eastAsia="Times New Roman" w:cs="Times New Roman"/>
          <w:color w:val="252525"/>
          <w:szCs w:val="24"/>
          <w:shd w:val="clear" w:color="auto" w:fill="FFFFFF"/>
        </w:rPr>
        <w:t xml:space="preserve"> receiver stores </w:t>
      </w:r>
      <w:del w:id="155" w:author="Alex Chen" w:date="2016-05-15T07:34:00Z">
        <w:r w:rsidRPr="005B5B0F" w:rsidDel="00103020">
          <w:rPr>
            <w:rFonts w:eastAsia="Times New Roman" w:cs="Times New Roman"/>
            <w:color w:val="252525"/>
            <w:szCs w:val="24"/>
            <w:shd w:val="clear" w:color="auto" w:fill="FFFFFF"/>
          </w:rPr>
          <w:delText xml:space="preserve">a </w:delText>
        </w:r>
      </w:del>
      <w:ins w:id="156" w:author="Alex Chen" w:date="2016-05-15T07:34:00Z">
        <w:r w:rsidR="00103020">
          <w:rPr>
            <w:rFonts w:eastAsia="Times New Roman" w:cs="Times New Roman"/>
            <w:color w:val="252525"/>
            <w:szCs w:val="24"/>
            <w:shd w:val="clear" w:color="auto" w:fill="FFFFFF"/>
          </w:rPr>
          <w:t>the</w:t>
        </w:r>
        <w:r w:rsidR="00103020" w:rsidRPr="005B5B0F">
          <w:rPr>
            <w:rFonts w:eastAsia="Times New Roman" w:cs="Times New Roman"/>
            <w:color w:val="252525"/>
            <w:szCs w:val="24"/>
            <w:shd w:val="clear" w:color="auto" w:fill="FFFFFF"/>
          </w:rPr>
          <w:t xml:space="preserve"> </w:t>
        </w:r>
      </w:ins>
      <w:r w:rsidRPr="005B5B0F">
        <w:rPr>
          <w:rFonts w:eastAsia="Times New Roman" w:cs="Times New Roman"/>
          <w:color w:val="252525"/>
          <w:szCs w:val="24"/>
          <w:shd w:val="clear" w:color="auto" w:fill="FFFFFF"/>
        </w:rPr>
        <w:t xml:space="preserve">reference </w:t>
      </w:r>
      <w:r w:rsidR="000225DF">
        <w:rPr>
          <w:rFonts w:eastAsia="Times New Roman" w:cs="Times New Roman"/>
          <w:color w:val="252525"/>
          <w:szCs w:val="24"/>
          <w:shd w:val="clear" w:color="auto" w:fill="FFFFFF"/>
        </w:rPr>
        <w:t>of</w:t>
      </w:r>
      <w:r w:rsidRPr="005B5B0F">
        <w:rPr>
          <w:rFonts w:eastAsia="Times New Roman" w:cs="Times New Roman"/>
          <w:color w:val="252525"/>
          <w:szCs w:val="24"/>
          <w:shd w:val="clear" w:color="auto" w:fill="FFFFFF"/>
        </w:rPr>
        <w:t xml:space="preserve"> a received packet’s id to preven</w:t>
      </w:r>
      <w:r w:rsidR="00FA7378">
        <w:rPr>
          <w:rFonts w:eastAsia="Times New Roman" w:cs="Times New Roman"/>
          <w:color w:val="252525"/>
          <w:szCs w:val="24"/>
          <w:shd w:val="clear" w:color="auto" w:fill="FFFFFF"/>
        </w:rPr>
        <w:t xml:space="preserve">t </w:t>
      </w:r>
      <w:ins w:id="157" w:author="Alex Chen" w:date="2016-05-15T07:34:00Z">
        <w:r w:rsidR="00103020">
          <w:rPr>
            <w:rFonts w:eastAsia="Times New Roman" w:cs="Times New Roman"/>
            <w:color w:val="252525"/>
            <w:szCs w:val="24"/>
            <w:shd w:val="clear" w:color="auto" w:fill="FFFFFF"/>
          </w:rPr>
          <w:t xml:space="preserve">from </w:t>
        </w:r>
      </w:ins>
      <w:r w:rsidR="00FA7378">
        <w:rPr>
          <w:rFonts w:eastAsia="Times New Roman" w:cs="Times New Roman"/>
          <w:color w:val="252525"/>
          <w:szCs w:val="24"/>
          <w:shd w:val="clear" w:color="auto" w:fill="FFFFFF"/>
        </w:rPr>
        <w:t xml:space="preserve">processing </w:t>
      </w:r>
      <w:ins w:id="158" w:author="Alex Chen" w:date="2016-05-15T07:34:00Z">
        <w:r w:rsidR="00064820">
          <w:rPr>
            <w:rFonts w:eastAsia="Times New Roman" w:cs="Times New Roman"/>
            <w:color w:val="252525"/>
            <w:szCs w:val="24"/>
            <w:shd w:val="clear" w:color="auto" w:fill="FFFFFF"/>
          </w:rPr>
          <w:t xml:space="preserve">the </w:t>
        </w:r>
      </w:ins>
      <w:r w:rsidR="00FA7378">
        <w:rPr>
          <w:rFonts w:eastAsia="Times New Roman" w:cs="Times New Roman"/>
          <w:color w:val="252525"/>
          <w:szCs w:val="24"/>
          <w:shd w:val="clear" w:color="auto" w:fill="FFFFFF"/>
        </w:rPr>
        <w:t>same message twice</w:t>
      </w:r>
      <w:r w:rsidR="00472E7E" w:rsidRPr="00472E7E">
        <w:rPr>
          <w:rFonts w:eastAsia="Times New Roman" w:cs="Times New Roman"/>
          <w:color w:val="252525"/>
          <w:szCs w:val="24"/>
          <w:shd w:val="clear" w:color="auto" w:fill="FFFFFF"/>
        </w:rPr>
        <w:t>.</w:t>
      </w:r>
    </w:p>
    <w:p w14:paraId="5974640D" w14:textId="77777777" w:rsidR="00472E7E" w:rsidRPr="00472E7E" w:rsidRDefault="00472E7E" w:rsidP="00C57EB0">
      <w:pPr>
        <w:spacing w:after="0" w:line="360" w:lineRule="auto"/>
        <w:rPr>
          <w:rFonts w:eastAsia="Times New Roman" w:cs="Times New Roman"/>
          <w:szCs w:val="24"/>
        </w:rPr>
      </w:pPr>
    </w:p>
    <w:p w14:paraId="612F3D08" w14:textId="5009818F" w:rsidR="00472E7E" w:rsidRPr="00472E7E" w:rsidRDefault="00265EC7"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Last Will and </w:t>
      </w:r>
      <w:proofErr w:type="gramStart"/>
      <w:r>
        <w:rPr>
          <w:rFonts w:eastAsia="Times New Roman" w:cs="Times New Roman"/>
          <w:color w:val="252525"/>
          <w:szCs w:val="24"/>
          <w:shd w:val="clear" w:color="auto" w:fill="FFFFFF"/>
        </w:rPr>
        <w:t>Testament(</w:t>
      </w:r>
      <w:proofErr w:type="gramEnd"/>
      <w:r>
        <w:rPr>
          <w:rFonts w:eastAsia="Times New Roman" w:cs="Times New Roman"/>
          <w:color w:val="252525"/>
          <w:szCs w:val="24"/>
          <w:shd w:val="clear" w:color="auto" w:fill="FFFFFF"/>
        </w:rPr>
        <w:t>LWT): The</w:t>
      </w:r>
      <w:r w:rsidR="00DB0F2C" w:rsidRPr="00DB0F2C">
        <w:rPr>
          <w:rFonts w:eastAsia="Times New Roman" w:cs="Times New Roman"/>
          <w:color w:val="252525"/>
          <w:szCs w:val="24"/>
          <w:shd w:val="clear" w:color="auto" w:fill="FFFFFF"/>
        </w:rPr>
        <w:t xml:space="preserve"> client can </w:t>
      </w:r>
      <w:r w:rsidR="008413B8">
        <w:rPr>
          <w:rFonts w:eastAsia="Times New Roman" w:cs="Times New Roman"/>
          <w:color w:val="252525"/>
          <w:szCs w:val="24"/>
          <w:shd w:val="clear" w:color="auto" w:fill="FFFFFF"/>
        </w:rPr>
        <w:t>register a</w:t>
      </w:r>
      <w:r w:rsidR="00DB0F2C" w:rsidRPr="00DB0F2C">
        <w:rPr>
          <w:rFonts w:eastAsia="Times New Roman" w:cs="Times New Roman"/>
          <w:color w:val="252525"/>
          <w:szCs w:val="24"/>
          <w:shd w:val="clear" w:color="auto" w:fill="FFFFFF"/>
        </w:rPr>
        <w:t xml:space="preserve"> LWT when a connection is initialized with a broker. If a client has </w:t>
      </w:r>
      <w:ins w:id="159" w:author="Alex Chen" w:date="2016-05-15T07:39:00Z">
        <w:r w:rsidR="00CF2973">
          <w:rPr>
            <w:rFonts w:eastAsia="Times New Roman" w:cs="Times New Roman"/>
            <w:color w:val="252525"/>
            <w:szCs w:val="24"/>
            <w:shd w:val="clear" w:color="auto" w:fill="FFFFFF"/>
          </w:rPr>
          <w:t xml:space="preserve">been </w:t>
        </w:r>
      </w:ins>
      <w:r w:rsidR="00DB0F2C" w:rsidRPr="00DB0F2C">
        <w:rPr>
          <w:rFonts w:eastAsia="Times New Roman" w:cs="Times New Roman"/>
          <w:color w:val="252525"/>
          <w:szCs w:val="24"/>
          <w:shd w:val="clear" w:color="auto" w:fill="FFFFFF"/>
        </w:rPr>
        <w:t>disconnected from a broker, the broker will send LWT to all clients</w:t>
      </w:r>
      <w:r w:rsidR="00DB0F2C">
        <w:rPr>
          <w:rFonts w:eastAsia="Times New Roman" w:cs="Times New Roman"/>
          <w:color w:val="252525"/>
          <w:szCs w:val="24"/>
          <w:shd w:val="clear" w:color="auto" w:fill="FFFFFF"/>
        </w:rPr>
        <w:t xml:space="preserve"> subscribed the “</w:t>
      </w:r>
      <w:proofErr w:type="spellStart"/>
      <w:r w:rsidR="00DB0F2C">
        <w:rPr>
          <w:rFonts w:eastAsia="Times New Roman" w:cs="Times New Roman"/>
          <w:color w:val="252525"/>
          <w:szCs w:val="24"/>
          <w:shd w:val="clear" w:color="auto" w:fill="FFFFFF"/>
        </w:rPr>
        <w:t>lastWillTopic</w:t>
      </w:r>
      <w:proofErr w:type="spellEnd"/>
      <w:r w:rsidR="00472E7E" w:rsidRPr="00472E7E">
        <w:rPr>
          <w:rFonts w:eastAsia="Times New Roman" w:cs="Times New Roman"/>
          <w:color w:val="252525"/>
          <w:szCs w:val="24"/>
          <w:shd w:val="clear" w:color="auto" w:fill="FFFFFF"/>
        </w:rPr>
        <w:t xml:space="preserve">”. </w:t>
      </w:r>
    </w:p>
    <w:p w14:paraId="6C4554D7" w14:textId="77777777" w:rsidR="00472E7E" w:rsidRPr="00472E7E" w:rsidRDefault="00472E7E" w:rsidP="00C57EB0">
      <w:pPr>
        <w:spacing w:after="0" w:line="360" w:lineRule="auto"/>
        <w:rPr>
          <w:rFonts w:eastAsia="Times New Roman" w:cs="Times New Roman"/>
          <w:szCs w:val="24"/>
        </w:rPr>
      </w:pPr>
    </w:p>
    <w:p w14:paraId="3AD49C64" w14:textId="7F1D0B8E" w:rsidR="00472E7E" w:rsidRPr="00472E7E" w:rsidRDefault="00EA746C" w:rsidP="00C57EB0">
      <w:pPr>
        <w:spacing w:after="0" w:line="360" w:lineRule="auto"/>
        <w:rPr>
          <w:rFonts w:eastAsia="Times New Roman" w:cs="Times New Roman"/>
          <w:szCs w:val="24"/>
        </w:rPr>
      </w:pPr>
      <w:r w:rsidRPr="00EA746C">
        <w:rPr>
          <w:rFonts w:eastAsia="Times New Roman" w:cs="Times New Roman"/>
          <w:color w:val="252525"/>
          <w:szCs w:val="24"/>
          <w:shd w:val="clear" w:color="auto" w:fill="FFFFFF"/>
        </w:rPr>
        <w:t>In conclusion, the MQTT is a well-designed protocol for lightweight bandwidth</w:t>
      </w:r>
      <w:ins w:id="160" w:author="Alex Chen" w:date="2016-05-15T07:41:00Z">
        <w:r w:rsidR="000D0B71">
          <w:rPr>
            <w:rFonts w:eastAsia="Times New Roman" w:cs="Times New Roman"/>
            <w:color w:val="252525"/>
            <w:szCs w:val="24"/>
            <w:shd w:val="clear" w:color="auto" w:fill="FFFFFF"/>
          </w:rPr>
          <w:t>. T</w:t>
        </w:r>
      </w:ins>
      <w:del w:id="161" w:author="Alex Chen" w:date="2016-05-15T07:40:00Z">
        <w:r w:rsidRPr="00EA746C" w:rsidDel="000D0B71">
          <w:rPr>
            <w:rFonts w:eastAsia="Times New Roman" w:cs="Times New Roman"/>
            <w:color w:val="252525"/>
            <w:szCs w:val="24"/>
            <w:shd w:val="clear" w:color="auto" w:fill="FFFFFF"/>
          </w:rPr>
          <w:delText>, t</w:delText>
        </w:r>
      </w:del>
      <w:r w:rsidRPr="00EA746C">
        <w:rPr>
          <w:rFonts w:eastAsia="Times New Roman" w:cs="Times New Roman"/>
          <w:color w:val="252525"/>
          <w:szCs w:val="24"/>
          <w:shd w:val="clear" w:color="auto" w:fill="FFFFFF"/>
        </w:rPr>
        <w:t>he logic of it is simple where all communication between clients is based on</w:t>
      </w:r>
      <w:r>
        <w:rPr>
          <w:rFonts w:eastAsia="Times New Roman" w:cs="Times New Roman"/>
          <w:color w:val="252525"/>
          <w:szCs w:val="24"/>
          <w:shd w:val="clear" w:color="auto" w:fill="FFFFFF"/>
        </w:rPr>
        <w:t xml:space="preserve"> message </w:t>
      </w:r>
      <w:r w:rsidR="00BE0BE5">
        <w:rPr>
          <w:rFonts w:eastAsia="Times New Roman" w:cs="Times New Roman"/>
          <w:color w:val="252525"/>
          <w:szCs w:val="24"/>
          <w:shd w:val="clear" w:color="auto" w:fill="FFFFFF"/>
        </w:rPr>
        <w:t>transition</w:t>
      </w:r>
      <w:r w:rsidR="00053899">
        <w:rPr>
          <w:rFonts w:eastAsia="Times New Roman" w:cs="Times New Roman"/>
          <w:color w:val="252525"/>
          <w:szCs w:val="24"/>
          <w:shd w:val="clear" w:color="auto" w:fill="FFFFFF"/>
        </w:rPr>
        <w:t xml:space="preserve"> </w:t>
      </w:r>
      <w:r w:rsidR="007A34DC">
        <w:rPr>
          <w:rFonts w:eastAsia="Times New Roman" w:cs="Times New Roman"/>
          <w:color w:val="252525"/>
          <w:szCs w:val="24"/>
          <w:shd w:val="clear" w:color="auto" w:fill="FFFFFF"/>
        </w:rPr>
        <w:t>of</w:t>
      </w:r>
      <w:r>
        <w:rPr>
          <w:rFonts w:eastAsia="Times New Roman" w:cs="Times New Roman"/>
          <w:color w:val="252525"/>
          <w:szCs w:val="24"/>
          <w:shd w:val="clear" w:color="auto" w:fill="FFFFFF"/>
        </w:rPr>
        <w:t xml:space="preserve"> a broker</w:t>
      </w:r>
      <w:r w:rsidR="00472E7E" w:rsidRPr="00472E7E">
        <w:rPr>
          <w:rFonts w:eastAsia="Times New Roman" w:cs="Times New Roman"/>
          <w:color w:val="252525"/>
          <w:szCs w:val="24"/>
          <w:shd w:val="clear" w:color="auto" w:fill="FFFFFF"/>
        </w:rPr>
        <w:t>.</w:t>
      </w:r>
    </w:p>
    <w:p w14:paraId="09806B8B" w14:textId="77777777" w:rsidR="00472E7E" w:rsidRPr="00472E7E" w:rsidRDefault="00472E7E" w:rsidP="00177A7C">
      <w:pPr>
        <w:pStyle w:val="Heading3"/>
      </w:pPr>
      <w:bookmarkStart w:id="162" w:name="_Toc449949720"/>
      <w:r w:rsidRPr="00B11DF6">
        <w:t>3.</w:t>
      </w:r>
      <w:r w:rsidR="00DB4A40">
        <w:t>4</w:t>
      </w:r>
      <w:r w:rsidRPr="00B11DF6">
        <w:t xml:space="preserve">.2 </w:t>
      </w:r>
      <w:proofErr w:type="spellStart"/>
      <w:r w:rsidRPr="00B11DF6">
        <w:t>CoAP</w:t>
      </w:r>
      <w:bookmarkEnd w:id="162"/>
      <w:proofErr w:type="spellEnd"/>
    </w:p>
    <w:p w14:paraId="1EAA645A" w14:textId="5BFC4397" w:rsidR="00472E7E" w:rsidRPr="00472E7E" w:rsidRDefault="0016399D" w:rsidP="00C57EB0">
      <w:pPr>
        <w:spacing w:after="0" w:line="360" w:lineRule="auto"/>
        <w:rPr>
          <w:rFonts w:eastAsia="Times New Roman" w:cs="Times New Roman"/>
          <w:szCs w:val="24"/>
        </w:rPr>
      </w:pPr>
      <w:proofErr w:type="spellStart"/>
      <w:r w:rsidRPr="0016399D">
        <w:rPr>
          <w:rFonts w:eastAsia="Times New Roman" w:cs="Times New Roman"/>
          <w:color w:val="252525"/>
          <w:szCs w:val="24"/>
          <w:shd w:val="clear" w:color="auto" w:fill="FFFFFF"/>
        </w:rPr>
        <w:t>CoAP</w:t>
      </w:r>
      <w:proofErr w:type="spellEnd"/>
      <w:r w:rsidRPr="0016399D">
        <w:rPr>
          <w:rFonts w:eastAsia="Times New Roman" w:cs="Times New Roman"/>
          <w:color w:val="252525"/>
          <w:szCs w:val="24"/>
          <w:shd w:val="clear" w:color="auto" w:fill="FFFFFF"/>
        </w:rPr>
        <w:t xml:space="preserve"> is short for Constrained </w:t>
      </w:r>
      <w:ins w:id="163" w:author="Alex Chen" w:date="2016-05-15T07:41:00Z">
        <w:r w:rsidR="00D92825">
          <w:rPr>
            <w:rFonts w:eastAsia="Times New Roman" w:cs="Times New Roman"/>
            <w:color w:val="252525"/>
            <w:szCs w:val="24"/>
            <w:shd w:val="clear" w:color="auto" w:fill="FFFFFF"/>
          </w:rPr>
          <w:t>P</w:t>
        </w:r>
      </w:ins>
      <w:del w:id="164" w:author="Alex Chen" w:date="2016-05-15T07:41:00Z">
        <w:r w:rsidRPr="0016399D" w:rsidDel="00D92825">
          <w:rPr>
            <w:rFonts w:eastAsia="Times New Roman" w:cs="Times New Roman"/>
            <w:color w:val="252525"/>
            <w:szCs w:val="24"/>
            <w:shd w:val="clear" w:color="auto" w:fill="FFFFFF"/>
          </w:rPr>
          <w:delText>p</w:delText>
        </w:r>
      </w:del>
      <w:r w:rsidRPr="0016399D">
        <w:rPr>
          <w:rFonts w:eastAsia="Times New Roman" w:cs="Times New Roman"/>
          <w:color w:val="252525"/>
          <w:szCs w:val="24"/>
          <w:shd w:val="clear" w:color="auto" w:fill="FFFFFF"/>
        </w:rPr>
        <w:t>rotocol. It is based on REST model and designed for constraine</w:t>
      </w:r>
      <w:r w:rsidR="00BE0BE5">
        <w:rPr>
          <w:rFonts w:eastAsia="Times New Roman" w:cs="Times New Roman"/>
          <w:color w:val="252525"/>
          <w:szCs w:val="24"/>
          <w:shd w:val="clear" w:color="auto" w:fill="FFFFFF"/>
        </w:rPr>
        <w:t xml:space="preserve">d networks. According to </w:t>
      </w:r>
      <w:r w:rsidRPr="0016399D">
        <w:rPr>
          <w:rFonts w:eastAsia="Times New Roman" w:cs="Times New Roman"/>
          <w:color w:val="252525"/>
          <w:szCs w:val="24"/>
          <w:shd w:val="clear" w:color="auto" w:fill="FFFFFF"/>
        </w:rPr>
        <w:t>RFC 7252</w:t>
      </w:r>
      <w:sdt>
        <w:sdtPr>
          <w:rPr>
            <w:rFonts w:eastAsia="Times New Roman" w:cs="Times New Roman"/>
            <w:color w:val="252525"/>
            <w:szCs w:val="24"/>
            <w:shd w:val="clear" w:color="auto" w:fill="FFFFFF"/>
          </w:rPr>
          <w:id w:val="-600259559"/>
          <w:citation/>
        </w:sdtPr>
        <w:sdtContent>
          <w:r w:rsidR="00057532">
            <w:rPr>
              <w:rFonts w:eastAsia="Times New Roman" w:cs="Times New Roman"/>
              <w:color w:val="252525"/>
              <w:szCs w:val="24"/>
              <w:shd w:val="clear" w:color="auto" w:fill="FFFFFF"/>
            </w:rPr>
            <w:fldChar w:fldCharType="begin"/>
          </w:r>
          <w:r w:rsidR="00057532">
            <w:rPr>
              <w:rFonts w:eastAsia="Times New Roman" w:cs="Times New Roman"/>
              <w:color w:val="252525"/>
              <w:szCs w:val="24"/>
              <w:shd w:val="clear" w:color="auto" w:fill="FFFFFF"/>
              <w:lang w:val="en-US"/>
            </w:rPr>
            <w:instrText xml:space="preserve"> CITATION 12 \l 1033 </w:instrText>
          </w:r>
          <w:r w:rsidR="00057532">
            <w:rPr>
              <w:rFonts w:eastAsia="Times New Roman" w:cs="Times New Roman"/>
              <w:color w:val="252525"/>
              <w:szCs w:val="24"/>
              <w:shd w:val="clear" w:color="auto" w:fill="FFFFFF"/>
            </w:rPr>
            <w:fldChar w:fldCharType="separate"/>
          </w:r>
          <w:r w:rsidR="00057532">
            <w:rPr>
              <w:rFonts w:eastAsia="Times New Roman" w:cs="Times New Roman"/>
              <w:noProof/>
              <w:color w:val="252525"/>
              <w:szCs w:val="24"/>
              <w:shd w:val="clear" w:color="auto" w:fill="FFFFFF"/>
              <w:lang w:val="en-US"/>
            </w:rPr>
            <w:t xml:space="preserve"> </w:t>
          </w:r>
          <w:r w:rsidR="00057532" w:rsidRPr="00057532">
            <w:rPr>
              <w:rFonts w:eastAsia="Times New Roman" w:cs="Times New Roman"/>
              <w:noProof/>
              <w:color w:val="252525"/>
              <w:szCs w:val="24"/>
              <w:shd w:val="clear" w:color="auto" w:fill="FFFFFF"/>
              <w:lang w:val="en-US"/>
            </w:rPr>
            <w:t>(Shelby, Z., Hartke, K., &amp; Bormann, C., 2014)</w:t>
          </w:r>
          <w:r w:rsidR="00057532">
            <w:rPr>
              <w:rFonts w:eastAsia="Times New Roman" w:cs="Times New Roman"/>
              <w:color w:val="252525"/>
              <w:szCs w:val="24"/>
              <w:shd w:val="clear" w:color="auto" w:fill="FFFFFF"/>
            </w:rPr>
            <w:fldChar w:fldCharType="end"/>
          </w:r>
        </w:sdtContent>
      </w:sdt>
      <w:r w:rsidRPr="0016399D">
        <w:rPr>
          <w:rFonts w:eastAsia="Times New Roman" w:cs="Times New Roman"/>
          <w:color w:val="252525"/>
          <w:szCs w:val="24"/>
          <w:shd w:val="clear" w:color="auto" w:fill="FFFFFF"/>
        </w:rPr>
        <w:t>, UDP is the default transport protocol for it. Meanwhile, it could also be used over other transports such as TCP.</w:t>
      </w:r>
      <w:r w:rsidR="00057532">
        <w:rPr>
          <w:rFonts w:eastAsia="Times New Roman" w:cs="Times New Roman"/>
          <w:color w:val="252525"/>
          <w:szCs w:val="24"/>
          <w:shd w:val="clear" w:color="auto" w:fill="FFFFFF"/>
        </w:rPr>
        <w:t xml:space="preserve"> </w:t>
      </w:r>
      <w:proofErr w:type="spellStart"/>
      <w:r w:rsidRPr="0016399D">
        <w:rPr>
          <w:rFonts w:eastAsia="Times New Roman" w:cs="Times New Roman"/>
          <w:color w:val="252525"/>
          <w:szCs w:val="24"/>
          <w:shd w:val="clear" w:color="auto" w:fill="FFFFFF"/>
        </w:rPr>
        <w:t>CoAP</w:t>
      </w:r>
      <w:proofErr w:type="spellEnd"/>
      <w:r w:rsidRPr="0016399D">
        <w:rPr>
          <w:rFonts w:eastAsia="Times New Roman" w:cs="Times New Roman"/>
          <w:color w:val="252525"/>
          <w:szCs w:val="24"/>
          <w:shd w:val="clear" w:color="auto" w:fill="FFFFFF"/>
        </w:rPr>
        <w:t xml:space="preserve"> offers an elegant solution </w:t>
      </w:r>
      <w:r>
        <w:rPr>
          <w:rFonts w:eastAsia="Times New Roman" w:cs="Times New Roman"/>
          <w:color w:val="252525"/>
          <w:szCs w:val="24"/>
          <w:shd w:val="clear" w:color="auto" w:fill="FFFFFF"/>
        </w:rPr>
        <w:t>for low bandwidth communication</w:t>
      </w:r>
      <w:r w:rsidR="00057532">
        <w:rPr>
          <w:rFonts w:eastAsia="Times New Roman" w:cs="Times New Roman"/>
          <w:color w:val="252525"/>
          <w:szCs w:val="24"/>
          <w:shd w:val="clear" w:color="auto" w:fill="FFFFFF"/>
        </w:rPr>
        <w:t xml:space="preserve"> with HTTP-like mechanisms</w:t>
      </w:r>
      <w:r w:rsidR="00472E7E" w:rsidRPr="00472E7E">
        <w:rPr>
          <w:rFonts w:eastAsia="Times New Roman" w:cs="Times New Roman"/>
          <w:color w:val="252525"/>
          <w:szCs w:val="24"/>
          <w:shd w:val="clear" w:color="auto" w:fill="FFFFFF"/>
        </w:rPr>
        <w:t>.</w:t>
      </w:r>
    </w:p>
    <w:p w14:paraId="09D894A9" w14:textId="77777777"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.2.1 Packet Format</w:t>
      </w:r>
    </w:p>
    <w:p w14:paraId="54CBC134" w14:textId="77777777" w:rsidR="00472E7E" w:rsidRPr="00472E7E" w:rsidRDefault="003B12EA" w:rsidP="00C57EB0">
      <w:pPr>
        <w:spacing w:after="0" w:line="360" w:lineRule="auto"/>
        <w:rPr>
          <w:rFonts w:eastAsia="Times New Roman" w:cs="Times New Roman"/>
          <w:szCs w:val="24"/>
        </w:rPr>
      </w:pPr>
      <w:proofErr w:type="spellStart"/>
      <w:r>
        <w:rPr>
          <w:rFonts w:eastAsia="Times New Roman" w:cs="Times New Roman"/>
          <w:color w:val="252525"/>
          <w:szCs w:val="24"/>
          <w:shd w:val="clear" w:color="auto" w:fill="FFFFFF"/>
        </w:rPr>
        <w:t>CoAP</w:t>
      </w:r>
      <w:proofErr w:type="spellEnd"/>
      <w:r>
        <w:rPr>
          <w:rFonts w:eastAsia="Times New Roman" w:cs="Times New Roman"/>
          <w:color w:val="252525"/>
          <w:szCs w:val="24"/>
          <w:shd w:val="clear" w:color="auto" w:fill="FFFFFF"/>
        </w:rPr>
        <w:t xml:space="preserve"> has a four-</w:t>
      </w:r>
      <w:r w:rsidR="00472E7E" w:rsidRPr="00472E7E">
        <w:rPr>
          <w:rFonts w:eastAsia="Times New Roman" w:cs="Times New Roman"/>
          <w:color w:val="252525"/>
          <w:szCs w:val="24"/>
          <w:shd w:val="clear" w:color="auto" w:fill="FFFFFF"/>
        </w:rPr>
        <w:t>byte</w:t>
      </w:r>
      <w:del w:id="165" w:author="Alex Chen" w:date="2016-05-15T07:42:00Z">
        <w:r w:rsidR="00472E7E" w:rsidRPr="00472E7E" w:rsidDel="00D92825">
          <w:rPr>
            <w:rFonts w:eastAsia="Times New Roman" w:cs="Times New Roman"/>
            <w:color w:val="252525"/>
            <w:szCs w:val="24"/>
            <w:shd w:val="clear" w:color="auto" w:fill="FFFFFF"/>
          </w:rPr>
          <w:delText>s</w:delText>
        </w:r>
      </w:del>
      <w:r w:rsidR="00472E7E" w:rsidRPr="00472E7E">
        <w:rPr>
          <w:rFonts w:eastAsia="Times New Roman" w:cs="Times New Roman"/>
          <w:color w:val="252525"/>
          <w:szCs w:val="24"/>
          <w:shd w:val="clear" w:color="auto" w:fill="FFFFFF"/>
        </w:rPr>
        <w:t xml:space="preserve"> header which includes information of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version</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token</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length of variable-length token field</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message ID</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and code of </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message type</w:t>
      </w:r>
      <w:r w:rsidR="009F7548">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w:t>
      </w:r>
    </w:p>
    <w:p w14:paraId="27BFCF5E" w14:textId="77777777" w:rsidR="00367510" w:rsidRDefault="001D2384" w:rsidP="00367510">
      <w:pPr>
        <w:keepNext/>
        <w:spacing w:after="0" w:line="360" w:lineRule="auto"/>
        <w:jc w:val="center"/>
      </w:pPr>
      <w:r>
        <w:rPr>
          <w:noProof/>
          <w:lang w:val="en-US" w:eastAsia="en-US"/>
        </w:rPr>
        <w:lastRenderedPageBreak/>
        <w:drawing>
          <wp:inline distT="0" distB="0" distL="0" distR="0" wp14:anchorId="267A2AF7" wp14:editId="37CF0E30">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1657350"/>
                    </a:xfrm>
                    <a:prstGeom prst="rect">
                      <a:avLst/>
                    </a:prstGeom>
                  </pic:spPr>
                </pic:pic>
              </a:graphicData>
            </a:graphic>
          </wp:inline>
        </w:drawing>
      </w:r>
    </w:p>
    <w:p w14:paraId="04831D12" w14:textId="77777777" w:rsidR="00472E7E" w:rsidRPr="00472E7E" w:rsidRDefault="00367510" w:rsidP="00367510">
      <w:pPr>
        <w:pStyle w:val="Caption"/>
        <w:rPr>
          <w:rFonts w:eastAsia="Times New Roman" w:cs="Times New Roman"/>
          <w:szCs w:val="24"/>
        </w:rPr>
      </w:pPr>
      <w:bookmarkStart w:id="166" w:name="_Toc449446696"/>
      <w:bookmarkStart w:id="167" w:name="_Toc449450780"/>
      <w:bookmarkStart w:id="168" w:name="_Toc449949766"/>
      <w:proofErr w:type="gramStart"/>
      <w:r w:rsidRPr="00367510">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t xml:space="preserve"> </w:t>
      </w:r>
      <w:proofErr w:type="spellStart"/>
      <w:r>
        <w:rPr>
          <w:color w:val="0D0D0D" w:themeColor="text1" w:themeTint="F2"/>
        </w:rPr>
        <w:t>CoAP</w:t>
      </w:r>
      <w:proofErr w:type="spellEnd"/>
      <w:r w:rsidRPr="00A64CFA">
        <w:rPr>
          <w:color w:val="0D0D0D" w:themeColor="text1" w:themeTint="F2"/>
        </w:rPr>
        <w:t xml:space="preserve"> format</w:t>
      </w:r>
      <w:sdt>
        <w:sdtPr>
          <w:rPr>
            <w:color w:val="0D0D0D" w:themeColor="text1" w:themeTint="F2"/>
          </w:rPr>
          <w:id w:val="-1100864673"/>
          <w:citation/>
        </w:sdtPr>
        <w:sdtContent>
          <w:r>
            <w:rPr>
              <w:color w:val="0D0D0D" w:themeColor="text1" w:themeTint="F2"/>
            </w:rPr>
            <w:fldChar w:fldCharType="begin"/>
          </w:r>
          <w:r>
            <w:rPr>
              <w:color w:val="0D0D0D" w:themeColor="text1" w:themeTint="F2"/>
            </w:rPr>
            <w:instrText xml:space="preserve">CITATION 12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(Shelby, Z., Hartke, K., &amp; Bormann, C., 2014)</w:t>
          </w:r>
          <w:r>
            <w:rPr>
              <w:color w:val="0D0D0D" w:themeColor="text1" w:themeTint="F2"/>
            </w:rPr>
            <w:fldChar w:fldCharType="end"/>
          </w:r>
        </w:sdtContent>
      </w:sdt>
      <w:bookmarkEnd w:id="166"/>
      <w:bookmarkEnd w:id="167"/>
      <w:bookmarkEnd w:id="168"/>
    </w:p>
    <w:p w14:paraId="34FEFFCD" w14:textId="77777777" w:rsidR="0015762A" w:rsidRDefault="0015762A" w:rsidP="00C57EB0">
      <w:pPr>
        <w:spacing w:after="0" w:line="360" w:lineRule="auto"/>
        <w:rPr>
          <w:rFonts w:eastAsia="Times New Roman" w:cs="Times New Roman"/>
          <w:color w:val="252525"/>
          <w:szCs w:val="24"/>
          <w:shd w:val="clear" w:color="auto" w:fill="FFFFFF"/>
        </w:rPr>
      </w:pPr>
    </w:p>
    <w:p w14:paraId="35A82128" w14:textId="46AB5B4A" w:rsidR="008144D8" w:rsidRPr="00290F9A" w:rsidRDefault="00472E7E" w:rsidP="008144D8">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header of a </w:t>
      </w:r>
      <w:proofErr w:type="spellStart"/>
      <w:r w:rsidR="003B12EA" w:rsidRPr="00472E7E">
        <w:rPr>
          <w:rFonts w:eastAsia="Times New Roman" w:cs="Times New Roman"/>
          <w:color w:val="252525"/>
          <w:szCs w:val="24"/>
          <w:shd w:val="clear" w:color="auto" w:fill="FFFFFF"/>
        </w:rPr>
        <w:t>CoAP</w:t>
      </w:r>
      <w:proofErr w:type="spellEnd"/>
      <w:r w:rsidR="00EF6675">
        <w:rPr>
          <w:rFonts w:eastAsia="Times New Roman" w:cs="Times New Roman"/>
          <w:color w:val="252525"/>
          <w:szCs w:val="24"/>
          <w:shd w:val="clear" w:color="auto" w:fill="FFFFFF"/>
        </w:rPr>
        <w:t xml:space="preserve"> message consists of five parts</w:t>
      </w:r>
      <w:r w:rsidRPr="00472E7E">
        <w:rPr>
          <w:rFonts w:eastAsia="Times New Roman" w:cs="Times New Roman"/>
          <w:color w:val="252525"/>
          <w:szCs w:val="24"/>
          <w:shd w:val="clear" w:color="auto" w:fill="FFFFFF"/>
        </w:rPr>
        <w:t xml:space="preserve">. </w:t>
      </w:r>
      <w:r w:rsidR="008144D8" w:rsidRPr="008144D8">
        <w:rPr>
          <w:rFonts w:eastAsia="Times New Roman" w:cs="Times New Roman"/>
          <w:color w:val="252525"/>
          <w:szCs w:val="24"/>
          <w:shd w:val="clear" w:color="auto" w:fill="FFFFFF"/>
        </w:rPr>
        <w:t xml:space="preserve">The first 2 bits of a message shows </w:t>
      </w:r>
      <w:proofErr w:type="spellStart"/>
      <w:r w:rsidR="008144D8" w:rsidRPr="008144D8">
        <w:rPr>
          <w:rFonts w:eastAsia="Times New Roman" w:cs="Times New Roman"/>
          <w:color w:val="252525"/>
          <w:szCs w:val="24"/>
          <w:shd w:val="clear" w:color="auto" w:fill="FFFFFF"/>
        </w:rPr>
        <w:t>CoAP</w:t>
      </w:r>
      <w:proofErr w:type="spellEnd"/>
      <w:r w:rsidR="008144D8" w:rsidRPr="008144D8">
        <w:rPr>
          <w:rFonts w:eastAsia="Times New Roman" w:cs="Times New Roman"/>
          <w:color w:val="252525"/>
          <w:szCs w:val="24"/>
          <w:shd w:val="clear" w:color="auto" w:fill="FFFFFF"/>
        </w:rPr>
        <w:t xml:space="preserve"> version of the message. The following 2 bits indicates message type (4 </w:t>
      </w:r>
      <w:r w:rsidR="00D84096">
        <w:rPr>
          <w:rFonts w:eastAsia="Times New Roman" w:cs="Times New Roman"/>
          <w:color w:val="252525"/>
          <w:szCs w:val="24"/>
          <w:shd w:val="clear" w:color="auto" w:fill="FFFFFF"/>
        </w:rPr>
        <w:t xml:space="preserve">options </w:t>
      </w:r>
      <w:r w:rsidR="008144D8" w:rsidRPr="008144D8">
        <w:rPr>
          <w:rFonts w:eastAsia="Times New Roman" w:cs="Times New Roman"/>
          <w:color w:val="252525"/>
          <w:szCs w:val="24"/>
          <w:shd w:val="clear" w:color="auto" w:fill="FFFFFF"/>
        </w:rPr>
        <w:t xml:space="preserve">available). TKL stands for Token Length (4 bits), </w:t>
      </w:r>
      <w:ins w:id="169" w:author="Alex Chen" w:date="2016-05-15T07:45:00Z">
        <w:r w:rsidR="00B105DE">
          <w:rPr>
            <w:rFonts w:eastAsia="Times New Roman" w:cs="Times New Roman"/>
            <w:color w:val="252525"/>
            <w:szCs w:val="24"/>
            <w:shd w:val="clear" w:color="auto" w:fill="FFFFFF"/>
          </w:rPr>
          <w:t xml:space="preserve">which </w:t>
        </w:r>
      </w:ins>
      <w:del w:id="170" w:author="Alex Chen" w:date="2016-05-15T07:45:00Z">
        <w:r w:rsidR="008144D8" w:rsidRPr="008144D8" w:rsidDel="00B105DE">
          <w:rPr>
            <w:rFonts w:eastAsia="Times New Roman" w:cs="Times New Roman"/>
            <w:color w:val="252525"/>
            <w:szCs w:val="24"/>
            <w:shd w:val="clear" w:color="auto" w:fill="FFFFFF"/>
          </w:rPr>
          <w:delText xml:space="preserve">it </w:delText>
        </w:r>
      </w:del>
      <w:r w:rsidR="008144D8" w:rsidRPr="008144D8">
        <w:rPr>
          <w:rFonts w:eastAsia="Times New Roman" w:cs="Times New Roman"/>
          <w:color w:val="252525"/>
          <w:szCs w:val="24"/>
          <w:shd w:val="clear" w:color="auto" w:fill="FFFFFF"/>
        </w:rPr>
        <w:t xml:space="preserve">indicates the length of </w:t>
      </w:r>
      <w:r w:rsidR="005E4FFF">
        <w:rPr>
          <w:rFonts w:eastAsia="Times New Roman" w:cs="Times New Roman"/>
          <w:color w:val="252525"/>
          <w:szCs w:val="24"/>
          <w:shd w:val="clear" w:color="auto" w:fill="FFFFFF"/>
        </w:rPr>
        <w:t xml:space="preserve">the </w:t>
      </w:r>
      <w:r w:rsidR="008144D8" w:rsidRPr="008144D8">
        <w:rPr>
          <w:rFonts w:eastAsia="Times New Roman" w:cs="Times New Roman"/>
          <w:color w:val="252525"/>
          <w:szCs w:val="24"/>
          <w:shd w:val="clear" w:color="auto" w:fill="FFFFFF"/>
        </w:rPr>
        <w:t xml:space="preserve">token field. </w:t>
      </w:r>
    </w:p>
    <w:p w14:paraId="0E0CD287" w14:textId="77777777" w:rsidR="00290F9A" w:rsidRDefault="00290F9A" w:rsidP="008144D8">
      <w:pPr>
        <w:spacing w:after="0" w:line="360" w:lineRule="auto"/>
        <w:rPr>
          <w:rFonts w:eastAsia="Times New Roman" w:cs="Times New Roman"/>
          <w:color w:val="252525"/>
          <w:szCs w:val="24"/>
          <w:shd w:val="clear" w:color="auto" w:fill="FFFFFF"/>
        </w:rPr>
      </w:pPr>
    </w:p>
    <w:p w14:paraId="1CF5341A" w14:textId="7F4096F8" w:rsidR="008144D8" w:rsidRPr="008144D8" w:rsidRDefault="00EF52C8" w:rsidP="008144D8">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The second byte is </w:t>
      </w:r>
      <w:ins w:id="171" w:author="Alex Chen" w:date="2016-05-15T07:47:00Z">
        <w:r w:rsidR="00B105DE">
          <w:rPr>
            <w:rFonts w:eastAsia="Times New Roman" w:cs="Times New Roman"/>
            <w:color w:val="252525"/>
            <w:szCs w:val="24"/>
            <w:shd w:val="clear" w:color="auto" w:fill="FFFFFF"/>
          </w:rPr>
          <w:t xml:space="preserve">a </w:t>
        </w:r>
      </w:ins>
      <w:proofErr w:type="gramStart"/>
      <w:r>
        <w:rPr>
          <w:rFonts w:eastAsia="Times New Roman" w:cs="Times New Roman"/>
          <w:color w:val="252525"/>
          <w:szCs w:val="24"/>
          <w:shd w:val="clear" w:color="auto" w:fill="FFFFFF"/>
        </w:rPr>
        <w:t xml:space="preserve">Code </w:t>
      </w:r>
      <w:r w:rsidR="008144D8" w:rsidRPr="008144D8">
        <w:rPr>
          <w:rFonts w:eastAsia="Times New Roman" w:cs="Times New Roman"/>
          <w:color w:val="252525"/>
          <w:szCs w:val="24"/>
          <w:shd w:val="clear" w:color="auto" w:fill="FFFFFF"/>
        </w:rPr>
        <w:t>which</w:t>
      </w:r>
      <w:proofErr w:type="gramEnd"/>
      <w:r w:rsidR="008144D8" w:rsidRPr="008144D8">
        <w:rPr>
          <w:rFonts w:eastAsia="Times New Roman" w:cs="Times New Roman"/>
          <w:color w:val="252525"/>
          <w:szCs w:val="24"/>
          <w:shd w:val="clear" w:color="auto" w:fill="FFFFFF"/>
        </w:rPr>
        <w:t xml:space="preserve"> indicates operation of the m</w:t>
      </w:r>
      <w:r w:rsidR="00A1133A">
        <w:rPr>
          <w:rFonts w:eastAsia="Times New Roman" w:cs="Times New Roman"/>
          <w:color w:val="252525"/>
          <w:szCs w:val="24"/>
          <w:shd w:val="clear" w:color="auto" w:fill="FFFFFF"/>
        </w:rPr>
        <w:t>essage. There are two types of C</w:t>
      </w:r>
      <w:r w:rsidR="008144D8" w:rsidRPr="008144D8">
        <w:rPr>
          <w:rFonts w:eastAsia="Times New Roman" w:cs="Times New Roman"/>
          <w:color w:val="252525"/>
          <w:szCs w:val="24"/>
          <w:shd w:val="clear" w:color="auto" w:fill="FFFFFF"/>
        </w:rPr>
        <w:t xml:space="preserve">ode. </w:t>
      </w:r>
      <w:r w:rsidR="000F426F">
        <w:rPr>
          <w:rFonts w:eastAsia="Times New Roman" w:cs="Times New Roman"/>
          <w:color w:val="252525"/>
          <w:szCs w:val="24"/>
          <w:shd w:val="clear" w:color="auto" w:fill="FFFFFF"/>
        </w:rPr>
        <w:t xml:space="preserve">One is called </w:t>
      </w:r>
      <w:ins w:id="172" w:author="Alex Chen" w:date="2016-05-15T07:48:00Z">
        <w:r w:rsidR="00B105DE">
          <w:rPr>
            <w:rFonts w:eastAsia="Times New Roman" w:cs="Times New Roman"/>
            <w:color w:val="252525"/>
            <w:szCs w:val="24"/>
            <w:shd w:val="clear" w:color="auto" w:fill="FFFFFF"/>
          </w:rPr>
          <w:t>“</w:t>
        </w:r>
      </w:ins>
      <w:r w:rsidR="000F426F">
        <w:rPr>
          <w:rFonts w:eastAsia="Times New Roman" w:cs="Times New Roman"/>
          <w:color w:val="252525"/>
          <w:szCs w:val="24"/>
          <w:shd w:val="clear" w:color="auto" w:fill="FFFFFF"/>
        </w:rPr>
        <w:t>method code</w:t>
      </w:r>
      <w:ins w:id="173" w:author="Alex Chen" w:date="2016-05-15T07:48:00Z">
        <w:r w:rsidR="00B105DE">
          <w:rPr>
            <w:rFonts w:eastAsia="Times New Roman" w:cs="Times New Roman"/>
            <w:color w:val="252525"/>
            <w:szCs w:val="24"/>
            <w:shd w:val="clear" w:color="auto" w:fill="FFFFFF"/>
          </w:rPr>
          <w:t>”</w:t>
        </w:r>
      </w:ins>
      <w:r w:rsidR="008144D8" w:rsidRPr="008144D8">
        <w:rPr>
          <w:rFonts w:eastAsia="Times New Roman" w:cs="Times New Roman"/>
          <w:color w:val="252525"/>
          <w:szCs w:val="24"/>
          <w:shd w:val="clear" w:color="auto" w:fill="FFFFFF"/>
        </w:rPr>
        <w:t xml:space="preserve"> which consists of 4 verbs in HTTP (GET, POST, PUT and DELETE). The other is </w:t>
      </w:r>
      <w:ins w:id="174" w:author="Alex Chen" w:date="2016-05-15T07:49:00Z">
        <w:r w:rsidR="00B105DE">
          <w:rPr>
            <w:rFonts w:eastAsia="Times New Roman" w:cs="Times New Roman"/>
            <w:color w:val="252525"/>
            <w:szCs w:val="24"/>
            <w:shd w:val="clear" w:color="auto" w:fill="FFFFFF"/>
          </w:rPr>
          <w:t xml:space="preserve">the </w:t>
        </w:r>
      </w:ins>
      <w:r w:rsidR="005E4FFF">
        <w:rPr>
          <w:rFonts w:eastAsia="Times New Roman" w:cs="Times New Roman"/>
          <w:color w:val="252525"/>
          <w:szCs w:val="24"/>
          <w:shd w:val="clear" w:color="auto" w:fill="FFFFFF"/>
        </w:rPr>
        <w:t>response code</w:t>
      </w:r>
      <w:ins w:id="175" w:author="Alex Chen" w:date="2016-05-15T07:49:00Z">
        <w:r w:rsidR="00B105DE">
          <w:rPr>
            <w:rFonts w:eastAsia="Times New Roman" w:cs="Times New Roman"/>
            <w:color w:val="252525"/>
            <w:szCs w:val="24"/>
            <w:shd w:val="clear" w:color="auto" w:fill="FFFFFF"/>
          </w:rPr>
          <w:t>, which</w:t>
        </w:r>
      </w:ins>
      <w:del w:id="176" w:author="Alex Chen" w:date="2016-05-15T07:49:00Z">
        <w:r w:rsidR="005E4FFF" w:rsidDel="00B105DE">
          <w:rPr>
            <w:rFonts w:eastAsia="Times New Roman" w:cs="Times New Roman"/>
            <w:color w:val="252525"/>
            <w:szCs w:val="24"/>
            <w:shd w:val="clear" w:color="auto" w:fill="FFFFFF"/>
          </w:rPr>
          <w:delText>. I</w:delText>
        </w:r>
        <w:r w:rsidR="00382EB2" w:rsidDel="00B105DE">
          <w:rPr>
            <w:rFonts w:eastAsia="Times New Roman" w:cs="Times New Roman"/>
            <w:color w:val="252525"/>
            <w:szCs w:val="24"/>
            <w:shd w:val="clear" w:color="auto" w:fill="FFFFFF"/>
          </w:rPr>
          <w:delText>t</w:delText>
        </w:r>
      </w:del>
      <w:r w:rsidR="00382EB2">
        <w:rPr>
          <w:rFonts w:eastAsia="Times New Roman" w:cs="Times New Roman"/>
          <w:color w:val="252525"/>
          <w:szCs w:val="24"/>
          <w:shd w:val="clear" w:color="auto" w:fill="FFFFFF"/>
        </w:rPr>
        <w:t xml:space="preserve"> returns the result of a request</w:t>
      </w:r>
      <w:r w:rsidR="008144D8" w:rsidRPr="008144D8">
        <w:rPr>
          <w:rFonts w:eastAsia="Times New Roman" w:cs="Times New Roman"/>
          <w:color w:val="252525"/>
          <w:szCs w:val="24"/>
          <w:shd w:val="clear" w:color="auto" w:fill="FFFFFF"/>
        </w:rPr>
        <w:t>. For example, CREATED, DELETED, VALID and etc.</w:t>
      </w:r>
    </w:p>
    <w:p w14:paraId="05DC7F9F" w14:textId="77777777" w:rsidR="00290F9A" w:rsidRDefault="00290F9A" w:rsidP="008144D8">
      <w:pPr>
        <w:spacing w:after="0" w:line="360" w:lineRule="auto"/>
        <w:rPr>
          <w:rFonts w:eastAsia="Times New Roman" w:cs="Times New Roman"/>
          <w:color w:val="252525"/>
          <w:szCs w:val="24"/>
          <w:shd w:val="clear" w:color="auto" w:fill="FFFFFF"/>
        </w:rPr>
      </w:pPr>
    </w:p>
    <w:p w14:paraId="7718B6BF" w14:textId="7C641916" w:rsidR="00472E7E" w:rsidRDefault="008144D8" w:rsidP="008144D8">
      <w:pPr>
        <w:spacing w:after="0" w:line="360" w:lineRule="auto"/>
        <w:rPr>
          <w:rFonts w:eastAsia="Times New Roman" w:cs="Times New Roman"/>
          <w:color w:val="252525"/>
          <w:szCs w:val="24"/>
          <w:shd w:val="clear" w:color="auto" w:fill="FFFFFF"/>
        </w:rPr>
      </w:pPr>
      <w:proofErr w:type="gramStart"/>
      <w:r w:rsidRPr="008144D8">
        <w:rPr>
          <w:rFonts w:eastAsia="Times New Roman" w:cs="Times New Roman"/>
          <w:color w:val="252525"/>
          <w:szCs w:val="24"/>
          <w:shd w:val="clear" w:color="auto" w:fill="FFFFFF"/>
        </w:rPr>
        <w:t>The third byte and fourth</w:t>
      </w:r>
      <w:r>
        <w:rPr>
          <w:rFonts w:eastAsia="Times New Roman" w:cs="Times New Roman"/>
          <w:color w:val="252525"/>
          <w:szCs w:val="24"/>
          <w:shd w:val="clear" w:color="auto" w:fill="FFFFFF"/>
        </w:rPr>
        <w:t xml:space="preserve"> byte </w:t>
      </w:r>
      <w:del w:id="177" w:author="Alex Chen" w:date="2016-05-15T07:50:00Z">
        <w:r w:rsidR="001605E7" w:rsidDel="005A2743">
          <w:rPr>
            <w:rFonts w:eastAsia="Times New Roman" w:cs="Times New Roman"/>
            <w:color w:val="252525"/>
            <w:szCs w:val="24"/>
            <w:shd w:val="clear" w:color="auto" w:fill="FFFFFF"/>
          </w:rPr>
          <w:delText>are</w:delText>
        </w:r>
        <w:r w:rsidR="001776C2" w:rsidDel="005A2743">
          <w:rPr>
            <w:rFonts w:eastAsia="Times New Roman" w:cs="Times New Roman"/>
            <w:color w:val="252525"/>
            <w:szCs w:val="24"/>
            <w:shd w:val="clear" w:color="auto" w:fill="FFFFFF"/>
          </w:rPr>
          <w:delText xml:space="preserve"> </w:delText>
        </w:r>
      </w:del>
      <w:ins w:id="178" w:author="Alex Chen" w:date="2016-05-15T07:50:00Z">
        <w:r w:rsidR="005A2743">
          <w:rPr>
            <w:rFonts w:eastAsia="Times New Roman" w:cs="Times New Roman"/>
            <w:color w:val="252525"/>
            <w:szCs w:val="24"/>
            <w:shd w:val="clear" w:color="auto" w:fill="FFFFFF"/>
          </w:rPr>
          <w:t xml:space="preserve">store/record </w:t>
        </w:r>
      </w:ins>
      <w:r>
        <w:rPr>
          <w:rFonts w:eastAsia="Times New Roman" w:cs="Times New Roman"/>
          <w:color w:val="252525"/>
          <w:szCs w:val="24"/>
          <w:shd w:val="clear" w:color="auto" w:fill="FFFFFF"/>
        </w:rPr>
        <w:t>Message ID</w:t>
      </w:r>
      <w:r w:rsidR="00472E7E" w:rsidRPr="00472E7E">
        <w:rPr>
          <w:rFonts w:eastAsia="Times New Roman" w:cs="Times New Roman"/>
          <w:color w:val="252525"/>
          <w:szCs w:val="24"/>
          <w:shd w:val="clear" w:color="auto" w:fill="FFFFFF"/>
        </w:rPr>
        <w:t>.</w:t>
      </w:r>
      <w:proofErr w:type="gramEnd"/>
    </w:p>
    <w:p w14:paraId="0A27C23D" w14:textId="77777777" w:rsidR="00B6380D" w:rsidRPr="00B6380D" w:rsidRDefault="00B6380D" w:rsidP="00B6380D">
      <w:pPr>
        <w:pStyle w:val="Caption"/>
      </w:pPr>
    </w:p>
    <w:p w14:paraId="32535396" w14:textId="04A6A6FB" w:rsidR="005F10BE" w:rsidRPr="005F10BE" w:rsidRDefault="005F10BE" w:rsidP="005F10BE">
      <w:pPr>
        <w:spacing w:after="0" w:line="360" w:lineRule="auto"/>
        <w:rPr>
          <w:rFonts w:eastAsia="Times New Roman" w:cs="Times New Roman"/>
          <w:color w:val="252525"/>
          <w:szCs w:val="24"/>
          <w:shd w:val="clear" w:color="auto" w:fill="FFFFFF"/>
        </w:rPr>
      </w:pPr>
      <w:r w:rsidRPr="005F10BE">
        <w:rPr>
          <w:rFonts w:eastAsia="Times New Roman" w:cs="Times New Roman"/>
          <w:color w:val="252525"/>
          <w:szCs w:val="24"/>
          <w:shd w:val="clear" w:color="auto" w:fill="FFFFFF"/>
        </w:rPr>
        <w:t>Besides the four-byte</w:t>
      </w:r>
      <w:del w:id="179" w:author="Alex Chen" w:date="2016-05-15T17:33:00Z">
        <w:r w:rsidRPr="005F10BE" w:rsidDel="006B29B9">
          <w:rPr>
            <w:rFonts w:eastAsia="Times New Roman" w:cs="Times New Roman"/>
            <w:color w:val="252525"/>
            <w:szCs w:val="24"/>
            <w:shd w:val="clear" w:color="auto" w:fill="FFFFFF"/>
          </w:rPr>
          <w:delText>s</w:delText>
        </w:r>
      </w:del>
      <w:r w:rsidRPr="005F10BE">
        <w:rPr>
          <w:rFonts w:eastAsia="Times New Roman" w:cs="Times New Roman"/>
          <w:color w:val="252525"/>
          <w:szCs w:val="24"/>
          <w:shd w:val="clear" w:color="auto" w:fill="FFFFFF"/>
        </w:rPr>
        <w:t xml:space="preserve"> header, token and options are additional information which is neither part of header </w:t>
      </w:r>
      <w:ins w:id="180" w:author="Alex Chen" w:date="2016-05-15T17:34:00Z">
        <w:r w:rsidR="006B29B9">
          <w:rPr>
            <w:rFonts w:eastAsia="Times New Roman" w:cs="Times New Roman"/>
            <w:color w:val="252525"/>
            <w:szCs w:val="24"/>
            <w:shd w:val="clear" w:color="auto" w:fill="FFFFFF"/>
          </w:rPr>
          <w:t>n</w:t>
        </w:r>
      </w:ins>
      <w:r w:rsidRPr="005F10BE">
        <w:rPr>
          <w:rFonts w:eastAsia="Times New Roman" w:cs="Times New Roman"/>
          <w:color w:val="252525"/>
          <w:szCs w:val="24"/>
          <w:shd w:val="clear" w:color="auto" w:fill="FFFFFF"/>
        </w:rPr>
        <w:t xml:space="preserve">or payload. </w:t>
      </w:r>
      <w:proofErr w:type="gramStart"/>
      <w:r w:rsidRPr="005F10BE">
        <w:rPr>
          <w:rFonts w:eastAsia="Times New Roman" w:cs="Times New Roman"/>
          <w:color w:val="252525"/>
          <w:szCs w:val="24"/>
          <w:shd w:val="clear" w:color="auto" w:fill="FFFFFF"/>
        </w:rPr>
        <w:t>The size of token ranges from to 0 to 8 bytes.</w:t>
      </w:r>
      <w:proofErr w:type="gramEnd"/>
      <w:r w:rsidRPr="005F10BE">
        <w:rPr>
          <w:rFonts w:eastAsia="Times New Roman" w:cs="Times New Roman"/>
          <w:color w:val="252525"/>
          <w:szCs w:val="24"/>
          <w:shd w:val="clear" w:color="auto" w:fill="FFFFFF"/>
        </w:rPr>
        <w:t xml:space="preserve"> It is used to match </w:t>
      </w:r>
      <w:r w:rsidR="006579CE">
        <w:rPr>
          <w:rFonts w:eastAsia="Times New Roman" w:cs="Times New Roman"/>
          <w:color w:val="252525"/>
          <w:szCs w:val="24"/>
          <w:shd w:val="clear" w:color="auto" w:fill="FFFFFF"/>
        </w:rPr>
        <w:t>the</w:t>
      </w:r>
      <w:r w:rsidR="00CB2D2D">
        <w:rPr>
          <w:rFonts w:eastAsia="Times New Roman" w:cs="Times New Roman"/>
          <w:color w:val="252525"/>
          <w:szCs w:val="24"/>
          <w:shd w:val="clear" w:color="auto" w:fill="FFFFFF"/>
        </w:rPr>
        <w:t xml:space="preserve"> </w:t>
      </w:r>
      <w:r w:rsidRPr="005F10BE">
        <w:rPr>
          <w:rFonts w:eastAsia="Times New Roman" w:cs="Times New Roman"/>
          <w:color w:val="252525"/>
          <w:szCs w:val="24"/>
          <w:shd w:val="clear" w:color="auto" w:fill="FFFFFF"/>
        </w:rPr>
        <w:t>request and</w:t>
      </w:r>
      <w:r w:rsidR="006579CE">
        <w:rPr>
          <w:rFonts w:eastAsia="Times New Roman" w:cs="Times New Roman"/>
          <w:color w:val="252525"/>
          <w:szCs w:val="24"/>
          <w:shd w:val="clear" w:color="auto" w:fill="FFFFFF"/>
        </w:rPr>
        <w:t xml:space="preserve"> the</w:t>
      </w:r>
      <w:r w:rsidRPr="005F10BE">
        <w:rPr>
          <w:rFonts w:eastAsia="Times New Roman" w:cs="Times New Roman"/>
          <w:color w:val="252525"/>
          <w:szCs w:val="24"/>
          <w:shd w:val="clear" w:color="auto" w:fill="FFFFFF"/>
        </w:rPr>
        <w:t xml:space="preserve"> response. </w:t>
      </w:r>
      <w:proofErr w:type="spellStart"/>
      <w:r w:rsidRPr="005F10BE">
        <w:rPr>
          <w:rFonts w:eastAsia="Times New Roman" w:cs="Times New Roman"/>
          <w:color w:val="252525"/>
          <w:szCs w:val="24"/>
          <w:shd w:val="clear" w:color="auto" w:fill="FFFFFF"/>
        </w:rPr>
        <w:t>CoAP</w:t>
      </w:r>
      <w:proofErr w:type="spellEnd"/>
      <w:r w:rsidRPr="005F10BE">
        <w:rPr>
          <w:rFonts w:eastAsia="Times New Roman" w:cs="Times New Roman"/>
          <w:color w:val="252525"/>
          <w:szCs w:val="24"/>
          <w:shd w:val="clear" w:color="auto" w:fill="FFFFFF"/>
        </w:rPr>
        <w:t xml:space="preserve"> also supports some metadata in HTTP. In the Options section, a user can define parameters like in HTTP </w:t>
      </w:r>
      <w:r w:rsidR="00167638" w:rsidRPr="005F10BE">
        <w:rPr>
          <w:rFonts w:eastAsia="Times New Roman" w:cs="Times New Roman"/>
          <w:color w:val="252525"/>
          <w:szCs w:val="24"/>
          <w:shd w:val="clear" w:color="auto" w:fill="FFFFFF"/>
        </w:rPr>
        <w:t>header</w:t>
      </w:r>
      <w:ins w:id="181" w:author="Alex Chen" w:date="2016-05-15T19:41:00Z">
        <w:r w:rsidR="00A25ED1">
          <w:rPr>
            <w:rFonts w:eastAsia="Times New Roman" w:cs="Times New Roman"/>
            <w:color w:val="252525"/>
            <w:szCs w:val="24"/>
            <w:shd w:val="clear" w:color="auto" w:fill="FFFFFF"/>
          </w:rPr>
          <w:t xml:space="preserve">, such as </w:t>
        </w:r>
      </w:ins>
      <w:del w:id="182" w:author="Alex Chen" w:date="2016-05-15T19:41:00Z">
        <w:r w:rsidR="00167638" w:rsidRPr="005F10BE" w:rsidDel="00A25ED1">
          <w:rPr>
            <w:rFonts w:eastAsia="Times New Roman" w:cs="Times New Roman"/>
            <w:color w:val="252525"/>
            <w:szCs w:val="24"/>
            <w:shd w:val="clear" w:color="auto" w:fill="FFFFFF"/>
          </w:rPr>
          <w:delText>. For</w:delText>
        </w:r>
        <w:r w:rsidRPr="005F10BE" w:rsidDel="00A25ED1">
          <w:rPr>
            <w:rFonts w:eastAsia="Times New Roman" w:cs="Times New Roman"/>
            <w:color w:val="252525"/>
            <w:szCs w:val="24"/>
            <w:shd w:val="clear" w:color="auto" w:fill="FFFFFF"/>
          </w:rPr>
          <w:delText xml:space="preserve"> example, </w:delText>
        </w:r>
      </w:del>
      <w:proofErr w:type="spellStart"/>
      <w:r w:rsidRPr="005F10BE">
        <w:rPr>
          <w:rFonts w:eastAsia="Times New Roman" w:cs="Times New Roman"/>
          <w:color w:val="252525"/>
          <w:szCs w:val="24"/>
          <w:shd w:val="clear" w:color="auto" w:fill="FFFFFF"/>
        </w:rPr>
        <w:t>Etag</w:t>
      </w:r>
      <w:proofErr w:type="spellEnd"/>
      <w:r w:rsidRPr="005F10BE">
        <w:rPr>
          <w:rFonts w:eastAsia="Times New Roman" w:cs="Times New Roman"/>
          <w:color w:val="252525"/>
          <w:szCs w:val="24"/>
          <w:shd w:val="clear" w:color="auto" w:fill="FFFFFF"/>
        </w:rPr>
        <w:t>, Max-Age, Con</w:t>
      </w:r>
      <w:r w:rsidR="00797EB7">
        <w:rPr>
          <w:rFonts w:eastAsia="Times New Roman" w:cs="Times New Roman"/>
          <w:color w:val="252525"/>
          <w:szCs w:val="24"/>
          <w:shd w:val="clear" w:color="auto" w:fill="FFFFFF"/>
        </w:rPr>
        <w:t>tent-Format, etc. Those options simplif</w:t>
      </w:r>
      <w:ins w:id="183" w:author="Alex Chen" w:date="2016-05-15T19:41:00Z">
        <w:r w:rsidR="00A25ED1">
          <w:rPr>
            <w:rFonts w:eastAsia="Times New Roman" w:cs="Times New Roman"/>
            <w:color w:val="252525"/>
            <w:szCs w:val="24"/>
            <w:shd w:val="clear" w:color="auto" w:fill="FFFFFF"/>
          </w:rPr>
          <w:t>y</w:t>
        </w:r>
      </w:ins>
      <w:del w:id="184" w:author="Alex Chen" w:date="2016-05-15T19:41:00Z">
        <w:r w:rsidR="00797EB7" w:rsidDel="00A25ED1">
          <w:rPr>
            <w:rFonts w:eastAsia="Times New Roman" w:cs="Times New Roman"/>
            <w:color w:val="252525"/>
            <w:szCs w:val="24"/>
            <w:shd w:val="clear" w:color="auto" w:fill="FFFFFF"/>
          </w:rPr>
          <w:delText>ied</w:delText>
        </w:r>
      </w:del>
      <w:r w:rsidR="00797EB7">
        <w:rPr>
          <w:rFonts w:eastAsia="Times New Roman" w:cs="Times New Roman"/>
          <w:color w:val="252525"/>
          <w:szCs w:val="24"/>
          <w:shd w:val="clear" w:color="auto" w:fill="FFFFFF"/>
        </w:rPr>
        <w:t xml:space="preserve"> the process </w:t>
      </w:r>
      <w:ins w:id="185" w:author="Alex Chen" w:date="2016-05-15T19:42:00Z">
        <w:r w:rsidR="00A25ED1">
          <w:rPr>
            <w:rFonts w:eastAsia="Times New Roman" w:cs="Times New Roman"/>
            <w:color w:val="252525"/>
            <w:szCs w:val="24"/>
            <w:shd w:val="clear" w:color="auto" w:fill="FFFFFF"/>
          </w:rPr>
          <w:t xml:space="preserve">of communication </w:t>
        </w:r>
      </w:ins>
      <w:del w:id="186" w:author="Alex Chen" w:date="2016-05-15T19:42:00Z">
        <w:r w:rsidR="00797EB7" w:rsidDel="00A25ED1">
          <w:rPr>
            <w:rFonts w:eastAsia="Times New Roman" w:cs="Times New Roman"/>
            <w:color w:val="252525"/>
            <w:szCs w:val="24"/>
            <w:shd w:val="clear" w:color="auto" w:fill="FFFFFF"/>
          </w:rPr>
          <w:delText>to</w:delText>
        </w:r>
        <w:r w:rsidRPr="005F10BE" w:rsidDel="00A25ED1">
          <w:rPr>
            <w:rFonts w:eastAsia="Times New Roman" w:cs="Times New Roman"/>
            <w:color w:val="252525"/>
            <w:szCs w:val="24"/>
            <w:shd w:val="clear" w:color="auto" w:fill="FFFFFF"/>
          </w:rPr>
          <w:delText xml:space="preserve"> translate </w:delText>
        </w:r>
      </w:del>
      <w:r w:rsidRPr="005F10BE">
        <w:rPr>
          <w:rFonts w:eastAsia="Times New Roman" w:cs="Times New Roman"/>
          <w:color w:val="252525"/>
          <w:szCs w:val="24"/>
          <w:shd w:val="clear" w:color="auto" w:fill="FFFFFF"/>
        </w:rPr>
        <w:t xml:space="preserve">between </w:t>
      </w:r>
      <w:r w:rsidR="00FF6DB6">
        <w:rPr>
          <w:rFonts w:eastAsia="Times New Roman" w:cs="Times New Roman"/>
          <w:color w:val="252525"/>
          <w:szCs w:val="24"/>
          <w:shd w:val="clear" w:color="auto" w:fill="FFFFFF"/>
        </w:rPr>
        <w:t xml:space="preserve">a </w:t>
      </w:r>
      <w:proofErr w:type="spellStart"/>
      <w:r w:rsidRPr="005F10BE">
        <w:rPr>
          <w:rFonts w:eastAsia="Times New Roman" w:cs="Times New Roman"/>
          <w:color w:val="252525"/>
          <w:szCs w:val="24"/>
          <w:shd w:val="clear" w:color="auto" w:fill="FFFFFF"/>
        </w:rPr>
        <w:t>CoAP</w:t>
      </w:r>
      <w:proofErr w:type="spellEnd"/>
      <w:r w:rsidRPr="005F10BE">
        <w:rPr>
          <w:rFonts w:eastAsia="Times New Roman" w:cs="Times New Roman"/>
          <w:color w:val="252525"/>
          <w:szCs w:val="24"/>
          <w:shd w:val="clear" w:color="auto" w:fill="FFFFFF"/>
        </w:rPr>
        <w:t xml:space="preserve"> message and </w:t>
      </w:r>
      <w:r w:rsidR="00FF6DB6">
        <w:rPr>
          <w:rFonts w:eastAsia="Times New Roman" w:cs="Times New Roman"/>
          <w:color w:val="252525"/>
          <w:szCs w:val="24"/>
          <w:shd w:val="clear" w:color="auto" w:fill="FFFFFF"/>
        </w:rPr>
        <w:t xml:space="preserve">a </w:t>
      </w:r>
      <w:r w:rsidRPr="005F10BE">
        <w:rPr>
          <w:rFonts w:eastAsia="Times New Roman" w:cs="Times New Roman"/>
          <w:color w:val="252525"/>
          <w:szCs w:val="24"/>
          <w:shd w:val="clear" w:color="auto" w:fill="FFFFFF"/>
        </w:rPr>
        <w:t>HTTP message.</w:t>
      </w:r>
    </w:p>
    <w:p w14:paraId="41BA6886" w14:textId="22F9B15E" w:rsidR="00472E7E" w:rsidRPr="00472E7E" w:rsidRDefault="008D64A7" w:rsidP="005F10BE">
      <w:pPr>
        <w:spacing w:after="0" w:line="360" w:lineRule="auto"/>
        <w:rPr>
          <w:rFonts w:eastAsia="Times New Roman" w:cs="Times New Roman"/>
          <w:szCs w:val="24"/>
        </w:rPr>
      </w:pPr>
      <w:r>
        <w:rPr>
          <w:rFonts w:eastAsia="Times New Roman" w:cs="Times New Roman"/>
          <w:color w:val="252525"/>
          <w:szCs w:val="24"/>
          <w:shd w:val="clear" w:color="auto" w:fill="FFFFFF"/>
        </w:rPr>
        <w:t>Unlike MQTT where the</w:t>
      </w:r>
      <w:r w:rsidR="005F10BE" w:rsidRPr="005F10BE">
        <w:rPr>
          <w:rFonts w:eastAsia="Times New Roman" w:cs="Times New Roman"/>
          <w:color w:val="252525"/>
          <w:szCs w:val="24"/>
          <w:shd w:val="clear" w:color="auto" w:fill="FFFFFF"/>
        </w:rPr>
        <w:t xml:space="preserve"> remaining length is defined to </w:t>
      </w:r>
      <w:r w:rsidR="00820F3E">
        <w:rPr>
          <w:rFonts w:eastAsia="Times New Roman" w:cs="Times New Roman"/>
          <w:color w:val="252525"/>
          <w:szCs w:val="24"/>
          <w:shd w:val="clear" w:color="auto" w:fill="FFFFFF"/>
        </w:rPr>
        <w:t>indicate</w:t>
      </w:r>
      <w:r w:rsidR="005F10BE" w:rsidRPr="005F10BE">
        <w:rPr>
          <w:rFonts w:eastAsia="Times New Roman" w:cs="Times New Roman"/>
          <w:color w:val="252525"/>
          <w:szCs w:val="24"/>
          <w:shd w:val="clear" w:color="auto" w:fill="FFFFFF"/>
        </w:rPr>
        <w:t xml:space="preserve"> the length of </w:t>
      </w:r>
      <w:r w:rsidR="00717D3B">
        <w:rPr>
          <w:rFonts w:eastAsia="Times New Roman" w:cs="Times New Roman"/>
          <w:color w:val="252525"/>
          <w:szCs w:val="24"/>
          <w:shd w:val="clear" w:color="auto" w:fill="FFFFFF"/>
        </w:rPr>
        <w:t xml:space="preserve">the </w:t>
      </w:r>
      <w:r w:rsidR="005F10BE" w:rsidRPr="005F10BE">
        <w:rPr>
          <w:rFonts w:eastAsia="Times New Roman" w:cs="Times New Roman"/>
          <w:color w:val="252525"/>
          <w:szCs w:val="24"/>
          <w:shd w:val="clear" w:color="auto" w:fill="FFFFFF"/>
        </w:rPr>
        <w:t>optional header and payload size</w:t>
      </w:r>
      <w:ins w:id="187" w:author="Alex Chen" w:date="2016-05-15T19:42:00Z">
        <w:r w:rsidR="00A25ED1">
          <w:rPr>
            <w:rFonts w:eastAsia="Times New Roman" w:cs="Times New Roman"/>
            <w:color w:val="252525"/>
            <w:szCs w:val="24"/>
            <w:shd w:val="clear" w:color="auto" w:fill="FFFFFF"/>
          </w:rPr>
          <w:t>,</w:t>
        </w:r>
      </w:ins>
      <w:del w:id="188" w:author="Alex Chen" w:date="2016-05-15T19:42:00Z">
        <w:r w:rsidR="005F10BE" w:rsidRPr="005F10BE" w:rsidDel="00A25ED1">
          <w:rPr>
            <w:rFonts w:eastAsia="Times New Roman" w:cs="Times New Roman"/>
            <w:color w:val="252525"/>
            <w:szCs w:val="24"/>
            <w:shd w:val="clear" w:color="auto" w:fill="FFFFFF"/>
          </w:rPr>
          <w:delText>.</w:delText>
        </w:r>
      </w:del>
      <w:r w:rsidR="005F10BE" w:rsidRPr="005F10BE">
        <w:rPr>
          <w:rFonts w:eastAsia="Times New Roman" w:cs="Times New Roman"/>
          <w:color w:val="252525"/>
          <w:szCs w:val="24"/>
          <w:shd w:val="clear" w:color="auto" w:fill="FFFFFF"/>
        </w:rPr>
        <w:t xml:space="preserve"> </w:t>
      </w:r>
      <w:ins w:id="189" w:author="Alex Chen" w:date="2016-05-15T19:42:00Z">
        <w:r w:rsidR="00A25ED1">
          <w:rPr>
            <w:rFonts w:eastAsia="Times New Roman" w:cs="Times New Roman"/>
            <w:color w:val="252525"/>
            <w:szCs w:val="24"/>
            <w:shd w:val="clear" w:color="auto" w:fill="FFFFFF"/>
          </w:rPr>
          <w:t>i</w:t>
        </w:r>
      </w:ins>
      <w:del w:id="190" w:author="Alex Chen" w:date="2016-05-15T19:42:00Z">
        <w:r w:rsidR="005F10BE" w:rsidRPr="005F10BE" w:rsidDel="00A25ED1">
          <w:rPr>
            <w:rFonts w:eastAsia="Times New Roman" w:cs="Times New Roman"/>
            <w:color w:val="252525"/>
            <w:szCs w:val="24"/>
            <w:shd w:val="clear" w:color="auto" w:fill="FFFFFF"/>
          </w:rPr>
          <w:delText>I</w:delText>
        </w:r>
      </w:del>
      <w:r w:rsidR="005F10BE" w:rsidRPr="005F10BE">
        <w:rPr>
          <w:rFonts w:eastAsia="Times New Roman" w:cs="Times New Roman"/>
          <w:color w:val="252525"/>
          <w:szCs w:val="24"/>
          <w:shd w:val="clear" w:color="auto" w:fill="FFFFFF"/>
        </w:rPr>
        <w:t xml:space="preserve">n </w:t>
      </w:r>
      <w:proofErr w:type="spellStart"/>
      <w:r w:rsidR="005F10BE" w:rsidRPr="005F10BE">
        <w:rPr>
          <w:rFonts w:eastAsia="Times New Roman" w:cs="Times New Roman"/>
          <w:color w:val="252525"/>
          <w:szCs w:val="24"/>
          <w:shd w:val="clear" w:color="auto" w:fill="FFFFFF"/>
        </w:rPr>
        <w:t>CoAP</w:t>
      </w:r>
      <w:proofErr w:type="spellEnd"/>
      <w:r w:rsidR="005F10BE" w:rsidRPr="005F10BE">
        <w:rPr>
          <w:rFonts w:eastAsia="Times New Roman" w:cs="Times New Roman"/>
          <w:color w:val="252525"/>
          <w:szCs w:val="24"/>
          <w:shd w:val="clear" w:color="auto" w:fill="FFFFFF"/>
        </w:rPr>
        <w:t xml:space="preserve">, </w:t>
      </w:r>
      <w:r w:rsidR="00DA380D">
        <w:rPr>
          <w:rFonts w:eastAsia="Times New Roman" w:cs="Times New Roman"/>
          <w:color w:val="252525"/>
          <w:szCs w:val="24"/>
          <w:shd w:val="clear" w:color="auto" w:fill="FFFFFF"/>
        </w:rPr>
        <w:t>a</w:t>
      </w:r>
      <w:r w:rsidR="00717D3B">
        <w:rPr>
          <w:rFonts w:eastAsia="Times New Roman" w:cs="Times New Roman"/>
          <w:color w:val="252525"/>
          <w:szCs w:val="24"/>
          <w:shd w:val="clear" w:color="auto" w:fill="FFFFFF"/>
        </w:rPr>
        <w:t xml:space="preserve"> </w:t>
      </w:r>
      <w:r w:rsidR="00516199">
        <w:rPr>
          <w:rFonts w:eastAsia="Times New Roman" w:cs="Times New Roman"/>
          <w:color w:val="252525"/>
          <w:szCs w:val="24"/>
          <w:shd w:val="clear" w:color="auto" w:fill="FFFFFF"/>
        </w:rPr>
        <w:t xml:space="preserve">1-byte flag is used </w:t>
      </w:r>
      <w:r w:rsidR="005F7970">
        <w:rPr>
          <w:rFonts w:eastAsia="Times New Roman" w:cs="Times New Roman"/>
          <w:color w:val="252525"/>
          <w:szCs w:val="24"/>
          <w:shd w:val="clear" w:color="auto" w:fill="FFFFFF"/>
        </w:rPr>
        <w:t>before</w:t>
      </w:r>
      <w:r w:rsidR="00516199">
        <w:rPr>
          <w:rFonts w:eastAsia="Times New Roman" w:cs="Times New Roman"/>
          <w:color w:val="252525"/>
          <w:szCs w:val="24"/>
          <w:shd w:val="clear" w:color="auto" w:fill="FFFFFF"/>
        </w:rPr>
        <w:t xml:space="preserve"> </w:t>
      </w:r>
      <w:r w:rsidR="00B06A82">
        <w:rPr>
          <w:rFonts w:eastAsia="Times New Roman" w:cs="Times New Roman"/>
          <w:color w:val="252525"/>
          <w:szCs w:val="24"/>
          <w:shd w:val="clear" w:color="auto" w:fill="FFFFFF"/>
        </w:rPr>
        <w:t>the</w:t>
      </w:r>
      <w:r w:rsidR="0059586D">
        <w:rPr>
          <w:rFonts w:eastAsia="Times New Roman" w:cs="Times New Roman"/>
          <w:color w:val="252525"/>
          <w:szCs w:val="24"/>
          <w:shd w:val="clear" w:color="auto" w:fill="FFFFFF"/>
        </w:rPr>
        <w:t xml:space="preserve"> </w:t>
      </w:r>
      <w:r w:rsidR="005F10BE" w:rsidRPr="005F10BE">
        <w:rPr>
          <w:rFonts w:eastAsia="Times New Roman" w:cs="Times New Roman"/>
          <w:color w:val="252525"/>
          <w:szCs w:val="24"/>
          <w:shd w:val="clear" w:color="auto" w:fill="FFFFFF"/>
        </w:rPr>
        <w:t xml:space="preserve">payload. </w:t>
      </w:r>
      <w:r w:rsidR="00D76E4B">
        <w:rPr>
          <w:rFonts w:eastAsia="Times New Roman" w:cs="Times New Roman"/>
          <w:color w:val="252525"/>
          <w:szCs w:val="24"/>
          <w:shd w:val="clear" w:color="auto" w:fill="FFFFFF"/>
        </w:rPr>
        <w:t>When</w:t>
      </w:r>
      <w:r w:rsidR="00453D60">
        <w:rPr>
          <w:rFonts w:eastAsia="Times New Roman" w:cs="Times New Roman"/>
          <w:color w:val="252525"/>
          <w:szCs w:val="24"/>
          <w:shd w:val="clear" w:color="auto" w:fill="FFFFFF"/>
        </w:rPr>
        <w:t xml:space="preserve"> </w:t>
      </w:r>
      <w:r w:rsidR="00453D60" w:rsidRPr="005F10BE">
        <w:rPr>
          <w:rFonts w:eastAsia="Times New Roman" w:cs="Times New Roman"/>
          <w:color w:val="252525"/>
          <w:szCs w:val="24"/>
          <w:shd w:val="clear" w:color="auto" w:fill="FFFFFF"/>
        </w:rPr>
        <w:t xml:space="preserve">a processor </w:t>
      </w:r>
      <w:r w:rsidR="005F10BE" w:rsidRPr="005F10BE">
        <w:rPr>
          <w:rFonts w:eastAsia="Times New Roman" w:cs="Times New Roman"/>
          <w:color w:val="252525"/>
          <w:szCs w:val="24"/>
          <w:shd w:val="clear" w:color="auto" w:fill="FFFFFF"/>
        </w:rPr>
        <w:t xml:space="preserve">first time </w:t>
      </w:r>
      <w:r w:rsidR="002661BF">
        <w:rPr>
          <w:rFonts w:eastAsia="Times New Roman" w:cs="Times New Roman"/>
          <w:color w:val="252525"/>
          <w:szCs w:val="24"/>
          <w:shd w:val="clear" w:color="auto" w:fill="FFFFFF"/>
        </w:rPr>
        <w:t>encounter</w:t>
      </w:r>
      <w:ins w:id="191" w:author="Alex Chen" w:date="2016-05-15T19:43:00Z">
        <w:r w:rsidR="00A25ED1">
          <w:rPr>
            <w:rFonts w:eastAsia="Times New Roman" w:cs="Times New Roman"/>
            <w:color w:val="252525"/>
            <w:szCs w:val="24"/>
            <w:shd w:val="clear" w:color="auto" w:fill="FFFFFF"/>
          </w:rPr>
          <w:t>s</w:t>
        </w:r>
      </w:ins>
      <w:r w:rsidR="005F10BE" w:rsidRPr="005F10BE">
        <w:rPr>
          <w:rFonts w:eastAsia="Times New Roman" w:cs="Times New Roman"/>
          <w:color w:val="252525"/>
          <w:szCs w:val="24"/>
          <w:shd w:val="clear" w:color="auto" w:fill="FFFFFF"/>
        </w:rPr>
        <w:t xml:space="preserve"> a 0xFF, </w:t>
      </w:r>
      <w:r w:rsidR="00453D60">
        <w:rPr>
          <w:rFonts w:eastAsia="Times New Roman" w:cs="Times New Roman"/>
          <w:color w:val="252525"/>
          <w:szCs w:val="24"/>
          <w:shd w:val="clear" w:color="auto" w:fill="FFFFFF"/>
        </w:rPr>
        <w:t xml:space="preserve">it </w:t>
      </w:r>
      <w:del w:id="192" w:author="Alex Chen" w:date="2016-05-15T19:44:00Z">
        <w:r w:rsidR="005F10BE" w:rsidRPr="005F10BE" w:rsidDel="00A25ED1">
          <w:rPr>
            <w:rFonts w:eastAsia="Times New Roman" w:cs="Times New Roman"/>
            <w:color w:val="252525"/>
            <w:szCs w:val="24"/>
            <w:shd w:val="clear" w:color="auto" w:fill="FFFFFF"/>
          </w:rPr>
          <w:delText xml:space="preserve">knows </w:delText>
        </w:r>
      </w:del>
      <w:ins w:id="193" w:author="Alex Chen" w:date="2016-05-15T19:44:00Z">
        <w:r w:rsidR="00A25ED1">
          <w:rPr>
            <w:rFonts w:eastAsia="Times New Roman" w:cs="Times New Roman"/>
            <w:color w:val="252525"/>
            <w:szCs w:val="24"/>
            <w:shd w:val="clear" w:color="auto" w:fill="FFFFFF"/>
          </w:rPr>
          <w:t>indicates that</w:t>
        </w:r>
        <w:r w:rsidR="00A25ED1" w:rsidRPr="005F10BE">
          <w:rPr>
            <w:rFonts w:eastAsia="Times New Roman" w:cs="Times New Roman"/>
            <w:color w:val="252525"/>
            <w:szCs w:val="24"/>
            <w:shd w:val="clear" w:color="auto" w:fill="FFFFFF"/>
          </w:rPr>
          <w:t xml:space="preserve"> </w:t>
        </w:r>
      </w:ins>
      <w:r w:rsidR="005F10BE" w:rsidRPr="005F10BE">
        <w:rPr>
          <w:rFonts w:eastAsia="Times New Roman" w:cs="Times New Roman"/>
          <w:color w:val="252525"/>
          <w:szCs w:val="24"/>
          <w:shd w:val="clear" w:color="auto" w:fill="FFFFFF"/>
        </w:rPr>
        <w:t>the p</w:t>
      </w:r>
      <w:r w:rsidR="005F10BE">
        <w:rPr>
          <w:rFonts w:eastAsia="Times New Roman" w:cs="Times New Roman"/>
          <w:color w:val="252525"/>
          <w:szCs w:val="24"/>
          <w:shd w:val="clear" w:color="auto" w:fill="FFFFFF"/>
        </w:rPr>
        <w:t>ayload start</w:t>
      </w:r>
      <w:ins w:id="194" w:author="Alex Chen" w:date="2016-05-15T19:44:00Z">
        <w:r w:rsidR="00A25ED1">
          <w:rPr>
            <w:rFonts w:eastAsia="Times New Roman" w:cs="Times New Roman"/>
            <w:color w:val="252525"/>
            <w:szCs w:val="24"/>
            <w:shd w:val="clear" w:color="auto" w:fill="FFFFFF"/>
          </w:rPr>
          <w:t>s</w:t>
        </w:r>
      </w:ins>
      <w:r w:rsidR="005F10BE">
        <w:rPr>
          <w:rFonts w:eastAsia="Times New Roman" w:cs="Times New Roman"/>
          <w:color w:val="252525"/>
          <w:szCs w:val="24"/>
          <w:shd w:val="clear" w:color="auto" w:fill="FFFFFF"/>
        </w:rPr>
        <w:t xml:space="preserve"> from the next byte</w:t>
      </w:r>
      <w:r w:rsidR="00472E7E" w:rsidRPr="00472E7E">
        <w:rPr>
          <w:rFonts w:eastAsia="Times New Roman" w:cs="Times New Roman"/>
          <w:color w:val="252525"/>
          <w:szCs w:val="24"/>
          <w:shd w:val="clear" w:color="auto" w:fill="FFFFFF"/>
        </w:rPr>
        <w:t>.</w:t>
      </w:r>
    </w:p>
    <w:p w14:paraId="2748BE03" w14:textId="77777777"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lastRenderedPageBreak/>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.2.2 Feature</w:t>
      </w:r>
    </w:p>
    <w:p w14:paraId="2CAE510F" w14:textId="42FF6125" w:rsidR="00472E7E" w:rsidRPr="00472E7E" w:rsidRDefault="00327DCC" w:rsidP="00C57EB0">
      <w:pPr>
        <w:spacing w:after="0" w:line="360" w:lineRule="auto"/>
        <w:rPr>
          <w:rFonts w:eastAsia="Times New Roman" w:cs="Times New Roman"/>
          <w:szCs w:val="24"/>
        </w:rPr>
      </w:pPr>
      <w:proofErr w:type="spellStart"/>
      <w:r w:rsidRPr="00472E7E">
        <w:rPr>
          <w:rFonts w:eastAsia="Times New Roman" w:cs="Times New Roman"/>
          <w:color w:val="252525"/>
          <w:szCs w:val="24"/>
          <w:shd w:val="clear" w:color="auto" w:fill="FFFFFF"/>
        </w:rPr>
        <w:t>CoAP</w:t>
      </w:r>
      <w:proofErr w:type="spellEnd"/>
      <w:r>
        <w:rPr>
          <w:rFonts w:eastAsia="Times New Roman" w:cs="Times New Roman"/>
          <w:color w:val="252525"/>
          <w:szCs w:val="24"/>
          <w:shd w:val="clear" w:color="auto" w:fill="FFFFFF"/>
        </w:rPr>
        <w:t xml:space="preserve"> has several features</w:t>
      </w:r>
      <w:r w:rsidR="00472E7E" w:rsidRPr="00472E7E">
        <w:rPr>
          <w:rFonts w:eastAsia="Times New Roman" w:cs="Times New Roman"/>
          <w:color w:val="252525"/>
          <w:szCs w:val="24"/>
          <w:shd w:val="clear" w:color="auto" w:fill="FFFFFF"/>
        </w:rPr>
        <w:t>.</w:t>
      </w:r>
      <w:r w:rsidR="00596F17">
        <w:rPr>
          <w:rFonts w:eastAsia="Times New Roman" w:cs="Times New Roman"/>
          <w:color w:val="252525"/>
          <w:szCs w:val="24"/>
          <w:shd w:val="clear" w:color="auto" w:fill="FFFFFF"/>
        </w:rPr>
        <w:t xml:space="preserve"> I list</w:t>
      </w:r>
      <w:del w:id="195" w:author="Alex Chen" w:date="2016-05-15T19:44:00Z">
        <w:r w:rsidR="003266F6" w:rsidDel="00B62F1A">
          <w:rPr>
            <w:rFonts w:eastAsia="Times New Roman" w:cs="Times New Roman"/>
            <w:color w:val="252525"/>
            <w:szCs w:val="24"/>
            <w:shd w:val="clear" w:color="auto" w:fill="FFFFFF"/>
          </w:rPr>
          <w:delText>ed</w:delText>
        </w:r>
      </w:del>
      <w:r w:rsidR="0032716B">
        <w:rPr>
          <w:rFonts w:eastAsia="Times New Roman" w:cs="Times New Roman"/>
          <w:color w:val="252525"/>
          <w:szCs w:val="24"/>
          <w:shd w:val="clear" w:color="auto" w:fill="FFFFFF"/>
        </w:rPr>
        <w:t xml:space="preserve"> the most interesting four </w:t>
      </w:r>
      <w:r w:rsidR="00AD4C4E">
        <w:rPr>
          <w:rFonts w:eastAsia="Times New Roman" w:cs="Times New Roman"/>
          <w:color w:val="252525"/>
          <w:szCs w:val="24"/>
          <w:shd w:val="clear" w:color="auto" w:fill="FFFFFF"/>
        </w:rPr>
        <w:t>as</w:t>
      </w:r>
      <w:r w:rsidR="0032716B">
        <w:rPr>
          <w:rFonts w:eastAsia="Times New Roman" w:cs="Times New Roman"/>
          <w:color w:val="252525"/>
          <w:szCs w:val="24"/>
          <w:shd w:val="clear" w:color="auto" w:fill="FFFFFF"/>
        </w:rPr>
        <w:t xml:space="preserve"> the fol</w:t>
      </w:r>
      <w:r w:rsidR="00AD4C4E">
        <w:rPr>
          <w:rFonts w:eastAsia="Times New Roman" w:cs="Times New Roman"/>
          <w:color w:val="252525"/>
          <w:szCs w:val="24"/>
          <w:shd w:val="clear" w:color="auto" w:fill="FFFFFF"/>
        </w:rPr>
        <w:t>lowing</w:t>
      </w:r>
      <w:ins w:id="196" w:author="Alex Chen" w:date="2016-05-15T19:45:00Z">
        <w:r w:rsidR="00B62F1A">
          <w:rPr>
            <w:rFonts w:eastAsia="Times New Roman" w:cs="Times New Roman"/>
            <w:color w:val="252525"/>
            <w:szCs w:val="24"/>
            <w:shd w:val="clear" w:color="auto" w:fill="FFFFFF"/>
          </w:rPr>
          <w:t>s</w:t>
        </w:r>
      </w:ins>
      <w:r w:rsidR="00596F17">
        <w:rPr>
          <w:rFonts w:eastAsia="Times New Roman" w:cs="Times New Roman"/>
          <w:color w:val="252525"/>
          <w:szCs w:val="24"/>
          <w:shd w:val="clear" w:color="auto" w:fill="FFFFFF"/>
        </w:rPr>
        <w:t>:</w:t>
      </w:r>
    </w:p>
    <w:p w14:paraId="3668695E" w14:textId="77777777" w:rsidR="00472E7E" w:rsidRPr="00472E7E"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URI support: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follows a URI </w:t>
      </w:r>
      <w:proofErr w:type="gramStart"/>
      <w:r w:rsidRPr="00472E7E">
        <w:rPr>
          <w:rFonts w:eastAsia="Times New Roman" w:cs="Times New Roman"/>
          <w:color w:val="252525"/>
          <w:szCs w:val="24"/>
          <w:shd w:val="clear" w:color="auto" w:fill="FFFFFF"/>
        </w:rPr>
        <w:t>scheme which</w:t>
      </w:r>
      <w:proofErr w:type="gramEnd"/>
      <w:r w:rsidRPr="00472E7E">
        <w:rPr>
          <w:rFonts w:eastAsia="Times New Roman" w:cs="Times New Roman"/>
          <w:color w:val="252525"/>
          <w:szCs w:val="24"/>
          <w:shd w:val="clear" w:color="auto" w:fill="FFFFFF"/>
        </w:rPr>
        <w:t xml:space="preserve"> is similar as the one in </w:t>
      </w:r>
      <w:r w:rsidR="00717D3B">
        <w:rPr>
          <w:rFonts w:eastAsia="Times New Roman" w:cs="Times New Roman"/>
          <w:color w:val="252525"/>
          <w:szCs w:val="24"/>
          <w:shd w:val="clear" w:color="auto" w:fill="FFFFFF"/>
        </w:rPr>
        <w:t>HTTP</w:t>
      </w:r>
      <w:r w:rsidRPr="00472E7E">
        <w:rPr>
          <w:rFonts w:eastAsia="Times New Roman" w:cs="Times New Roman"/>
          <w:color w:val="252525"/>
          <w:szCs w:val="24"/>
          <w:shd w:val="clear" w:color="auto" w:fill="FFFFFF"/>
        </w:rPr>
        <w:t>.</w:t>
      </w:r>
    </w:p>
    <w:p w14:paraId="5E9F0879" w14:textId="77777777" w:rsidR="00472E7E" w:rsidRPr="00472E7E" w:rsidRDefault="00472E7E" w:rsidP="00C57EB0">
      <w:pPr>
        <w:spacing w:after="0" w:line="360" w:lineRule="auto"/>
        <w:rPr>
          <w:rFonts w:eastAsia="Times New Roman" w:cs="Times New Roman"/>
          <w:szCs w:val="24"/>
        </w:rPr>
      </w:pPr>
    </w:p>
    <w:p w14:paraId="1614F52F" w14:textId="17F25B55" w:rsidR="00472E7E" w:rsidRPr="00472E7E"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Similar features to HTTP: O</w:t>
      </w:r>
      <w:r w:rsidR="005F380D">
        <w:rPr>
          <w:rFonts w:eastAsia="Times New Roman" w:cs="Times New Roman"/>
          <w:color w:val="252525"/>
          <w:szCs w:val="24"/>
          <w:shd w:val="clear" w:color="auto" w:fill="FFFFFF"/>
        </w:rPr>
        <w:t xml:space="preserve">perations in </w:t>
      </w:r>
      <w:proofErr w:type="spellStart"/>
      <w:r w:rsidR="005F380D">
        <w:rPr>
          <w:rFonts w:eastAsia="Times New Roman" w:cs="Times New Roman"/>
          <w:color w:val="252525"/>
          <w:szCs w:val="24"/>
          <w:shd w:val="clear" w:color="auto" w:fill="FFFFFF"/>
        </w:rPr>
        <w:t>CoAP</w:t>
      </w:r>
      <w:proofErr w:type="spellEnd"/>
      <w:r w:rsidR="005F380D">
        <w:rPr>
          <w:rFonts w:eastAsia="Times New Roman" w:cs="Times New Roman"/>
          <w:color w:val="252525"/>
          <w:szCs w:val="24"/>
          <w:shd w:val="clear" w:color="auto" w:fill="FFFFFF"/>
        </w:rPr>
        <w:t xml:space="preserve"> are based on four</w:t>
      </w:r>
      <w:r w:rsidRPr="00472E7E">
        <w:rPr>
          <w:rFonts w:eastAsia="Times New Roman" w:cs="Times New Roman"/>
          <w:color w:val="252525"/>
          <w:szCs w:val="24"/>
          <w:shd w:val="clear" w:color="auto" w:fill="FFFFFF"/>
        </w:rPr>
        <w:t xml:space="preserve"> HTTP </w:t>
      </w:r>
      <w:r w:rsidR="003B12EA" w:rsidRPr="00472E7E">
        <w:rPr>
          <w:rFonts w:eastAsia="Times New Roman" w:cs="Times New Roman"/>
          <w:color w:val="252525"/>
          <w:szCs w:val="24"/>
          <w:shd w:val="clear" w:color="auto" w:fill="FFFFFF"/>
        </w:rPr>
        <w:t>verbs (</w:t>
      </w:r>
      <w:r w:rsidRPr="00472E7E">
        <w:rPr>
          <w:rFonts w:eastAsia="Times New Roman" w:cs="Times New Roman"/>
          <w:color w:val="252525"/>
          <w:szCs w:val="24"/>
          <w:shd w:val="clear" w:color="auto" w:fill="FFFFFF"/>
        </w:rPr>
        <w:t>GET, POST, PUT</w:t>
      </w:r>
      <w:r w:rsidR="00511BE2">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DELETE). Metadata and URI are </w:t>
      </w:r>
      <w:del w:id="197" w:author="Alex Chen" w:date="2016-05-15T19:46:00Z">
        <w:r w:rsidRPr="00472E7E" w:rsidDel="00B62F1A">
          <w:rPr>
            <w:rFonts w:eastAsia="Times New Roman" w:cs="Times New Roman"/>
            <w:color w:val="252525"/>
            <w:szCs w:val="24"/>
            <w:shd w:val="clear" w:color="auto" w:fill="FFFFFF"/>
          </w:rPr>
          <w:delText>available as options</w:delText>
        </w:r>
      </w:del>
      <w:ins w:id="198" w:author="Alex Chen" w:date="2016-05-15T19:46:00Z">
        <w:r w:rsidR="00B62F1A">
          <w:rPr>
            <w:rFonts w:eastAsia="Times New Roman" w:cs="Times New Roman"/>
            <w:color w:val="252525"/>
            <w:szCs w:val="24"/>
            <w:shd w:val="clear" w:color="auto" w:fill="FFFFFF"/>
          </w:rPr>
          <w:t>optional</w:t>
        </w:r>
      </w:ins>
      <w:r w:rsidRPr="00472E7E">
        <w:rPr>
          <w:rFonts w:eastAsia="Times New Roman" w:cs="Times New Roman"/>
          <w:color w:val="252525"/>
          <w:szCs w:val="24"/>
          <w:shd w:val="clear" w:color="auto" w:fill="FFFFFF"/>
        </w:rPr>
        <w:t xml:space="preserve"> in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w:t>
      </w:r>
      <w:r w:rsidR="00292C0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Those two characteristic</w:t>
      </w:r>
      <w:ins w:id="199" w:author="Alex Chen" w:date="2016-05-15T19:47:00Z">
        <w:r w:rsidR="00B62F1A">
          <w:rPr>
            <w:rFonts w:eastAsia="Times New Roman" w:cs="Times New Roman"/>
            <w:color w:val="252525"/>
            <w:szCs w:val="24"/>
            <w:shd w:val="clear" w:color="auto" w:fill="FFFFFF"/>
          </w:rPr>
          <w:t>s</w:t>
        </w:r>
      </w:ins>
      <w:r w:rsidRPr="00472E7E">
        <w:rPr>
          <w:rFonts w:eastAsia="Times New Roman" w:cs="Times New Roman"/>
          <w:color w:val="252525"/>
          <w:szCs w:val="24"/>
          <w:shd w:val="clear" w:color="auto" w:fill="FFFFFF"/>
        </w:rPr>
        <w:t xml:space="preserve"> make</w:t>
      </w:r>
      <w:del w:id="200" w:author="Alex Chen" w:date="2016-05-15T19:47:00Z">
        <w:r w:rsidRPr="00472E7E" w:rsidDel="00B62F1A">
          <w:rPr>
            <w:rFonts w:eastAsia="Times New Roman" w:cs="Times New Roman"/>
            <w:color w:val="252525"/>
            <w:szCs w:val="24"/>
            <w:shd w:val="clear" w:color="auto" w:fill="FFFFFF"/>
          </w:rPr>
          <w:delText>s</w:delText>
        </w:r>
      </w:del>
      <w:r w:rsidRPr="00472E7E">
        <w:rPr>
          <w:rFonts w:eastAsia="Times New Roman" w:cs="Times New Roman"/>
          <w:color w:val="252525"/>
          <w:szCs w:val="24"/>
          <w:shd w:val="clear" w:color="auto" w:fill="FFFFFF"/>
        </w:rPr>
        <w:t xml:space="preserve"> it </w:t>
      </w:r>
      <w:del w:id="201" w:author="Alex Chen" w:date="2016-05-15T19:47:00Z">
        <w:r w:rsidRPr="00472E7E" w:rsidDel="00B62F1A">
          <w:rPr>
            <w:rFonts w:eastAsia="Times New Roman" w:cs="Times New Roman"/>
            <w:color w:val="252525"/>
            <w:szCs w:val="24"/>
            <w:shd w:val="clear" w:color="auto" w:fill="FFFFFF"/>
          </w:rPr>
          <w:delText xml:space="preserve">is </w:delText>
        </w:r>
      </w:del>
      <w:r w:rsidRPr="00472E7E">
        <w:rPr>
          <w:rFonts w:eastAsia="Times New Roman" w:cs="Times New Roman"/>
          <w:color w:val="252525"/>
          <w:szCs w:val="24"/>
          <w:shd w:val="clear" w:color="auto" w:fill="FFFFFF"/>
        </w:rPr>
        <w:t xml:space="preserve">easy to convert </w:t>
      </w:r>
      <w:del w:id="202" w:author="Alex Chen" w:date="2016-05-15T19:48:00Z">
        <w:r w:rsidRPr="00472E7E" w:rsidDel="00B62F1A">
          <w:rPr>
            <w:rFonts w:eastAsia="Times New Roman" w:cs="Times New Roman"/>
            <w:color w:val="252525"/>
            <w:szCs w:val="24"/>
            <w:shd w:val="clear" w:color="auto" w:fill="FFFFFF"/>
          </w:rPr>
          <w:delText xml:space="preserve">CoAP </w:delText>
        </w:r>
      </w:del>
      <w:r w:rsidRPr="00472E7E">
        <w:rPr>
          <w:rFonts w:eastAsia="Times New Roman" w:cs="Times New Roman"/>
          <w:color w:val="252525"/>
          <w:szCs w:val="24"/>
          <w:shd w:val="clear" w:color="auto" w:fill="FFFFFF"/>
        </w:rPr>
        <w:t>message</w:t>
      </w:r>
      <w:ins w:id="203" w:author="Alex Chen" w:date="2016-05-15T19:48:00Z">
        <w:r w:rsidR="00B62F1A">
          <w:rPr>
            <w:rFonts w:eastAsia="Times New Roman" w:cs="Times New Roman"/>
            <w:color w:val="252525"/>
            <w:szCs w:val="24"/>
            <w:shd w:val="clear" w:color="auto" w:fill="FFFFFF"/>
          </w:rPr>
          <w:t>s</w:t>
        </w:r>
      </w:ins>
      <w:r w:rsidRPr="00472E7E">
        <w:rPr>
          <w:rFonts w:eastAsia="Times New Roman" w:cs="Times New Roman"/>
          <w:color w:val="252525"/>
          <w:szCs w:val="24"/>
          <w:shd w:val="clear" w:color="auto" w:fill="FFFFFF"/>
        </w:rPr>
        <w:t xml:space="preserve"> to</w:t>
      </w:r>
      <w:del w:id="204" w:author="Alex Chen" w:date="2016-05-15T19:48:00Z">
        <w:r w:rsidRPr="00472E7E" w:rsidDel="00B62F1A">
          <w:rPr>
            <w:rFonts w:eastAsia="Times New Roman" w:cs="Times New Roman"/>
            <w:color w:val="252525"/>
            <w:szCs w:val="24"/>
            <w:shd w:val="clear" w:color="auto" w:fill="FFFFFF"/>
          </w:rPr>
          <w:delText xml:space="preserve"> a</w:delText>
        </w:r>
      </w:del>
      <w:r w:rsidRPr="00472E7E">
        <w:rPr>
          <w:rFonts w:eastAsia="Times New Roman" w:cs="Times New Roman"/>
          <w:color w:val="252525"/>
          <w:szCs w:val="24"/>
          <w:shd w:val="clear" w:color="auto" w:fill="FFFFFF"/>
        </w:rPr>
        <w:t xml:space="preserve"> HTTP message</w:t>
      </w:r>
      <w:ins w:id="205" w:author="Alex Chen" w:date="2016-05-15T19:48:00Z">
        <w:r w:rsidR="00B62F1A">
          <w:rPr>
            <w:rFonts w:eastAsia="Times New Roman" w:cs="Times New Roman"/>
            <w:color w:val="252525"/>
            <w:szCs w:val="24"/>
            <w:shd w:val="clear" w:color="auto" w:fill="FFFFFF"/>
          </w:rPr>
          <w:t>s</w:t>
        </w:r>
      </w:ins>
      <w:r w:rsidRPr="00472E7E">
        <w:rPr>
          <w:rFonts w:eastAsia="Times New Roman" w:cs="Times New Roman"/>
          <w:color w:val="252525"/>
          <w:szCs w:val="24"/>
          <w:shd w:val="clear" w:color="auto" w:fill="FFFFFF"/>
        </w:rPr>
        <w:t>.</w:t>
      </w:r>
    </w:p>
    <w:p w14:paraId="3D0EBCC7" w14:textId="77777777" w:rsidR="00472E7E" w:rsidRPr="00472E7E" w:rsidRDefault="00472E7E" w:rsidP="00C57EB0">
      <w:pPr>
        <w:spacing w:after="0" w:line="360" w:lineRule="auto"/>
        <w:rPr>
          <w:rFonts w:eastAsia="Times New Roman" w:cs="Times New Roman"/>
          <w:szCs w:val="24"/>
        </w:rPr>
      </w:pPr>
    </w:p>
    <w:p w14:paraId="796CFAAD" w14:textId="77777777" w:rsidR="00472E7E" w:rsidRPr="00472E7E"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discovery: There is a special URI in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defined as "/</w:t>
      </w:r>
      <w:proofErr w:type="gramStart"/>
      <w:r w:rsidRPr="00472E7E">
        <w:rPr>
          <w:rFonts w:eastAsia="Times New Roman" w:cs="Times New Roman"/>
          <w:color w:val="252525"/>
          <w:szCs w:val="24"/>
          <w:shd w:val="clear" w:color="auto" w:fill="FFFFFF"/>
        </w:rPr>
        <w:t>.well</w:t>
      </w:r>
      <w:proofErr w:type="gramEnd"/>
      <w:r w:rsidRPr="00472E7E">
        <w:rPr>
          <w:rFonts w:eastAsia="Times New Roman" w:cs="Times New Roman"/>
          <w:color w:val="252525"/>
          <w:szCs w:val="24"/>
          <w:shd w:val="clear" w:color="auto" w:fill="FFFFFF"/>
        </w:rPr>
        <w:t xml:space="preserve">-known/core". By </w:t>
      </w:r>
      <w:r w:rsidR="00DB0430">
        <w:rPr>
          <w:rFonts w:eastAsia="Times New Roman" w:cs="Times New Roman"/>
          <w:color w:val="252525"/>
          <w:szCs w:val="24"/>
          <w:shd w:val="clear" w:color="auto" w:fill="FFFFFF"/>
        </w:rPr>
        <w:t>sending request to</w:t>
      </w:r>
      <w:r w:rsidRPr="00472E7E">
        <w:rPr>
          <w:rFonts w:eastAsia="Times New Roman" w:cs="Times New Roman"/>
          <w:color w:val="252525"/>
          <w:szCs w:val="24"/>
          <w:shd w:val="clear" w:color="auto" w:fill="FFFFFF"/>
        </w:rPr>
        <w:t xml:space="preserve"> this </w:t>
      </w:r>
      <w:r w:rsidR="00BF1D22">
        <w:rPr>
          <w:rFonts w:eastAsia="Times New Roman" w:cs="Times New Roman"/>
          <w:color w:val="252525"/>
          <w:szCs w:val="24"/>
          <w:shd w:val="clear" w:color="auto" w:fill="FFFFFF"/>
        </w:rPr>
        <w:t>URI</w:t>
      </w:r>
      <w:r w:rsidRPr="00472E7E">
        <w:rPr>
          <w:rFonts w:eastAsia="Times New Roman" w:cs="Times New Roman"/>
          <w:color w:val="252525"/>
          <w:szCs w:val="24"/>
          <w:shd w:val="clear" w:color="auto" w:fill="FFFFFF"/>
        </w:rPr>
        <w:t>,</w:t>
      </w:r>
      <w:r w:rsidR="00511BE2">
        <w:rPr>
          <w:rFonts w:eastAsia="Times New Roman" w:cs="Times New Roman"/>
          <w:color w:val="252525"/>
          <w:szCs w:val="24"/>
          <w:shd w:val="clear" w:color="auto" w:fill="FFFFFF"/>
        </w:rPr>
        <w:t xml:space="preserve"> a</w:t>
      </w:r>
      <w:r w:rsidRPr="00472E7E">
        <w:rPr>
          <w:rFonts w:eastAsia="Times New Roman" w:cs="Times New Roman"/>
          <w:color w:val="252525"/>
          <w:szCs w:val="24"/>
          <w:shd w:val="clear" w:color="auto" w:fill="FFFFFF"/>
        </w:rPr>
        <w:t xml:space="preserve"> client can get all a</w:t>
      </w:r>
      <w:r w:rsidR="007335CA">
        <w:rPr>
          <w:rFonts w:eastAsia="Times New Roman" w:cs="Times New Roman"/>
          <w:color w:val="252525"/>
          <w:szCs w:val="24"/>
          <w:shd w:val="clear" w:color="auto" w:fill="FFFFFF"/>
        </w:rPr>
        <w:t>vailable resources of a server.</w:t>
      </w:r>
    </w:p>
    <w:p w14:paraId="64D9BDA0" w14:textId="77777777" w:rsidR="00472E7E" w:rsidRPr="00472E7E" w:rsidRDefault="00472E7E" w:rsidP="00C57EB0">
      <w:pPr>
        <w:spacing w:after="0" w:line="360" w:lineRule="auto"/>
        <w:rPr>
          <w:rFonts w:eastAsia="Times New Roman" w:cs="Times New Roman"/>
          <w:szCs w:val="24"/>
        </w:rPr>
      </w:pPr>
    </w:p>
    <w:p w14:paraId="104C89DB" w14:textId="0298D792" w:rsidR="00472E7E" w:rsidRPr="00472E7E" w:rsidRDefault="00EB58A1" w:rsidP="00EB58A1">
      <w:pPr>
        <w:numPr>
          <w:ilvl w:val="0"/>
          <w:numId w:val="11"/>
        </w:numPr>
        <w:shd w:val="clear" w:color="auto" w:fill="FFFFFF"/>
        <w:spacing w:after="0" w:line="360" w:lineRule="auto"/>
        <w:textAlignment w:val="baseline"/>
        <w:rPr>
          <w:rFonts w:eastAsia="Times New Roman" w:cs="Times New Roman"/>
          <w:color w:val="252525"/>
          <w:szCs w:val="24"/>
        </w:rPr>
      </w:pPr>
      <w:r w:rsidRPr="00EB58A1">
        <w:rPr>
          <w:rFonts w:eastAsia="Times New Roman" w:cs="Times New Roman"/>
          <w:color w:val="252525"/>
          <w:szCs w:val="24"/>
          <w:shd w:val="clear" w:color="auto" w:fill="FFFFFF"/>
        </w:rPr>
        <w:t xml:space="preserve">Observation: </w:t>
      </w:r>
      <w:proofErr w:type="spellStart"/>
      <w:r w:rsidRPr="00EB58A1">
        <w:rPr>
          <w:rFonts w:eastAsia="Times New Roman" w:cs="Times New Roman"/>
          <w:color w:val="252525"/>
          <w:szCs w:val="24"/>
          <w:shd w:val="clear" w:color="auto" w:fill="FFFFFF"/>
        </w:rPr>
        <w:t>CoAP</w:t>
      </w:r>
      <w:proofErr w:type="spellEnd"/>
      <w:r w:rsidRPr="00EB58A1">
        <w:rPr>
          <w:rFonts w:eastAsia="Times New Roman" w:cs="Times New Roman"/>
          <w:color w:val="252525"/>
          <w:szCs w:val="24"/>
          <w:shd w:val="clear" w:color="auto" w:fill="FFFFFF"/>
        </w:rPr>
        <w:t xml:space="preserve"> supports data observation as an extra option besides traditional </w:t>
      </w:r>
      <w:ins w:id="206" w:author="Alex Chen" w:date="2016-05-15T19:55:00Z">
        <w:r w:rsidR="00A55944">
          <w:rPr>
            <w:rFonts w:eastAsia="Times New Roman" w:cs="Times New Roman"/>
            <w:color w:val="252525"/>
            <w:szCs w:val="24"/>
            <w:shd w:val="clear" w:color="auto" w:fill="FFFFFF"/>
          </w:rPr>
          <w:t>“</w:t>
        </w:r>
      </w:ins>
      <w:r w:rsidRPr="00EB58A1">
        <w:rPr>
          <w:rFonts w:eastAsia="Times New Roman" w:cs="Times New Roman"/>
          <w:color w:val="252525"/>
          <w:szCs w:val="24"/>
          <w:shd w:val="clear" w:color="auto" w:fill="FFFFFF"/>
        </w:rPr>
        <w:t>send</w:t>
      </w:r>
      <w:ins w:id="207" w:author="Alex Chen" w:date="2016-05-15T19:55:00Z">
        <w:r w:rsidR="00A55944">
          <w:rPr>
            <w:rFonts w:eastAsia="Times New Roman" w:cs="Times New Roman"/>
            <w:color w:val="252525"/>
            <w:szCs w:val="24"/>
            <w:shd w:val="clear" w:color="auto" w:fill="FFFFFF"/>
          </w:rPr>
          <w:t>”</w:t>
        </w:r>
      </w:ins>
      <w:r w:rsidRPr="00EB58A1">
        <w:rPr>
          <w:rFonts w:eastAsia="Times New Roman" w:cs="Times New Roman"/>
          <w:color w:val="252525"/>
          <w:szCs w:val="24"/>
          <w:shd w:val="clear" w:color="auto" w:fill="FFFFFF"/>
        </w:rPr>
        <w:t xml:space="preserve"> and </w:t>
      </w:r>
      <w:ins w:id="208" w:author="Alex Chen" w:date="2016-05-15T19:56:00Z">
        <w:r w:rsidR="00A55944">
          <w:rPr>
            <w:rFonts w:eastAsia="Times New Roman" w:cs="Times New Roman"/>
            <w:color w:val="252525"/>
            <w:szCs w:val="24"/>
            <w:shd w:val="clear" w:color="auto" w:fill="FFFFFF"/>
          </w:rPr>
          <w:t>“</w:t>
        </w:r>
      </w:ins>
      <w:r w:rsidRPr="00EB58A1">
        <w:rPr>
          <w:rFonts w:eastAsia="Times New Roman" w:cs="Times New Roman"/>
          <w:color w:val="252525"/>
          <w:szCs w:val="24"/>
          <w:shd w:val="clear" w:color="auto" w:fill="FFFFFF"/>
        </w:rPr>
        <w:t>receive</w:t>
      </w:r>
      <w:ins w:id="209" w:author="Alex Chen" w:date="2016-05-15T19:56:00Z">
        <w:r w:rsidR="00A55944">
          <w:rPr>
            <w:rFonts w:eastAsia="Times New Roman" w:cs="Times New Roman"/>
            <w:color w:val="252525"/>
            <w:szCs w:val="24"/>
            <w:shd w:val="clear" w:color="auto" w:fill="FFFFFF"/>
          </w:rPr>
          <w:t>”</w:t>
        </w:r>
      </w:ins>
      <w:r w:rsidRPr="00EB58A1">
        <w:rPr>
          <w:rFonts w:eastAsia="Times New Roman" w:cs="Times New Roman"/>
          <w:color w:val="252525"/>
          <w:szCs w:val="24"/>
          <w:shd w:val="clear" w:color="auto" w:fill="FFFFFF"/>
        </w:rPr>
        <w:t xml:space="preserve">. At </w:t>
      </w:r>
      <w:ins w:id="210" w:author="Alex Chen" w:date="2016-05-15T19:56:00Z">
        <w:r w:rsidR="00A55944">
          <w:rPr>
            <w:rFonts w:eastAsia="Times New Roman" w:cs="Times New Roman"/>
            <w:color w:val="252525"/>
            <w:szCs w:val="24"/>
            <w:shd w:val="clear" w:color="auto" w:fill="FFFFFF"/>
          </w:rPr>
          <w:t>s</w:t>
        </w:r>
      </w:ins>
      <w:del w:id="211" w:author="Alex Chen" w:date="2016-05-15T19:56:00Z">
        <w:r w:rsidRPr="00EB58A1" w:rsidDel="00A55944">
          <w:rPr>
            <w:rFonts w:eastAsia="Times New Roman" w:cs="Times New Roman"/>
            <w:color w:val="252525"/>
            <w:szCs w:val="24"/>
            <w:shd w:val="clear" w:color="auto" w:fill="FFFFFF"/>
          </w:rPr>
          <w:delText>S</w:delText>
        </w:r>
      </w:del>
      <w:r w:rsidRPr="00EB58A1">
        <w:rPr>
          <w:rFonts w:eastAsia="Times New Roman" w:cs="Times New Roman"/>
          <w:color w:val="252525"/>
          <w:szCs w:val="24"/>
          <w:shd w:val="clear" w:color="auto" w:fill="FFFFFF"/>
        </w:rPr>
        <w:t xml:space="preserve">erver side, a developer can add </w:t>
      </w:r>
      <w:del w:id="212" w:author="Alex Chen" w:date="2016-05-15T19:57:00Z">
        <w:r w:rsidRPr="00EB58A1" w:rsidDel="00A55944">
          <w:rPr>
            <w:rFonts w:eastAsia="Times New Roman" w:cs="Times New Roman"/>
            <w:color w:val="252525"/>
            <w:szCs w:val="24"/>
            <w:shd w:val="clear" w:color="auto" w:fill="FFFFFF"/>
          </w:rPr>
          <w:delText xml:space="preserve">an </w:delText>
        </w:r>
      </w:del>
      <w:r w:rsidRPr="00EB58A1">
        <w:rPr>
          <w:rFonts w:eastAsia="Times New Roman" w:cs="Times New Roman"/>
          <w:color w:val="252525"/>
          <w:szCs w:val="24"/>
          <w:shd w:val="clear" w:color="auto" w:fill="FFFFFF"/>
        </w:rPr>
        <w:t>observable resource</w:t>
      </w:r>
      <w:ins w:id="213" w:author="Alex Chen" w:date="2016-05-15T19:57:00Z">
        <w:r w:rsidR="00A55944">
          <w:rPr>
            <w:rFonts w:eastAsia="Times New Roman" w:cs="Times New Roman"/>
            <w:color w:val="252525"/>
            <w:szCs w:val="24"/>
            <w:shd w:val="clear" w:color="auto" w:fill="FFFFFF"/>
          </w:rPr>
          <w:t>s</w:t>
        </w:r>
      </w:ins>
      <w:r w:rsidRPr="00EB58A1">
        <w:rPr>
          <w:rFonts w:eastAsia="Times New Roman" w:cs="Times New Roman"/>
          <w:color w:val="252525"/>
          <w:szCs w:val="24"/>
          <w:shd w:val="clear" w:color="auto" w:fill="FFFFFF"/>
        </w:rPr>
        <w:t xml:space="preserve"> to </w:t>
      </w:r>
      <w:ins w:id="214" w:author="Alex Chen" w:date="2016-05-15T19:57:00Z">
        <w:r w:rsidR="00A55944">
          <w:rPr>
            <w:rFonts w:eastAsia="Times New Roman" w:cs="Times New Roman"/>
            <w:color w:val="252525"/>
            <w:szCs w:val="24"/>
            <w:shd w:val="clear" w:color="auto" w:fill="FFFFFF"/>
          </w:rPr>
          <w:t xml:space="preserve">the </w:t>
        </w:r>
      </w:ins>
      <w:r w:rsidRPr="00EB58A1">
        <w:rPr>
          <w:rFonts w:eastAsia="Times New Roman" w:cs="Times New Roman"/>
          <w:color w:val="252525"/>
          <w:szCs w:val="24"/>
          <w:shd w:val="clear" w:color="auto" w:fill="FFFFFF"/>
        </w:rPr>
        <w:t>observer list. Then, a client can register resource observer t</w:t>
      </w:r>
      <w:r>
        <w:rPr>
          <w:rFonts w:eastAsia="Times New Roman" w:cs="Times New Roman"/>
          <w:color w:val="252525"/>
          <w:szCs w:val="24"/>
          <w:shd w:val="clear" w:color="auto" w:fill="FFFFFF"/>
        </w:rPr>
        <w:t>o get data change notifications</w:t>
      </w:r>
      <w:r w:rsidR="00472E7E" w:rsidRPr="00472E7E">
        <w:rPr>
          <w:rFonts w:eastAsia="Times New Roman" w:cs="Times New Roman"/>
          <w:color w:val="252525"/>
          <w:szCs w:val="24"/>
          <w:shd w:val="clear" w:color="auto" w:fill="FFFFFF"/>
        </w:rPr>
        <w:t>.</w:t>
      </w:r>
    </w:p>
    <w:p w14:paraId="63514B28" w14:textId="77777777" w:rsidR="00472E7E" w:rsidRPr="00472E7E" w:rsidRDefault="00472E7E" w:rsidP="00C57EB0">
      <w:pPr>
        <w:spacing w:after="0" w:line="360" w:lineRule="auto"/>
        <w:rPr>
          <w:rFonts w:eastAsia="Times New Roman" w:cs="Times New Roman"/>
          <w:szCs w:val="24"/>
        </w:rPr>
      </w:pPr>
    </w:p>
    <w:p w14:paraId="40BD2B00" w14:textId="6C964CB0"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the highlights introduced above,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know that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is a compatible protocol designed for </w:t>
      </w:r>
      <w:proofErr w:type="spellStart"/>
      <w:r w:rsidRPr="00472E7E">
        <w:rPr>
          <w:rFonts w:eastAsia="Times New Roman" w:cs="Times New Roman"/>
          <w:color w:val="252525"/>
          <w:szCs w:val="24"/>
          <w:shd w:val="clear" w:color="auto" w:fill="FFFFFF"/>
        </w:rPr>
        <w:t>IoT</w:t>
      </w:r>
      <w:proofErr w:type="spellEnd"/>
      <w:r w:rsidRPr="00472E7E">
        <w:rPr>
          <w:rFonts w:eastAsia="Times New Roman" w:cs="Times New Roman"/>
          <w:color w:val="252525"/>
          <w:szCs w:val="24"/>
          <w:shd w:val="clear" w:color="auto" w:fill="FFFFFF"/>
        </w:rPr>
        <w:t xml:space="preserve">. Although it is efficient, it </w:t>
      </w:r>
      <w:ins w:id="215" w:author="Alex Chen" w:date="2016-05-15T20:01:00Z">
        <w:r w:rsidR="0092637A">
          <w:rPr>
            <w:rFonts w:eastAsia="Times New Roman" w:cs="Times New Roman"/>
            <w:color w:val="252525"/>
            <w:szCs w:val="24"/>
            <w:shd w:val="clear" w:color="auto" w:fill="FFFFFF"/>
          </w:rPr>
          <w:t xml:space="preserve">does </w:t>
        </w:r>
      </w:ins>
      <w:r w:rsidRPr="00472E7E">
        <w:rPr>
          <w:rFonts w:eastAsia="Times New Roman" w:cs="Times New Roman"/>
          <w:color w:val="252525"/>
          <w:szCs w:val="24"/>
          <w:shd w:val="clear" w:color="auto" w:fill="FFFFFF"/>
        </w:rPr>
        <w:t>not aim</w:t>
      </w:r>
      <w:del w:id="216" w:author="Alex Chen" w:date="2016-05-15T20:01:00Z">
        <w:r w:rsidRPr="00472E7E" w:rsidDel="0092637A">
          <w:rPr>
            <w:rFonts w:eastAsia="Times New Roman" w:cs="Times New Roman"/>
            <w:color w:val="252525"/>
            <w:szCs w:val="24"/>
            <w:shd w:val="clear" w:color="auto" w:fill="FFFFFF"/>
          </w:rPr>
          <w:delText>s</w:delText>
        </w:r>
      </w:del>
      <w:r w:rsidRPr="00472E7E">
        <w:rPr>
          <w:rFonts w:eastAsia="Times New Roman" w:cs="Times New Roman"/>
          <w:color w:val="252525"/>
          <w:szCs w:val="24"/>
          <w:shd w:val="clear" w:color="auto" w:fill="FFFFFF"/>
        </w:rPr>
        <w:t xml:space="preserve"> to replace HTTP. It is designed to support constrained network</w:t>
      </w:r>
      <w:r w:rsidR="000357E5">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under the </w:t>
      </w:r>
      <w:r w:rsidR="003B12EA">
        <w:rPr>
          <w:rFonts w:eastAsia="Times New Roman" w:cs="Times New Roman"/>
          <w:color w:val="252525"/>
          <w:szCs w:val="24"/>
          <w:shd w:val="clear" w:color="auto" w:fill="FFFFFF"/>
        </w:rPr>
        <w:t>consideration</w:t>
      </w:r>
      <w:r w:rsidRPr="00472E7E">
        <w:rPr>
          <w:rFonts w:eastAsia="Times New Roman" w:cs="Times New Roman"/>
          <w:color w:val="252525"/>
          <w:szCs w:val="24"/>
          <w:shd w:val="clear" w:color="auto" w:fill="FFFFFF"/>
        </w:rPr>
        <w:t xml:space="preserve"> of </w:t>
      </w:r>
      <w:r w:rsidR="00153B92">
        <w:rPr>
          <w:rFonts w:eastAsia="Times New Roman" w:cs="Times New Roman"/>
          <w:color w:val="252525"/>
          <w:szCs w:val="24"/>
          <w:shd w:val="clear" w:color="auto" w:fill="FFFFFF"/>
        </w:rPr>
        <w:t>merging</w:t>
      </w:r>
      <w:r w:rsidRPr="00472E7E">
        <w:rPr>
          <w:rFonts w:eastAsia="Times New Roman" w:cs="Times New Roman"/>
          <w:color w:val="252525"/>
          <w:szCs w:val="24"/>
          <w:shd w:val="clear" w:color="auto" w:fill="FFFFFF"/>
        </w:rPr>
        <w:t xml:space="preserve"> </w:t>
      </w:r>
      <w:r w:rsidR="000357E5">
        <w:rPr>
          <w:rFonts w:eastAsia="Times New Roman" w:cs="Times New Roman"/>
          <w:color w:val="252525"/>
          <w:szCs w:val="24"/>
          <w:shd w:val="clear" w:color="auto" w:fill="FFFFFF"/>
        </w:rPr>
        <w:t xml:space="preserve">them </w:t>
      </w:r>
      <w:r w:rsidR="0020302A">
        <w:rPr>
          <w:rFonts w:eastAsia="Times New Roman" w:cs="Times New Roman"/>
          <w:color w:val="252525"/>
          <w:szCs w:val="24"/>
          <w:shd w:val="clear" w:color="auto" w:fill="FFFFFF"/>
        </w:rPr>
        <w:t>into</w:t>
      </w:r>
      <w:r w:rsidRPr="00472E7E">
        <w:rPr>
          <w:rFonts w:eastAsia="Times New Roman" w:cs="Times New Roman"/>
          <w:color w:val="252525"/>
          <w:szCs w:val="24"/>
          <w:shd w:val="clear" w:color="auto" w:fill="FFFFFF"/>
        </w:rPr>
        <w:t xml:space="preserve"> exist</w:t>
      </w:r>
      <w:ins w:id="217" w:author="Alex Chen" w:date="2016-05-15T20:01:00Z">
        <w:r w:rsidR="0092637A">
          <w:rPr>
            <w:rFonts w:eastAsia="Times New Roman" w:cs="Times New Roman"/>
            <w:color w:val="252525"/>
            <w:szCs w:val="24"/>
            <w:shd w:val="clear" w:color="auto" w:fill="FFFFFF"/>
          </w:rPr>
          <w:t>ing</w:t>
        </w:r>
      </w:ins>
      <w:del w:id="218" w:author="Alex Chen" w:date="2016-05-15T20:01:00Z">
        <w:r w:rsidRPr="00472E7E" w:rsidDel="0092637A">
          <w:rPr>
            <w:rFonts w:eastAsia="Times New Roman" w:cs="Times New Roman"/>
            <w:color w:val="252525"/>
            <w:szCs w:val="24"/>
            <w:shd w:val="clear" w:color="auto" w:fill="FFFFFF"/>
          </w:rPr>
          <w:delText>s</w:delText>
        </w:r>
      </w:del>
      <w:r w:rsidRPr="00472E7E">
        <w:rPr>
          <w:rFonts w:eastAsia="Times New Roman" w:cs="Times New Roman"/>
          <w:color w:val="252525"/>
          <w:szCs w:val="24"/>
          <w:shd w:val="clear" w:color="auto" w:fill="FFFFFF"/>
        </w:rPr>
        <w:t xml:space="preserve"> network</w:t>
      </w:r>
      <w:r w:rsidR="00BB4D23">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As shown in the following chart,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expect the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w:t>
      </w:r>
      <w:ins w:id="219" w:author="Alex Chen" w:date="2016-05-15T20:01:00Z">
        <w:r w:rsidR="0092637A">
          <w:rPr>
            <w:rFonts w:eastAsia="Times New Roman" w:cs="Times New Roman"/>
            <w:color w:val="252525"/>
            <w:szCs w:val="24"/>
            <w:shd w:val="clear" w:color="auto" w:fill="FFFFFF"/>
          </w:rPr>
          <w:t xml:space="preserve">to </w:t>
        </w:r>
      </w:ins>
      <w:r w:rsidRPr="00472E7E">
        <w:rPr>
          <w:rFonts w:eastAsia="Times New Roman" w:cs="Times New Roman"/>
          <w:color w:val="252525"/>
          <w:szCs w:val="24"/>
          <w:shd w:val="clear" w:color="auto" w:fill="FFFFFF"/>
        </w:rPr>
        <w:t>handle m</w:t>
      </w:r>
      <w:r w:rsidR="00F011F6">
        <w:rPr>
          <w:rFonts w:eastAsia="Times New Roman" w:cs="Times New Roman"/>
          <w:color w:val="252525"/>
          <w:szCs w:val="24"/>
          <w:shd w:val="clear" w:color="auto" w:fill="FFFFFF"/>
        </w:rPr>
        <w:t xml:space="preserve">edium or small size messages as </w:t>
      </w:r>
      <w:r w:rsidRPr="00472E7E">
        <w:rPr>
          <w:rFonts w:eastAsia="Times New Roman" w:cs="Times New Roman"/>
          <w:color w:val="252525"/>
          <w:szCs w:val="24"/>
          <w:shd w:val="clear" w:color="auto" w:fill="FFFFFF"/>
        </w:rPr>
        <w:t>a bridge between fat web services and low payload networks.</w:t>
      </w:r>
    </w:p>
    <w:p w14:paraId="3427874D" w14:textId="77777777" w:rsidR="00367510" w:rsidRDefault="00472E7E" w:rsidP="00367510">
      <w:pPr>
        <w:keepNext/>
        <w:spacing w:after="0" w:line="360" w:lineRule="auto"/>
        <w:jc w:val="center"/>
      </w:pPr>
      <w:r w:rsidRPr="00472E7E">
        <w:rPr>
          <w:rFonts w:eastAsia="Times New Roman" w:cs="Times New Roman"/>
          <w:noProof/>
          <w:color w:val="252525"/>
          <w:szCs w:val="24"/>
          <w:shd w:val="clear" w:color="auto" w:fill="FFFFFF"/>
          <w:lang w:val="en-US" w:eastAsia="en-US"/>
        </w:rPr>
        <w:lastRenderedPageBreak/>
        <w:drawing>
          <wp:inline distT="0" distB="0" distL="0" distR="0" wp14:anchorId="1D6013B8" wp14:editId="09E129E0">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14:paraId="6B7E68D1" w14:textId="77777777" w:rsidR="00367510" w:rsidRPr="001D2384" w:rsidRDefault="00367510" w:rsidP="00367510">
      <w:pPr>
        <w:pStyle w:val="Caption"/>
        <w:rPr>
          <w:rFonts w:eastAsia="Times New Roman" w:cs="Times New Roman"/>
          <w:color w:val="0D0D0D" w:themeColor="text1" w:themeTint="F2"/>
          <w:szCs w:val="24"/>
        </w:rPr>
      </w:pPr>
      <w:bookmarkStart w:id="220" w:name="_Toc449446697"/>
      <w:bookmarkStart w:id="221" w:name="_Toc449450781"/>
      <w:bookmarkStart w:id="222" w:name="_Toc449949767"/>
      <w:proofErr w:type="gramStart"/>
      <w:r w:rsidRPr="00367510">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5</w:t>
      </w:r>
      <w:r w:rsidR="003B3445">
        <w:rPr>
          <w:color w:val="000000" w:themeColor="text1"/>
        </w:rPr>
        <w:fldChar w:fldCharType="end"/>
      </w:r>
      <w:r w:rsidRPr="00367510">
        <w:rPr>
          <w:color w:val="000000" w:themeColor="text1"/>
        </w:rPr>
        <w:t xml:space="preserve"> </w:t>
      </w:r>
      <w:r>
        <w:rPr>
          <w:color w:val="0D0D0D" w:themeColor="text1" w:themeTint="F2"/>
        </w:rPr>
        <w:t xml:space="preserve">From Web Applications to </w:t>
      </w:r>
      <w:proofErr w:type="spellStart"/>
      <w:r>
        <w:rPr>
          <w:color w:val="0D0D0D" w:themeColor="text1" w:themeTint="F2"/>
        </w:rPr>
        <w:t>IoT</w:t>
      </w:r>
      <w:proofErr w:type="spellEnd"/>
      <w:r>
        <w:rPr>
          <w:color w:val="0D0D0D" w:themeColor="text1" w:themeTint="F2"/>
        </w:rPr>
        <w:t xml:space="preserve"> Nodes</w:t>
      </w:r>
      <w:sdt>
        <w:sdtPr>
          <w:rPr>
            <w:color w:val="0D0D0D" w:themeColor="text1" w:themeTint="F2"/>
          </w:rPr>
          <w:id w:val="-1032572602"/>
          <w:citation/>
        </w:sdtPr>
        <w:sdtContent>
          <w:r>
            <w:rPr>
              <w:color w:val="0D0D0D" w:themeColor="text1" w:themeTint="F2"/>
            </w:rPr>
            <w:fldChar w:fldCharType="begin"/>
          </w:r>
          <w:r>
            <w:rPr>
              <w:color w:val="0D0D0D" w:themeColor="text1" w:themeTint="F2"/>
            </w:rPr>
            <w:instrText xml:space="preserve">CITATION 13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(Shelby, 2014)</w:t>
          </w:r>
          <w:r>
            <w:rPr>
              <w:color w:val="0D0D0D" w:themeColor="text1" w:themeTint="F2"/>
            </w:rPr>
            <w:fldChar w:fldCharType="end"/>
          </w:r>
        </w:sdtContent>
      </w:sdt>
      <w:bookmarkEnd w:id="220"/>
      <w:bookmarkEnd w:id="221"/>
      <w:bookmarkEnd w:id="222"/>
    </w:p>
    <w:p w14:paraId="6B87FD94" w14:textId="77777777" w:rsidR="00472E7E" w:rsidRPr="00472E7E" w:rsidRDefault="00472E7E" w:rsidP="00C57EB0">
      <w:pPr>
        <w:spacing w:after="0" w:line="360" w:lineRule="auto"/>
        <w:rPr>
          <w:rFonts w:eastAsia="Times New Roman" w:cs="Times New Roman"/>
          <w:szCs w:val="24"/>
        </w:rPr>
      </w:pPr>
    </w:p>
    <w:p w14:paraId="5B180715"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chart above also shows the current status of </w:t>
      </w:r>
      <w:proofErr w:type="spellStart"/>
      <w:r w:rsidRPr="00472E7E">
        <w:rPr>
          <w:rFonts w:eastAsia="Times New Roman" w:cs="Times New Roman"/>
          <w:color w:val="252525"/>
          <w:szCs w:val="24"/>
          <w:shd w:val="clear" w:color="auto" w:fill="FFFFFF"/>
        </w:rPr>
        <w:t>IoT</w:t>
      </w:r>
      <w:proofErr w:type="spellEnd"/>
      <w:r w:rsidRPr="00472E7E">
        <w:rPr>
          <w:rFonts w:eastAsia="Times New Roman" w:cs="Times New Roman"/>
          <w:color w:val="252525"/>
          <w:szCs w:val="24"/>
          <w:shd w:val="clear" w:color="auto" w:fill="FFFFFF"/>
        </w:rPr>
        <w:t xml:space="preserve"> network </w:t>
      </w:r>
      <w:r w:rsidR="00B030A8" w:rsidRPr="00B030A8">
        <w:rPr>
          <w:rFonts w:eastAsia="Times New Roman" w:cs="Times New Roman"/>
          <w:color w:val="252525"/>
          <w:szCs w:val="24"/>
          <w:shd w:val="clear" w:color="auto" w:fill="FFFFFF"/>
        </w:rPr>
        <w:t xml:space="preserve">regarding </w:t>
      </w:r>
      <w:r w:rsidRPr="00472E7E">
        <w:rPr>
          <w:rFonts w:eastAsia="Times New Roman" w:cs="Times New Roman"/>
          <w:color w:val="252525"/>
          <w:szCs w:val="24"/>
          <w:shd w:val="clear" w:color="auto" w:fill="FFFFFF"/>
        </w:rPr>
        <w:t xml:space="preserve">payload size. </w:t>
      </w:r>
    </w:p>
    <w:p w14:paraId="43D49542" w14:textId="22DC1DC5"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web applications where payload size relatively high is the backbone of </w:t>
      </w:r>
      <w:proofErr w:type="spellStart"/>
      <w:r w:rsidRPr="00472E7E">
        <w:rPr>
          <w:rFonts w:eastAsia="Times New Roman" w:cs="Times New Roman"/>
          <w:color w:val="252525"/>
          <w:szCs w:val="24"/>
          <w:shd w:val="clear" w:color="auto" w:fill="FFFFFF"/>
        </w:rPr>
        <w:t>IoT</w:t>
      </w:r>
      <w:proofErr w:type="spellEnd"/>
      <w:r w:rsidRPr="00472E7E">
        <w:rPr>
          <w:rFonts w:eastAsia="Times New Roman" w:cs="Times New Roman"/>
          <w:color w:val="252525"/>
          <w:szCs w:val="24"/>
          <w:shd w:val="clear" w:color="auto" w:fill="FFFFFF"/>
        </w:rPr>
        <w:t xml:space="preserve"> network.</w:t>
      </w:r>
      <w:ins w:id="223" w:author="Alex Chen" w:date="2016-05-15T20:04:00Z">
        <w:r w:rsidR="00CC073E">
          <w:rPr>
            <w:rFonts w:eastAsia="Times New Roman" w:cs="Times New Roman"/>
            <w:color w:val="252525"/>
            <w:szCs w:val="24"/>
            <w:shd w:val="clear" w:color="auto" w:fill="FFFFFF"/>
          </w:rPr>
          <w:t xml:space="preserve"> (???)</w:t>
        </w:r>
      </w:ins>
      <w:r w:rsidRPr="00472E7E">
        <w:rPr>
          <w:rFonts w:eastAsia="Times New Roman" w:cs="Times New Roman"/>
          <w:color w:val="252525"/>
          <w:szCs w:val="24"/>
          <w:shd w:val="clear" w:color="auto" w:fill="FFFFFF"/>
        </w:rPr>
        <w:t xml:space="preserve"> The majority of web applicati</w:t>
      </w:r>
      <w:r w:rsidR="00B57985">
        <w:rPr>
          <w:rFonts w:eastAsia="Times New Roman" w:cs="Times New Roman"/>
          <w:color w:val="252525"/>
          <w:szCs w:val="24"/>
          <w:shd w:val="clear" w:color="auto" w:fill="FFFFFF"/>
        </w:rPr>
        <w:t>ons adopt HTTP</w:t>
      </w:r>
      <w:r w:rsidRPr="00472E7E">
        <w:rPr>
          <w:rFonts w:eastAsia="Times New Roman" w:cs="Times New Roman"/>
          <w:color w:val="252525"/>
          <w:szCs w:val="24"/>
          <w:shd w:val="clear" w:color="auto" w:fill="FFFFFF"/>
        </w:rPr>
        <w:t xml:space="preserve">. In general, the payload size should beyond 1000 bytes since the </w:t>
      </w:r>
      <w:r w:rsidR="00AA2358">
        <w:rPr>
          <w:rFonts w:eastAsia="Times New Roman" w:cs="Times New Roman"/>
          <w:color w:val="252525"/>
          <w:szCs w:val="24"/>
          <w:shd w:val="clear" w:color="auto" w:fill="FFFFFF"/>
        </w:rPr>
        <w:t xml:space="preserve">maximum </w:t>
      </w:r>
      <w:r w:rsidRPr="00472E7E">
        <w:rPr>
          <w:rFonts w:eastAsia="Times New Roman" w:cs="Times New Roman"/>
          <w:color w:val="252525"/>
          <w:szCs w:val="24"/>
          <w:shd w:val="clear" w:color="auto" w:fill="FFFFFF"/>
        </w:rPr>
        <w:t xml:space="preserve">size of TCP is </w:t>
      </w:r>
      <w:r w:rsidRPr="00472E7E">
        <w:rPr>
          <w:rFonts w:eastAsia="Times New Roman" w:cs="Times New Roman"/>
          <w:color w:val="222222"/>
          <w:szCs w:val="24"/>
          <w:shd w:val="clear" w:color="auto" w:fill="FFFFFF"/>
        </w:rPr>
        <w:t>65,535bytes and 65,507bytes for UDP.</w:t>
      </w:r>
    </w:p>
    <w:p w14:paraId="4D6EDCA4" w14:textId="77777777" w:rsidR="00DA7CDD" w:rsidRPr="00DA7CDD" w:rsidRDefault="00DA7CDD" w:rsidP="00DA7CDD">
      <w:pPr>
        <w:spacing w:after="0" w:line="360" w:lineRule="auto"/>
        <w:rPr>
          <w:rFonts w:eastAsia="Times New Roman" w:cs="Times New Roman"/>
          <w:color w:val="252525"/>
          <w:szCs w:val="24"/>
          <w:shd w:val="clear" w:color="auto" w:fill="FFFFFF"/>
        </w:rPr>
      </w:pPr>
    </w:p>
    <w:p w14:paraId="31136D59" w14:textId="119DFAD2" w:rsidR="00472E7E" w:rsidRPr="00472E7E" w:rsidRDefault="00DA7CDD" w:rsidP="00DA7CDD">
      <w:pPr>
        <w:spacing w:after="0" w:line="360" w:lineRule="auto"/>
        <w:rPr>
          <w:rFonts w:eastAsia="Times New Roman" w:cs="Times New Roman"/>
          <w:szCs w:val="24"/>
        </w:rPr>
      </w:pPr>
      <w:r w:rsidRPr="00DA7CDD">
        <w:rPr>
          <w:rFonts w:eastAsia="Times New Roman" w:cs="Times New Roman"/>
          <w:color w:val="252525"/>
          <w:szCs w:val="24"/>
          <w:shd w:val="clear" w:color="auto" w:fill="FFFFFF"/>
        </w:rPr>
        <w:t xml:space="preserve">Between giant network and </w:t>
      </w:r>
      <w:proofErr w:type="spellStart"/>
      <w:r w:rsidRPr="00DA7CDD">
        <w:rPr>
          <w:rFonts w:eastAsia="Times New Roman" w:cs="Times New Roman"/>
          <w:color w:val="252525"/>
          <w:szCs w:val="24"/>
          <w:shd w:val="clear" w:color="auto" w:fill="FFFFFF"/>
        </w:rPr>
        <w:t>IoT</w:t>
      </w:r>
      <w:proofErr w:type="spellEnd"/>
      <w:r w:rsidRPr="00DA7CDD">
        <w:rPr>
          <w:rFonts w:eastAsia="Times New Roman" w:cs="Times New Roman"/>
          <w:color w:val="252525"/>
          <w:szCs w:val="24"/>
          <w:shd w:val="clear" w:color="auto" w:fill="FFFFFF"/>
        </w:rPr>
        <w:t xml:space="preserve"> nodes, there are routers which act as interpreter</w:t>
      </w:r>
      <w:r w:rsidR="001E7882">
        <w:rPr>
          <w:rFonts w:eastAsia="Times New Roman" w:cs="Times New Roman"/>
          <w:color w:val="252525"/>
          <w:szCs w:val="24"/>
          <w:shd w:val="clear" w:color="auto" w:fill="FFFFFF"/>
        </w:rPr>
        <w:t>s</w:t>
      </w:r>
      <w:r w:rsidRPr="00DA7CDD">
        <w:rPr>
          <w:rFonts w:eastAsia="Times New Roman" w:cs="Times New Roman"/>
          <w:color w:val="252525"/>
          <w:szCs w:val="24"/>
          <w:shd w:val="clear" w:color="auto" w:fill="FFFFFF"/>
        </w:rPr>
        <w:t xml:space="preserve"> between </w:t>
      </w:r>
      <w:proofErr w:type="spellStart"/>
      <w:r w:rsidRPr="00DA7CDD">
        <w:rPr>
          <w:rFonts w:eastAsia="Times New Roman" w:cs="Times New Roman"/>
          <w:color w:val="252525"/>
          <w:szCs w:val="24"/>
          <w:shd w:val="clear" w:color="auto" w:fill="FFFFFF"/>
        </w:rPr>
        <w:t>CoAP</w:t>
      </w:r>
      <w:proofErr w:type="spellEnd"/>
      <w:r w:rsidRPr="00DA7CDD">
        <w:rPr>
          <w:rFonts w:eastAsia="Times New Roman" w:cs="Times New Roman"/>
          <w:color w:val="252525"/>
          <w:szCs w:val="24"/>
          <w:shd w:val="clear" w:color="auto" w:fill="FFFFFF"/>
        </w:rPr>
        <w:t xml:space="preserve"> </w:t>
      </w:r>
      <w:r w:rsidR="00127F7F">
        <w:rPr>
          <w:rFonts w:eastAsia="Times New Roman" w:cs="Times New Roman"/>
          <w:color w:val="252525"/>
          <w:szCs w:val="24"/>
          <w:shd w:val="clear" w:color="auto" w:fill="FFFFFF"/>
        </w:rPr>
        <w:t xml:space="preserve">services </w:t>
      </w:r>
      <w:r w:rsidRPr="00DA7CDD">
        <w:rPr>
          <w:rFonts w:eastAsia="Times New Roman" w:cs="Times New Roman"/>
          <w:color w:val="252525"/>
          <w:szCs w:val="24"/>
          <w:shd w:val="clear" w:color="auto" w:fill="FFFFFF"/>
        </w:rPr>
        <w:t>and HTTP</w:t>
      </w:r>
      <w:r w:rsidR="00127F7F">
        <w:rPr>
          <w:rFonts w:eastAsia="Times New Roman" w:cs="Times New Roman"/>
          <w:color w:val="252525"/>
          <w:szCs w:val="24"/>
          <w:shd w:val="clear" w:color="auto" w:fill="FFFFFF"/>
        </w:rPr>
        <w:t xml:space="preserve"> services</w:t>
      </w:r>
      <w:r w:rsidRPr="00DA7CDD">
        <w:rPr>
          <w:rFonts w:eastAsia="Times New Roman" w:cs="Times New Roman"/>
          <w:color w:val="252525"/>
          <w:szCs w:val="24"/>
          <w:shd w:val="clear" w:color="auto" w:fill="FFFFFF"/>
        </w:rPr>
        <w:t xml:space="preserve">. As shown above, attributes in </w:t>
      </w:r>
      <w:proofErr w:type="spellStart"/>
      <w:r w:rsidRPr="00DA7CDD">
        <w:rPr>
          <w:rFonts w:eastAsia="Times New Roman" w:cs="Times New Roman"/>
          <w:color w:val="252525"/>
          <w:szCs w:val="24"/>
          <w:shd w:val="clear" w:color="auto" w:fill="FFFFFF"/>
        </w:rPr>
        <w:t>CoAP</w:t>
      </w:r>
      <w:proofErr w:type="spellEnd"/>
      <w:r w:rsidRPr="00DA7CDD">
        <w:rPr>
          <w:rFonts w:eastAsia="Times New Roman" w:cs="Times New Roman"/>
          <w:color w:val="252525"/>
          <w:szCs w:val="24"/>
          <w:shd w:val="clear" w:color="auto" w:fill="FFFFFF"/>
        </w:rPr>
        <w:t xml:space="preserve"> and HTTP are similar, which minimize</w:t>
      </w:r>
      <w:del w:id="224" w:author="Alex Chen" w:date="2016-05-15T20:05:00Z">
        <w:r w:rsidRPr="00DA7CDD" w:rsidDel="00CC073E">
          <w:rPr>
            <w:rFonts w:eastAsia="Times New Roman" w:cs="Times New Roman"/>
            <w:color w:val="252525"/>
            <w:szCs w:val="24"/>
            <w:shd w:val="clear" w:color="auto" w:fill="FFFFFF"/>
          </w:rPr>
          <w:delText>d</w:delText>
        </w:r>
      </w:del>
      <w:r w:rsidRPr="00DA7CDD">
        <w:rPr>
          <w:rFonts w:eastAsia="Times New Roman" w:cs="Times New Roman"/>
          <w:color w:val="252525"/>
          <w:szCs w:val="24"/>
          <w:shd w:val="clear" w:color="auto" w:fill="FFFFFF"/>
        </w:rPr>
        <w:t xml:space="preserve"> works in a proxy. On the other hand, </w:t>
      </w:r>
      <w:ins w:id="225" w:author="Alex Chen" w:date="2016-05-15T20:05:00Z">
        <w:r w:rsidR="00CC073E">
          <w:rPr>
            <w:rFonts w:eastAsia="Times New Roman" w:cs="Times New Roman"/>
            <w:color w:val="252525"/>
            <w:szCs w:val="24"/>
            <w:shd w:val="clear" w:color="auto" w:fill="FFFFFF"/>
          </w:rPr>
          <w:t>s</w:t>
        </w:r>
      </w:ins>
      <w:del w:id="226" w:author="Alex Chen" w:date="2016-05-15T20:05:00Z">
        <w:r w:rsidRPr="00DA7CDD" w:rsidDel="00CC073E">
          <w:rPr>
            <w:rFonts w:eastAsia="Times New Roman" w:cs="Times New Roman"/>
            <w:color w:val="252525"/>
            <w:szCs w:val="24"/>
            <w:shd w:val="clear" w:color="auto" w:fill="FFFFFF"/>
          </w:rPr>
          <w:delText>S</w:delText>
        </w:r>
      </w:del>
      <w:r w:rsidRPr="00DA7CDD">
        <w:rPr>
          <w:rFonts w:eastAsia="Times New Roman" w:cs="Times New Roman"/>
          <w:color w:val="252525"/>
          <w:szCs w:val="24"/>
          <w:shd w:val="clear" w:color="auto" w:fill="FFFFFF"/>
        </w:rPr>
        <w:t xml:space="preserve">ince </w:t>
      </w:r>
      <w:proofErr w:type="spellStart"/>
      <w:r w:rsidRPr="00DA7CDD">
        <w:rPr>
          <w:rFonts w:eastAsia="Times New Roman" w:cs="Times New Roman"/>
          <w:color w:val="252525"/>
          <w:szCs w:val="24"/>
          <w:shd w:val="clear" w:color="auto" w:fill="FFFFFF"/>
        </w:rPr>
        <w:t>CoAP</w:t>
      </w:r>
      <w:proofErr w:type="spellEnd"/>
      <w:r w:rsidRPr="00DA7CDD">
        <w:rPr>
          <w:rFonts w:eastAsia="Times New Roman" w:cs="Times New Roman"/>
          <w:color w:val="252525"/>
          <w:szCs w:val="24"/>
          <w:shd w:val="clear" w:color="auto" w:fill="FFFFFF"/>
        </w:rPr>
        <w:t xml:space="preserve"> is designed for lightweight </w:t>
      </w:r>
      <w:proofErr w:type="gramStart"/>
      <w:r w:rsidRPr="00DA7CDD">
        <w:rPr>
          <w:rFonts w:eastAsia="Times New Roman" w:cs="Times New Roman"/>
          <w:color w:val="252525"/>
          <w:szCs w:val="24"/>
          <w:shd w:val="clear" w:color="auto" w:fill="FFFFFF"/>
        </w:rPr>
        <w:t>communication,</w:t>
      </w:r>
      <w:proofErr w:type="gramEnd"/>
      <w:r w:rsidRPr="00DA7CDD">
        <w:rPr>
          <w:rFonts w:eastAsia="Times New Roman" w:cs="Times New Roman"/>
          <w:color w:val="252525"/>
          <w:szCs w:val="24"/>
          <w:shd w:val="clear" w:color="auto" w:fill="FFFFFF"/>
        </w:rPr>
        <w:t xml:space="preserve"> it </w:t>
      </w:r>
      <w:del w:id="227" w:author="Alex Chen" w:date="2016-05-15T20:05:00Z">
        <w:r w:rsidRPr="00DA7CDD" w:rsidDel="00CC073E">
          <w:rPr>
            <w:rFonts w:eastAsia="Times New Roman" w:cs="Times New Roman"/>
            <w:color w:val="252525"/>
            <w:szCs w:val="24"/>
            <w:shd w:val="clear" w:color="auto" w:fill="FFFFFF"/>
          </w:rPr>
          <w:delText xml:space="preserve">is </w:delText>
        </w:r>
      </w:del>
      <w:r w:rsidRPr="00DA7CDD">
        <w:rPr>
          <w:rFonts w:eastAsia="Times New Roman" w:cs="Times New Roman"/>
          <w:color w:val="252525"/>
          <w:szCs w:val="24"/>
          <w:shd w:val="clear" w:color="auto" w:fill="FFFFFF"/>
        </w:rPr>
        <w:t>can be transferred in channels with lower bandwidth (around 100s bytes</w:t>
      </w:r>
      <w:ins w:id="228" w:author="Alex Chen" w:date="2016-05-15T20:06:00Z">
        <w:r w:rsidR="00CC073E">
          <w:rPr>
            <w:rFonts w:eastAsia="Times New Roman" w:cs="Times New Roman"/>
            <w:color w:val="252525"/>
            <w:szCs w:val="24"/>
            <w:shd w:val="clear" w:color="auto" w:fill="FFFFFF"/>
          </w:rPr>
          <w:t>??</w:t>
        </w:r>
      </w:ins>
      <w:r w:rsidRPr="00DA7CDD">
        <w:rPr>
          <w:rFonts w:eastAsia="Times New Roman" w:cs="Times New Roman"/>
          <w:color w:val="252525"/>
          <w:szCs w:val="24"/>
          <w:shd w:val="clear" w:color="auto" w:fill="FFFFFF"/>
        </w:rPr>
        <w:t xml:space="preserve">). Further, at the far end nodes of </w:t>
      </w:r>
      <w:proofErr w:type="spellStart"/>
      <w:r w:rsidRPr="00DA7CDD">
        <w:rPr>
          <w:rFonts w:eastAsia="Times New Roman" w:cs="Times New Roman"/>
          <w:color w:val="252525"/>
          <w:szCs w:val="24"/>
          <w:shd w:val="clear" w:color="auto" w:fill="FFFFFF"/>
        </w:rPr>
        <w:t>IoT</w:t>
      </w:r>
      <w:proofErr w:type="spellEnd"/>
      <w:r w:rsidRPr="00DA7CDD">
        <w:rPr>
          <w:rFonts w:eastAsia="Times New Roman" w:cs="Times New Roman"/>
          <w:color w:val="252525"/>
          <w:szCs w:val="24"/>
          <w:shd w:val="clear" w:color="auto" w:fill="FFFFFF"/>
        </w:rPr>
        <w:t xml:space="preserve"> networks, there are many tiny devices with low bandwidth network</w:t>
      </w:r>
      <w:ins w:id="229" w:author="Alex Chen" w:date="2016-05-15T20:06:00Z">
        <w:r w:rsidR="00CC073E">
          <w:rPr>
            <w:rFonts w:eastAsia="Times New Roman" w:cs="Times New Roman"/>
            <w:color w:val="252525"/>
            <w:szCs w:val="24"/>
            <w:shd w:val="clear" w:color="auto" w:fill="FFFFFF"/>
          </w:rPr>
          <w:t>s</w:t>
        </w:r>
      </w:ins>
      <w:ins w:id="230" w:author="Alex Chen" w:date="2016-05-15T20:07:00Z">
        <w:r w:rsidR="00CC073E">
          <w:rPr>
            <w:rFonts w:eastAsia="Times New Roman" w:cs="Times New Roman"/>
            <w:color w:val="252525"/>
            <w:szCs w:val="24"/>
            <w:shd w:val="clear" w:color="auto" w:fill="FFFFFF"/>
          </w:rPr>
          <w:t xml:space="preserve">, </w:t>
        </w:r>
      </w:ins>
      <w:del w:id="231" w:author="Alex Chen" w:date="2016-05-15T20:07:00Z">
        <w:r w:rsidRPr="00DA7CDD" w:rsidDel="00CC073E">
          <w:rPr>
            <w:rFonts w:eastAsia="Times New Roman" w:cs="Times New Roman"/>
            <w:color w:val="252525"/>
            <w:szCs w:val="24"/>
            <w:shd w:val="clear" w:color="auto" w:fill="FFFFFF"/>
          </w:rPr>
          <w:delText>.</w:delText>
        </w:r>
      </w:del>
      <w:r w:rsidRPr="00DA7CDD">
        <w:rPr>
          <w:rFonts w:eastAsia="Times New Roman" w:cs="Times New Roman"/>
          <w:color w:val="252525"/>
          <w:szCs w:val="24"/>
          <w:shd w:val="clear" w:color="auto" w:fill="FFFFFF"/>
        </w:rPr>
        <w:t xml:space="preserve"> </w:t>
      </w:r>
      <w:ins w:id="232" w:author="Alex Chen" w:date="2016-05-15T20:07:00Z">
        <w:r w:rsidR="00CC073E">
          <w:rPr>
            <w:rFonts w:eastAsia="Times New Roman" w:cs="Times New Roman"/>
            <w:color w:val="252525"/>
            <w:szCs w:val="24"/>
            <w:shd w:val="clear" w:color="auto" w:fill="FFFFFF"/>
          </w:rPr>
          <w:t>f</w:t>
        </w:r>
      </w:ins>
      <w:del w:id="233" w:author="Alex Chen" w:date="2016-05-15T20:07:00Z">
        <w:r w:rsidRPr="00DA7CDD" w:rsidDel="00CC073E">
          <w:rPr>
            <w:rFonts w:eastAsia="Times New Roman" w:cs="Times New Roman"/>
            <w:color w:val="252525"/>
            <w:szCs w:val="24"/>
            <w:shd w:val="clear" w:color="auto" w:fill="FFFFFF"/>
          </w:rPr>
          <w:delText>F</w:delText>
        </w:r>
      </w:del>
      <w:r w:rsidRPr="00DA7CDD">
        <w:rPr>
          <w:rFonts w:eastAsia="Times New Roman" w:cs="Times New Roman"/>
          <w:color w:val="252525"/>
          <w:szCs w:val="24"/>
          <w:shd w:val="clear" w:color="auto" w:fill="FFFFFF"/>
        </w:rPr>
        <w:t xml:space="preserve">or example, sensors in a room, </w:t>
      </w:r>
      <w:proofErr w:type="spellStart"/>
      <w:r w:rsidRPr="00DA7CDD">
        <w:rPr>
          <w:rFonts w:eastAsia="Times New Roman" w:cs="Times New Roman"/>
          <w:color w:val="252525"/>
          <w:szCs w:val="24"/>
          <w:shd w:val="clear" w:color="auto" w:fill="FFFFFF"/>
        </w:rPr>
        <w:t>iBeacon</w:t>
      </w:r>
      <w:proofErr w:type="spellEnd"/>
      <w:r w:rsidRPr="00DA7CDD">
        <w:rPr>
          <w:rFonts w:eastAsia="Times New Roman" w:cs="Times New Roman"/>
          <w:color w:val="252525"/>
          <w:szCs w:val="24"/>
          <w:shd w:val="clear" w:color="auto" w:fill="FFFFFF"/>
        </w:rPr>
        <w:t xml:space="preserve"> in </w:t>
      </w:r>
      <w:r w:rsidR="008063CC">
        <w:rPr>
          <w:rFonts w:eastAsia="Times New Roman" w:cs="Times New Roman"/>
          <w:color w:val="252525"/>
          <w:szCs w:val="24"/>
          <w:shd w:val="clear" w:color="auto" w:fill="FFFFFF"/>
        </w:rPr>
        <w:t xml:space="preserve">a </w:t>
      </w:r>
      <w:r w:rsidR="008F2A70">
        <w:rPr>
          <w:rFonts w:cs="Times New Roman" w:hint="eastAsia"/>
          <w:color w:val="252525"/>
          <w:szCs w:val="24"/>
          <w:shd w:val="clear" w:color="auto" w:fill="FFFFFF"/>
        </w:rPr>
        <w:t>small</w:t>
      </w:r>
      <w:r w:rsidR="008F2A70">
        <w:rPr>
          <w:rFonts w:cs="Times New Roman"/>
          <w:color w:val="252525"/>
          <w:szCs w:val="24"/>
          <w:shd w:val="clear" w:color="auto" w:fill="FFFFFF"/>
        </w:rPr>
        <w:t xml:space="preserve"> store</w:t>
      </w:r>
      <w:r w:rsidRPr="00DA7CDD">
        <w:rPr>
          <w:rFonts w:eastAsia="Times New Roman" w:cs="Times New Roman"/>
          <w:color w:val="252525"/>
          <w:szCs w:val="24"/>
          <w:shd w:val="clear" w:color="auto" w:fill="FFFFFF"/>
        </w:rPr>
        <w:t xml:space="preserve">, and </w:t>
      </w:r>
      <w:r>
        <w:rPr>
          <w:rFonts w:eastAsia="Times New Roman" w:cs="Times New Roman"/>
          <w:color w:val="252525"/>
          <w:szCs w:val="24"/>
          <w:shd w:val="clear" w:color="auto" w:fill="FFFFFF"/>
        </w:rPr>
        <w:t>remote start component</w:t>
      </w:r>
      <w:ins w:id="234" w:author="Alex Chen" w:date="2016-05-15T20:07:00Z">
        <w:r w:rsidR="00CC073E">
          <w:rPr>
            <w:rFonts w:eastAsia="Times New Roman" w:cs="Times New Roman"/>
            <w:color w:val="252525"/>
            <w:szCs w:val="24"/>
            <w:shd w:val="clear" w:color="auto" w:fill="FFFFFF"/>
          </w:rPr>
          <w:t>s</w:t>
        </w:r>
      </w:ins>
      <w:r>
        <w:rPr>
          <w:rFonts w:eastAsia="Times New Roman" w:cs="Times New Roman"/>
          <w:color w:val="252525"/>
          <w:szCs w:val="24"/>
          <w:shd w:val="clear" w:color="auto" w:fill="FFFFFF"/>
        </w:rPr>
        <w:t xml:space="preserve"> in </w:t>
      </w:r>
      <w:del w:id="235" w:author="Alex Chen" w:date="2016-05-15T20:07:00Z">
        <w:r w:rsidDel="00CC073E">
          <w:rPr>
            <w:rFonts w:eastAsia="Times New Roman" w:cs="Times New Roman"/>
            <w:color w:val="252525"/>
            <w:szCs w:val="24"/>
            <w:shd w:val="clear" w:color="auto" w:fill="FFFFFF"/>
          </w:rPr>
          <w:delText xml:space="preserve">a </w:delText>
        </w:r>
      </w:del>
      <w:r>
        <w:rPr>
          <w:rFonts w:eastAsia="Times New Roman" w:cs="Times New Roman"/>
          <w:color w:val="252525"/>
          <w:szCs w:val="24"/>
          <w:shd w:val="clear" w:color="auto" w:fill="FFFFFF"/>
        </w:rPr>
        <w:t>car</w:t>
      </w:r>
      <w:ins w:id="236" w:author="Alex Chen" w:date="2016-05-15T20:07:00Z">
        <w:r w:rsidR="00CC073E">
          <w:rPr>
            <w:rFonts w:eastAsia="Times New Roman" w:cs="Times New Roman"/>
            <w:color w:val="252525"/>
            <w:szCs w:val="24"/>
            <w:shd w:val="clear" w:color="auto" w:fill="FFFFFF"/>
          </w:rPr>
          <w:t>s</w:t>
        </w:r>
      </w:ins>
      <w:r w:rsidR="00472E7E" w:rsidRPr="00472E7E">
        <w:rPr>
          <w:rFonts w:eastAsia="Times New Roman" w:cs="Times New Roman"/>
          <w:color w:val="252525"/>
          <w:szCs w:val="24"/>
          <w:shd w:val="clear" w:color="auto" w:fill="FFFFFF"/>
        </w:rPr>
        <w:t xml:space="preserve">. </w:t>
      </w:r>
    </w:p>
    <w:p w14:paraId="5156CD24" w14:textId="77777777" w:rsidR="00472E7E" w:rsidRPr="00472E7E" w:rsidRDefault="00472E7E" w:rsidP="00C57EB0">
      <w:pPr>
        <w:spacing w:after="0" w:line="360" w:lineRule="auto"/>
        <w:rPr>
          <w:rFonts w:eastAsia="Times New Roman" w:cs="Times New Roman"/>
          <w:szCs w:val="24"/>
        </w:rPr>
      </w:pPr>
    </w:p>
    <w:p w14:paraId="0A08C7CE" w14:textId="560F8A74" w:rsidR="00472E7E" w:rsidRDefault="006048AA" w:rsidP="007B5251">
      <w:pPr>
        <w:spacing w:after="0" w:line="360" w:lineRule="auto"/>
        <w:rPr>
          <w:rFonts w:eastAsia="Times New Roman" w:cs="Times New Roman"/>
          <w:szCs w:val="24"/>
        </w:rPr>
      </w:pPr>
      <w:r w:rsidRPr="006048AA">
        <w:rPr>
          <w:rFonts w:eastAsia="Times New Roman" w:cs="Times New Roman"/>
          <w:color w:val="252525"/>
          <w:szCs w:val="24"/>
          <w:shd w:val="clear" w:color="auto" w:fill="FFFFFF"/>
        </w:rPr>
        <w:t xml:space="preserve">In conclusion, </w:t>
      </w:r>
      <w:proofErr w:type="spellStart"/>
      <w:r w:rsidRPr="006048AA">
        <w:rPr>
          <w:rFonts w:eastAsia="Times New Roman" w:cs="Times New Roman"/>
          <w:color w:val="252525"/>
          <w:szCs w:val="24"/>
          <w:shd w:val="clear" w:color="auto" w:fill="FFFFFF"/>
        </w:rPr>
        <w:t>CoAP</w:t>
      </w:r>
      <w:proofErr w:type="spellEnd"/>
      <w:r w:rsidRPr="006048AA">
        <w:rPr>
          <w:rFonts w:eastAsia="Times New Roman" w:cs="Times New Roman"/>
          <w:color w:val="252525"/>
          <w:szCs w:val="24"/>
          <w:shd w:val="clear" w:color="auto" w:fill="FFFFFF"/>
        </w:rPr>
        <w:t xml:space="preserve"> provides a solution </w:t>
      </w:r>
      <w:del w:id="237" w:author="Alex Chen" w:date="2016-05-15T20:08:00Z">
        <w:r w:rsidRPr="006048AA" w:rsidDel="00360117">
          <w:rPr>
            <w:rFonts w:eastAsia="Times New Roman" w:cs="Times New Roman"/>
            <w:color w:val="252525"/>
            <w:szCs w:val="24"/>
            <w:shd w:val="clear" w:color="auto" w:fill="FFFFFF"/>
          </w:rPr>
          <w:delText xml:space="preserve">for </w:delText>
        </w:r>
      </w:del>
      <w:ins w:id="238" w:author="Alex Chen" w:date="2016-05-15T20:08:00Z">
        <w:r w:rsidR="00360117">
          <w:rPr>
            <w:rFonts w:eastAsia="Times New Roman" w:cs="Times New Roman"/>
            <w:color w:val="252525"/>
            <w:szCs w:val="24"/>
            <w:shd w:val="clear" w:color="auto" w:fill="FFFFFF"/>
          </w:rPr>
          <w:t>of</w:t>
        </w:r>
        <w:r w:rsidR="00360117" w:rsidRPr="006048AA">
          <w:rPr>
            <w:rFonts w:eastAsia="Times New Roman" w:cs="Times New Roman"/>
            <w:color w:val="252525"/>
            <w:szCs w:val="24"/>
            <w:shd w:val="clear" w:color="auto" w:fill="FFFFFF"/>
          </w:rPr>
          <w:t xml:space="preserve"> </w:t>
        </w:r>
      </w:ins>
      <w:r w:rsidRPr="006048AA">
        <w:rPr>
          <w:rFonts w:eastAsia="Times New Roman" w:cs="Times New Roman"/>
          <w:color w:val="252525"/>
          <w:szCs w:val="24"/>
          <w:shd w:val="clear" w:color="auto" w:fill="FFFFFF"/>
        </w:rPr>
        <w:t>merg</w:t>
      </w:r>
      <w:ins w:id="239" w:author="Alex Chen" w:date="2016-05-15T20:08:00Z">
        <w:r w:rsidR="00360117">
          <w:rPr>
            <w:rFonts w:eastAsia="Times New Roman" w:cs="Times New Roman"/>
            <w:color w:val="252525"/>
            <w:szCs w:val="24"/>
            <w:shd w:val="clear" w:color="auto" w:fill="FFFFFF"/>
          </w:rPr>
          <w:t>ing</w:t>
        </w:r>
      </w:ins>
      <w:del w:id="240" w:author="Alex Chen" w:date="2016-05-15T20:08:00Z">
        <w:r w:rsidRPr="006048AA" w:rsidDel="00360117">
          <w:rPr>
            <w:rFonts w:eastAsia="Times New Roman" w:cs="Times New Roman"/>
            <w:color w:val="252525"/>
            <w:szCs w:val="24"/>
            <w:shd w:val="clear" w:color="auto" w:fill="FFFFFF"/>
          </w:rPr>
          <w:delText>e</w:delText>
        </w:r>
      </w:del>
      <w:r w:rsidRPr="006048AA">
        <w:rPr>
          <w:rFonts w:eastAsia="Times New Roman" w:cs="Times New Roman"/>
          <w:color w:val="252525"/>
          <w:szCs w:val="24"/>
          <w:shd w:val="clear" w:color="auto" w:fill="FFFFFF"/>
        </w:rPr>
        <w:t xml:space="preserve"> low payload network into the existing HTTP-based network. Apparently, it accelerates the communication between personal network</w:t>
      </w:r>
      <w:r w:rsidR="00D8132D">
        <w:rPr>
          <w:rFonts w:eastAsia="Times New Roman" w:cs="Times New Roman"/>
          <w:color w:val="252525"/>
          <w:szCs w:val="24"/>
          <w:shd w:val="clear" w:color="auto" w:fill="FFFFFF"/>
        </w:rPr>
        <w:t>s</w:t>
      </w:r>
      <w:r w:rsidRPr="006048AA">
        <w:rPr>
          <w:rFonts w:eastAsia="Times New Roman" w:cs="Times New Roman"/>
          <w:color w:val="252525"/>
          <w:szCs w:val="24"/>
          <w:shd w:val="clear" w:color="auto" w:fill="FFFFFF"/>
        </w:rPr>
        <w:t xml:space="preserve"> and the cloud</w:t>
      </w:r>
      <w:r w:rsidR="00DA7CDD" w:rsidRPr="00472E7E">
        <w:rPr>
          <w:rFonts w:eastAsia="Times New Roman" w:cs="Times New Roman"/>
          <w:color w:val="252525"/>
          <w:szCs w:val="24"/>
          <w:shd w:val="clear" w:color="auto" w:fill="FFFFFF"/>
        </w:rPr>
        <w:t xml:space="preserve">. </w:t>
      </w:r>
      <w:r w:rsidR="007B5251">
        <w:rPr>
          <w:rFonts w:eastAsia="Times New Roman" w:cs="Times New Roman"/>
          <w:szCs w:val="24"/>
        </w:rPr>
        <w:t xml:space="preserve"> </w:t>
      </w:r>
    </w:p>
    <w:p w14:paraId="0DE5E8A1" w14:textId="77777777" w:rsidR="005041EB" w:rsidRPr="005041EB" w:rsidRDefault="005041EB" w:rsidP="005041EB"/>
    <w:p w14:paraId="481A2435" w14:textId="77777777" w:rsidR="00472E7E" w:rsidRPr="00472E7E" w:rsidRDefault="00472E7E" w:rsidP="00177A7C">
      <w:pPr>
        <w:pStyle w:val="Heading3"/>
      </w:pPr>
      <w:bookmarkStart w:id="241" w:name="_Toc449949721"/>
      <w:r w:rsidRPr="00B11DF6">
        <w:lastRenderedPageBreak/>
        <w:t>3.</w:t>
      </w:r>
      <w:r w:rsidR="00DB4A40">
        <w:t>4</w:t>
      </w:r>
      <w:r w:rsidRPr="00B11DF6">
        <w:t>.3 COAP VS MQTT</w:t>
      </w:r>
      <w:bookmarkEnd w:id="241"/>
    </w:p>
    <w:p w14:paraId="2DEBD62E" w14:textId="4FC146B4" w:rsidR="00472E7E" w:rsidRPr="00472E7E" w:rsidRDefault="00AA23FE" w:rsidP="00C57EB0">
      <w:pPr>
        <w:spacing w:after="0" w:line="360" w:lineRule="auto"/>
        <w:rPr>
          <w:rFonts w:eastAsia="Times New Roman" w:cs="Times New Roman"/>
          <w:szCs w:val="24"/>
        </w:rPr>
      </w:pPr>
      <w:r w:rsidRPr="00AA23FE">
        <w:rPr>
          <w:rFonts w:eastAsia="Times New Roman" w:cs="Times New Roman"/>
          <w:color w:val="252525"/>
          <w:szCs w:val="24"/>
          <w:shd w:val="clear" w:color="auto" w:fill="FFFFFF"/>
        </w:rPr>
        <w:t xml:space="preserve">Although both </w:t>
      </w:r>
      <w:proofErr w:type="spellStart"/>
      <w:r w:rsidRPr="00AA23FE">
        <w:rPr>
          <w:rFonts w:eastAsia="Times New Roman" w:cs="Times New Roman"/>
          <w:color w:val="252525"/>
          <w:szCs w:val="24"/>
          <w:shd w:val="clear" w:color="auto" w:fill="FFFFFF"/>
        </w:rPr>
        <w:t>CoAP</w:t>
      </w:r>
      <w:proofErr w:type="spellEnd"/>
      <w:r w:rsidRPr="00AA23FE">
        <w:rPr>
          <w:rFonts w:eastAsia="Times New Roman" w:cs="Times New Roman"/>
          <w:color w:val="252525"/>
          <w:szCs w:val="24"/>
          <w:shd w:val="clear" w:color="auto" w:fill="FFFFFF"/>
        </w:rPr>
        <w:t xml:space="preserve"> and MQTT can be used as </w:t>
      </w:r>
      <w:proofErr w:type="spellStart"/>
      <w:r w:rsidRPr="00AA23FE">
        <w:rPr>
          <w:rFonts w:eastAsia="Times New Roman" w:cs="Times New Roman"/>
          <w:color w:val="252525"/>
          <w:szCs w:val="24"/>
          <w:shd w:val="clear" w:color="auto" w:fill="FFFFFF"/>
        </w:rPr>
        <w:t>IoT</w:t>
      </w:r>
      <w:proofErr w:type="spellEnd"/>
      <w:r w:rsidRPr="00AA23FE">
        <w:rPr>
          <w:rFonts w:eastAsia="Times New Roman" w:cs="Times New Roman"/>
          <w:color w:val="252525"/>
          <w:szCs w:val="24"/>
          <w:shd w:val="clear" w:color="auto" w:fill="FFFFFF"/>
        </w:rPr>
        <w:t xml:space="preserve"> protocols, they focus on di</w:t>
      </w:r>
      <w:r>
        <w:rPr>
          <w:rFonts w:eastAsia="Times New Roman" w:cs="Times New Roman"/>
          <w:color w:val="252525"/>
          <w:szCs w:val="24"/>
          <w:shd w:val="clear" w:color="auto" w:fill="FFFFFF"/>
        </w:rPr>
        <w:t>fferent aspect</w:t>
      </w:r>
      <w:ins w:id="242" w:author="Alex Chen" w:date="2016-05-15T20:08:00Z">
        <w:r w:rsidR="00C87275">
          <w:rPr>
            <w:rFonts w:eastAsia="Times New Roman" w:cs="Times New Roman"/>
            <w:color w:val="252525"/>
            <w:szCs w:val="24"/>
            <w:shd w:val="clear" w:color="auto" w:fill="FFFFFF"/>
          </w:rPr>
          <w:t>s</w:t>
        </w:r>
      </w:ins>
      <w:r>
        <w:rPr>
          <w:rFonts w:eastAsia="Times New Roman" w:cs="Times New Roman"/>
          <w:color w:val="252525"/>
          <w:szCs w:val="24"/>
          <w:shd w:val="clear" w:color="auto" w:fill="FFFFFF"/>
        </w:rPr>
        <w:t xml:space="preserve"> of data transfer</w:t>
      </w:r>
      <w:r w:rsidR="00472E7E" w:rsidRPr="00472E7E">
        <w:rPr>
          <w:rFonts w:eastAsia="Times New Roman" w:cs="Times New Roman"/>
          <w:color w:val="252525"/>
          <w:szCs w:val="24"/>
          <w:shd w:val="clear" w:color="auto" w:fill="FFFFFF"/>
        </w:rPr>
        <w:t>.</w:t>
      </w:r>
    </w:p>
    <w:p w14:paraId="4B845CC8" w14:textId="77777777" w:rsidR="00472E7E" w:rsidRPr="00472E7E" w:rsidRDefault="00472E7E" w:rsidP="00C57EB0">
      <w:pPr>
        <w:spacing w:after="0" w:line="360" w:lineRule="auto"/>
        <w:rPr>
          <w:rFonts w:eastAsia="Times New Roman" w:cs="Times New Roman"/>
          <w:szCs w:val="24"/>
        </w:rPr>
      </w:pPr>
    </w:p>
    <w:p w14:paraId="2FE835BB" w14:textId="291F4449" w:rsidR="00472E7E" w:rsidRPr="00472E7E" w:rsidRDefault="006D20CF" w:rsidP="00C57EB0">
      <w:pPr>
        <w:spacing w:after="0" w:line="360" w:lineRule="auto"/>
        <w:rPr>
          <w:rFonts w:eastAsia="Times New Roman" w:cs="Times New Roman"/>
          <w:szCs w:val="24"/>
        </w:rPr>
      </w:pPr>
      <w:del w:id="243" w:author="Alex Chen" w:date="2016-05-15T20:09:00Z">
        <w:r w:rsidRPr="006D20CF" w:rsidDel="00094E23">
          <w:rPr>
            <w:rFonts w:eastAsia="Times New Roman" w:cs="Times New Roman"/>
            <w:color w:val="252525"/>
            <w:szCs w:val="24"/>
            <w:shd w:val="clear" w:color="auto" w:fill="FFFFFF"/>
          </w:rPr>
          <w:delText xml:space="preserve">In </w:delText>
        </w:r>
      </w:del>
      <w:proofErr w:type="gramStart"/>
      <w:r w:rsidRPr="006D20CF">
        <w:rPr>
          <w:rFonts w:eastAsia="Times New Roman" w:cs="Times New Roman"/>
          <w:color w:val="252525"/>
          <w:szCs w:val="24"/>
          <w:shd w:val="clear" w:color="auto" w:fill="FFFFFF"/>
        </w:rPr>
        <w:t>MQTT</w:t>
      </w:r>
      <w:ins w:id="244" w:author="Alex Chen" w:date="2016-05-15T20:09:00Z">
        <w:r w:rsidR="00094E23">
          <w:rPr>
            <w:rFonts w:eastAsia="Times New Roman" w:cs="Times New Roman"/>
            <w:color w:val="252525"/>
            <w:szCs w:val="24"/>
            <w:shd w:val="clear" w:color="auto" w:fill="FFFFFF"/>
          </w:rPr>
          <w:t xml:space="preserve"> </w:t>
        </w:r>
      </w:ins>
      <w:del w:id="245" w:author="Alex Chen" w:date="2016-05-15T20:09:00Z">
        <w:r w:rsidRPr="006D20CF" w:rsidDel="00094E23">
          <w:rPr>
            <w:rFonts w:eastAsia="Times New Roman" w:cs="Times New Roman"/>
            <w:color w:val="252525"/>
            <w:szCs w:val="24"/>
            <w:shd w:val="clear" w:color="auto" w:fill="FFFFFF"/>
          </w:rPr>
          <w:delText xml:space="preserve">, it </w:delText>
        </w:r>
      </w:del>
      <w:r w:rsidRPr="006D20CF">
        <w:rPr>
          <w:rFonts w:eastAsia="Times New Roman" w:cs="Times New Roman"/>
          <w:color w:val="252525"/>
          <w:szCs w:val="24"/>
          <w:shd w:val="clear" w:color="auto" w:fill="FFFFFF"/>
        </w:rPr>
        <w:t>uses</w:t>
      </w:r>
      <w:ins w:id="246" w:author="Alex Chen" w:date="2016-05-15T20:09:00Z">
        <w:r w:rsidR="00094E23">
          <w:rPr>
            <w:rFonts w:eastAsia="Times New Roman" w:cs="Times New Roman"/>
            <w:color w:val="252525"/>
            <w:szCs w:val="24"/>
            <w:shd w:val="clear" w:color="auto" w:fill="FFFFFF"/>
          </w:rPr>
          <w:t>/</w:t>
        </w:r>
        <w:proofErr w:type="spellStart"/>
        <w:r w:rsidR="00094E23">
          <w:rPr>
            <w:rFonts w:eastAsia="Times New Roman" w:cs="Times New Roman"/>
            <w:color w:val="252525"/>
            <w:szCs w:val="24"/>
            <w:shd w:val="clear" w:color="auto" w:fill="FFFFFF"/>
          </w:rPr>
          <w:t>applys</w:t>
        </w:r>
      </w:ins>
      <w:proofErr w:type="spellEnd"/>
      <w:r w:rsidRPr="006D20CF">
        <w:rPr>
          <w:rFonts w:eastAsia="Times New Roman" w:cs="Times New Roman"/>
          <w:color w:val="252525"/>
          <w:szCs w:val="24"/>
          <w:shd w:val="clear" w:color="auto" w:fill="FFFFFF"/>
        </w:rPr>
        <w:t xml:space="preserve"> the concept of </w:t>
      </w:r>
      <w:ins w:id="247" w:author="Alex Chen" w:date="2016-05-15T20:10:00Z">
        <w:r w:rsidR="0092089A">
          <w:rPr>
            <w:rFonts w:eastAsia="Times New Roman" w:cs="Times New Roman"/>
            <w:color w:val="252525"/>
            <w:szCs w:val="24"/>
            <w:shd w:val="clear" w:color="auto" w:fill="FFFFFF"/>
          </w:rPr>
          <w:t>“</w:t>
        </w:r>
      </w:ins>
      <w:r w:rsidRPr="006D20CF">
        <w:rPr>
          <w:rFonts w:eastAsia="Times New Roman" w:cs="Times New Roman"/>
          <w:color w:val="252525"/>
          <w:szCs w:val="24"/>
          <w:shd w:val="clear" w:color="auto" w:fill="FFFFFF"/>
        </w:rPr>
        <w:t>client and broker</w:t>
      </w:r>
      <w:ins w:id="248" w:author="Alex Chen" w:date="2016-05-15T20:10:00Z">
        <w:r w:rsidR="0092089A">
          <w:rPr>
            <w:rFonts w:eastAsia="Times New Roman" w:cs="Times New Roman"/>
            <w:color w:val="252525"/>
            <w:szCs w:val="24"/>
            <w:shd w:val="clear" w:color="auto" w:fill="FFFFFF"/>
          </w:rPr>
          <w:t>”</w:t>
        </w:r>
      </w:ins>
      <w:r w:rsidRPr="006D20CF">
        <w:rPr>
          <w:rFonts w:eastAsia="Times New Roman" w:cs="Times New Roman"/>
          <w:color w:val="252525"/>
          <w:szCs w:val="24"/>
          <w:shd w:val="clear" w:color="auto" w:fill="FFFFFF"/>
        </w:rPr>
        <w:t xml:space="preserve"> to replace the concept of </w:t>
      </w:r>
      <w:ins w:id="249" w:author="Alex Chen" w:date="2016-05-15T20:11:00Z">
        <w:r w:rsidR="0092089A">
          <w:rPr>
            <w:rFonts w:eastAsia="Times New Roman" w:cs="Times New Roman"/>
            <w:color w:val="252525"/>
            <w:szCs w:val="24"/>
            <w:shd w:val="clear" w:color="auto" w:fill="FFFFFF"/>
          </w:rPr>
          <w:t>“</w:t>
        </w:r>
      </w:ins>
      <w:r w:rsidRPr="006D20CF">
        <w:rPr>
          <w:rFonts w:eastAsia="Times New Roman" w:cs="Times New Roman"/>
          <w:color w:val="252525"/>
          <w:szCs w:val="24"/>
          <w:shd w:val="clear" w:color="auto" w:fill="FFFFFF"/>
        </w:rPr>
        <w:t>server and client</w:t>
      </w:r>
      <w:ins w:id="250" w:author="Alex Chen" w:date="2016-05-15T20:11:00Z">
        <w:r w:rsidR="0092089A">
          <w:rPr>
            <w:rFonts w:eastAsia="Times New Roman" w:cs="Times New Roman"/>
            <w:color w:val="252525"/>
            <w:szCs w:val="24"/>
            <w:shd w:val="clear" w:color="auto" w:fill="FFFFFF"/>
          </w:rPr>
          <w:t>”</w:t>
        </w:r>
      </w:ins>
      <w:r w:rsidRPr="006D20CF">
        <w:rPr>
          <w:rFonts w:eastAsia="Times New Roman" w:cs="Times New Roman"/>
          <w:color w:val="252525"/>
          <w:szCs w:val="24"/>
          <w:shd w:val="clear" w:color="auto" w:fill="FFFFFF"/>
        </w:rPr>
        <w:t>.</w:t>
      </w:r>
      <w:proofErr w:type="gramEnd"/>
      <w:r w:rsidRPr="006D20CF">
        <w:rPr>
          <w:rFonts w:eastAsia="Times New Roman" w:cs="Times New Roman"/>
          <w:color w:val="252525"/>
          <w:szCs w:val="24"/>
          <w:shd w:val="clear" w:color="auto" w:fill="FFFFFF"/>
        </w:rPr>
        <w:t xml:space="preserve"> Since the central hub (broker) is used</w:t>
      </w:r>
      <w:ins w:id="251" w:author="Alex Chen" w:date="2016-05-15T20:11:00Z">
        <w:r w:rsidR="0092089A">
          <w:rPr>
            <w:rFonts w:eastAsia="Times New Roman" w:cs="Times New Roman"/>
            <w:color w:val="252525"/>
            <w:szCs w:val="24"/>
            <w:shd w:val="clear" w:color="auto" w:fill="FFFFFF"/>
          </w:rPr>
          <w:t>, i</w:t>
        </w:r>
      </w:ins>
      <w:del w:id="252" w:author="Alex Chen" w:date="2016-05-15T20:11:00Z">
        <w:r w:rsidRPr="006D20CF" w:rsidDel="0092089A">
          <w:rPr>
            <w:rFonts w:eastAsia="Times New Roman" w:cs="Times New Roman"/>
            <w:color w:val="252525"/>
            <w:szCs w:val="24"/>
            <w:shd w:val="clear" w:color="auto" w:fill="FFFFFF"/>
          </w:rPr>
          <w:delText>. I</w:delText>
        </w:r>
      </w:del>
      <w:r w:rsidRPr="006D20CF">
        <w:rPr>
          <w:rFonts w:eastAsia="Times New Roman" w:cs="Times New Roman"/>
          <w:color w:val="252525"/>
          <w:szCs w:val="24"/>
          <w:shd w:val="clear" w:color="auto" w:fill="FFFFFF"/>
        </w:rPr>
        <w:t xml:space="preserve">t is good for multiple communications between </w:t>
      </w:r>
      <w:r w:rsidR="00A949DF">
        <w:rPr>
          <w:rFonts w:eastAsia="Times New Roman" w:cs="Times New Roman"/>
          <w:color w:val="252525"/>
          <w:szCs w:val="24"/>
          <w:shd w:val="clear" w:color="auto" w:fill="FFFFFF"/>
        </w:rPr>
        <w:t xml:space="preserve">smart </w:t>
      </w:r>
      <w:r w:rsidR="00A93E24">
        <w:rPr>
          <w:rFonts w:eastAsia="Times New Roman" w:cs="Times New Roman"/>
          <w:color w:val="252525"/>
          <w:szCs w:val="24"/>
          <w:shd w:val="clear" w:color="auto" w:fill="FFFFFF"/>
        </w:rPr>
        <w:t>machines</w:t>
      </w:r>
      <w:r w:rsidRPr="006D20CF">
        <w:rPr>
          <w:rFonts w:eastAsia="Times New Roman" w:cs="Times New Roman"/>
          <w:color w:val="252525"/>
          <w:szCs w:val="24"/>
          <w:shd w:val="clear" w:color="auto" w:fill="FFFFFF"/>
        </w:rPr>
        <w:t>. Meanwhile, with smaller header</w:t>
      </w:r>
      <w:r w:rsidR="00595E6B">
        <w:rPr>
          <w:rFonts w:eastAsia="Times New Roman" w:cs="Times New Roman"/>
          <w:color w:val="252525"/>
          <w:szCs w:val="24"/>
          <w:shd w:val="clear" w:color="auto" w:fill="FFFFFF"/>
        </w:rPr>
        <w:t>,</w:t>
      </w:r>
      <w:r w:rsidRPr="006D20CF">
        <w:rPr>
          <w:rFonts w:eastAsia="Times New Roman" w:cs="Times New Roman"/>
          <w:color w:val="252525"/>
          <w:szCs w:val="24"/>
          <w:shd w:val="clear" w:color="auto" w:fill="FFFFFF"/>
        </w:rPr>
        <w:t xml:space="preserve"> MQTT is more efficient than </w:t>
      </w:r>
      <w:proofErr w:type="spellStart"/>
      <w:r w:rsidRPr="006D20CF">
        <w:rPr>
          <w:rFonts w:eastAsia="Times New Roman" w:cs="Times New Roman"/>
          <w:color w:val="252525"/>
          <w:szCs w:val="24"/>
          <w:shd w:val="clear" w:color="auto" w:fill="FFFFFF"/>
        </w:rPr>
        <w:t>CoAP</w:t>
      </w:r>
      <w:proofErr w:type="spellEnd"/>
      <w:r w:rsidRPr="006D20CF">
        <w:rPr>
          <w:rFonts w:eastAsia="Times New Roman" w:cs="Times New Roman"/>
          <w:color w:val="252525"/>
          <w:szCs w:val="24"/>
          <w:shd w:val="clear" w:color="auto" w:fill="FFFFFF"/>
        </w:rPr>
        <w:t xml:space="preserve"> in transferring small payload. On the other hand, since it is based on subscription and push model</w:t>
      </w:r>
      <w:ins w:id="253" w:author="Alex Chen" w:date="2016-05-15T20:11:00Z">
        <w:r w:rsidR="0092089A">
          <w:rPr>
            <w:rFonts w:eastAsia="Times New Roman" w:cs="Times New Roman"/>
            <w:color w:val="252525"/>
            <w:szCs w:val="24"/>
            <w:shd w:val="clear" w:color="auto" w:fill="FFFFFF"/>
          </w:rPr>
          <w:t xml:space="preserve">, </w:t>
        </w:r>
      </w:ins>
      <w:del w:id="254" w:author="Alex Chen" w:date="2016-05-15T20:11:00Z">
        <w:r w:rsidRPr="006D20CF" w:rsidDel="0092089A">
          <w:rPr>
            <w:rFonts w:eastAsia="Times New Roman" w:cs="Times New Roman"/>
            <w:color w:val="252525"/>
            <w:szCs w:val="24"/>
            <w:shd w:val="clear" w:color="auto" w:fill="FFFFFF"/>
          </w:rPr>
          <w:delText xml:space="preserve">. </w:delText>
        </w:r>
      </w:del>
      <w:ins w:id="255" w:author="Alex Chen" w:date="2016-05-15T20:11:00Z">
        <w:r w:rsidR="0092089A">
          <w:rPr>
            <w:rFonts w:eastAsia="Times New Roman" w:cs="Times New Roman"/>
            <w:color w:val="252525"/>
            <w:szCs w:val="24"/>
            <w:shd w:val="clear" w:color="auto" w:fill="FFFFFF"/>
          </w:rPr>
          <w:t>i</w:t>
        </w:r>
      </w:ins>
      <w:del w:id="256" w:author="Alex Chen" w:date="2016-05-15T20:11:00Z">
        <w:r w:rsidRPr="006D20CF" w:rsidDel="0092089A">
          <w:rPr>
            <w:rFonts w:eastAsia="Times New Roman" w:cs="Times New Roman"/>
            <w:color w:val="252525"/>
            <w:szCs w:val="24"/>
            <w:shd w:val="clear" w:color="auto" w:fill="FFFFFF"/>
          </w:rPr>
          <w:delText>I</w:delText>
        </w:r>
      </w:del>
      <w:r w:rsidRPr="006D20CF">
        <w:rPr>
          <w:rFonts w:eastAsia="Times New Roman" w:cs="Times New Roman"/>
          <w:color w:val="252525"/>
          <w:szCs w:val="24"/>
          <w:shd w:val="clear" w:color="auto" w:fill="FFFFFF"/>
        </w:rPr>
        <w:t xml:space="preserve">t expects little </w:t>
      </w:r>
      <w:r w:rsidR="009C4823">
        <w:rPr>
          <w:rFonts w:eastAsia="Times New Roman" w:cs="Times New Roman"/>
          <w:color w:val="252525"/>
          <w:szCs w:val="24"/>
          <w:shd w:val="clear" w:color="auto" w:fill="FFFFFF"/>
        </w:rPr>
        <w:t>data</w:t>
      </w:r>
      <w:r w:rsidRPr="006D20CF">
        <w:rPr>
          <w:rFonts w:eastAsia="Times New Roman" w:cs="Times New Roman"/>
          <w:color w:val="252525"/>
          <w:szCs w:val="24"/>
          <w:shd w:val="clear" w:color="auto" w:fill="FFFFFF"/>
        </w:rPr>
        <w:t xml:space="preserve"> in the payload. In addition, the implementation of “last </w:t>
      </w:r>
      <w:proofErr w:type="gramStart"/>
      <w:r w:rsidRPr="006D20CF">
        <w:rPr>
          <w:rFonts w:eastAsia="Times New Roman" w:cs="Times New Roman"/>
          <w:color w:val="252525"/>
          <w:szCs w:val="24"/>
          <w:shd w:val="clear" w:color="auto" w:fill="FFFFFF"/>
        </w:rPr>
        <w:t>will statement</w:t>
      </w:r>
      <w:proofErr w:type="gramEnd"/>
      <w:r w:rsidRPr="006D20CF">
        <w:rPr>
          <w:rFonts w:eastAsia="Times New Roman" w:cs="Times New Roman"/>
          <w:color w:val="252525"/>
          <w:szCs w:val="24"/>
          <w:shd w:val="clear" w:color="auto" w:fill="FFFFFF"/>
        </w:rPr>
        <w:t xml:space="preserve">” makes the protocol </w:t>
      </w:r>
      <w:del w:id="257" w:author="Alex Chen" w:date="2016-05-15T20:12:00Z">
        <w:r w:rsidRPr="006D20CF" w:rsidDel="0092089A">
          <w:rPr>
            <w:rFonts w:eastAsia="Times New Roman" w:cs="Times New Roman"/>
            <w:color w:val="252525"/>
            <w:szCs w:val="24"/>
            <w:shd w:val="clear" w:color="auto" w:fill="FFFFFF"/>
          </w:rPr>
          <w:delText xml:space="preserve">has </w:delText>
        </w:r>
      </w:del>
      <w:ins w:id="258" w:author="Alex Chen" w:date="2016-05-15T20:12:00Z">
        <w:r w:rsidR="0092089A">
          <w:rPr>
            <w:rFonts w:eastAsia="Times New Roman" w:cs="Times New Roman"/>
            <w:color w:val="252525"/>
            <w:szCs w:val="24"/>
            <w:shd w:val="clear" w:color="auto" w:fill="FFFFFF"/>
          </w:rPr>
          <w:t>with</w:t>
        </w:r>
        <w:r w:rsidR="0092089A" w:rsidRPr="006D20CF">
          <w:rPr>
            <w:rFonts w:eastAsia="Times New Roman" w:cs="Times New Roman"/>
            <w:color w:val="252525"/>
            <w:szCs w:val="24"/>
            <w:shd w:val="clear" w:color="auto" w:fill="FFFFFF"/>
          </w:rPr>
          <w:t xml:space="preserve"> </w:t>
        </w:r>
      </w:ins>
      <w:r w:rsidRPr="006D20CF">
        <w:rPr>
          <w:rFonts w:eastAsia="Times New Roman" w:cs="Times New Roman"/>
          <w:color w:val="252525"/>
          <w:szCs w:val="24"/>
          <w:shd w:val="clear" w:color="auto" w:fill="FFFFFF"/>
        </w:rPr>
        <w:t xml:space="preserve">better performance when </w:t>
      </w:r>
      <w:del w:id="259" w:author="Alex Chen" w:date="2016-05-15T20:13:00Z">
        <w:r w:rsidRPr="006D20CF" w:rsidDel="0092089A">
          <w:rPr>
            <w:rFonts w:eastAsia="Times New Roman" w:cs="Times New Roman"/>
            <w:color w:val="252525"/>
            <w:szCs w:val="24"/>
            <w:shd w:val="clear" w:color="auto" w:fill="FFFFFF"/>
          </w:rPr>
          <w:delText xml:space="preserve">it is </w:delText>
        </w:r>
      </w:del>
      <w:r w:rsidRPr="006D20CF">
        <w:rPr>
          <w:rFonts w:eastAsia="Times New Roman" w:cs="Times New Roman"/>
          <w:color w:val="252525"/>
          <w:szCs w:val="24"/>
          <w:shd w:val="clear" w:color="auto" w:fill="FFFFFF"/>
        </w:rPr>
        <w:t xml:space="preserve">running in intermittent connectivity. Further, the support of three level </w:t>
      </w:r>
      <w:proofErr w:type="spellStart"/>
      <w:r w:rsidRPr="006D20CF">
        <w:rPr>
          <w:rFonts w:eastAsia="Times New Roman" w:cs="Times New Roman"/>
          <w:color w:val="252525"/>
          <w:szCs w:val="24"/>
          <w:shd w:val="clear" w:color="auto" w:fill="FFFFFF"/>
        </w:rPr>
        <w:t>QoS</w:t>
      </w:r>
      <w:proofErr w:type="spellEnd"/>
      <w:r w:rsidRPr="006D20CF">
        <w:rPr>
          <w:rFonts w:eastAsia="Times New Roman" w:cs="Times New Roman"/>
          <w:color w:val="252525"/>
          <w:szCs w:val="24"/>
          <w:shd w:val="clear" w:color="auto" w:fill="FFFFFF"/>
        </w:rPr>
        <w:t xml:space="preserve"> makes it </w:t>
      </w:r>
      <w:del w:id="260" w:author="Alex Chen" w:date="2016-05-15T20:14:00Z">
        <w:r w:rsidRPr="006D20CF" w:rsidDel="0092089A">
          <w:rPr>
            <w:rFonts w:eastAsia="Times New Roman" w:cs="Times New Roman"/>
            <w:color w:val="252525"/>
            <w:szCs w:val="24"/>
            <w:shd w:val="clear" w:color="auto" w:fill="FFFFFF"/>
          </w:rPr>
          <w:delText xml:space="preserve">has </w:delText>
        </w:r>
      </w:del>
      <w:r w:rsidRPr="006D20CF">
        <w:rPr>
          <w:rFonts w:eastAsia="Times New Roman" w:cs="Times New Roman"/>
          <w:color w:val="252525"/>
          <w:szCs w:val="24"/>
          <w:shd w:val="clear" w:color="auto" w:fill="FFFFFF"/>
        </w:rPr>
        <w:t xml:space="preserve">a clear solution for </w:t>
      </w:r>
      <w:r w:rsidR="00DC2341">
        <w:rPr>
          <w:rFonts w:eastAsia="Times New Roman" w:cs="Times New Roman"/>
          <w:color w:val="252525"/>
          <w:szCs w:val="24"/>
          <w:shd w:val="clear" w:color="auto" w:fill="FFFFFF"/>
        </w:rPr>
        <w:t>reliable</w:t>
      </w:r>
      <w:r w:rsidRPr="006D20CF">
        <w:rPr>
          <w:rFonts w:eastAsia="Times New Roman" w:cs="Times New Roman"/>
          <w:color w:val="252525"/>
          <w:szCs w:val="24"/>
          <w:shd w:val="clear" w:color="auto" w:fill="FFFFFF"/>
        </w:rPr>
        <w:t xml:space="preserve"> communication.</w:t>
      </w:r>
    </w:p>
    <w:p w14:paraId="7A620EF0" w14:textId="77777777" w:rsidR="00472E7E" w:rsidRPr="00472E7E" w:rsidRDefault="00472E7E" w:rsidP="00C57EB0">
      <w:pPr>
        <w:spacing w:after="0" w:line="360" w:lineRule="auto"/>
        <w:rPr>
          <w:rFonts w:eastAsia="Times New Roman" w:cs="Times New Roman"/>
          <w:szCs w:val="24"/>
        </w:rPr>
      </w:pPr>
    </w:p>
    <w:p w14:paraId="1EE3FC62" w14:textId="334E11F5" w:rsidR="00472E7E" w:rsidRPr="00472E7E" w:rsidRDefault="00174787" w:rsidP="00C57EB0">
      <w:pPr>
        <w:spacing w:after="0" w:line="360" w:lineRule="auto"/>
        <w:rPr>
          <w:rFonts w:eastAsia="Times New Roman" w:cs="Times New Roman"/>
          <w:szCs w:val="24"/>
        </w:rPr>
      </w:pPr>
      <w:proofErr w:type="spellStart"/>
      <w:r>
        <w:rPr>
          <w:rFonts w:eastAsia="Times New Roman" w:cs="Times New Roman"/>
          <w:color w:val="252525"/>
          <w:szCs w:val="24"/>
          <w:shd w:val="clear" w:color="auto" w:fill="FFFFFF"/>
        </w:rPr>
        <w:t>CoAP</w:t>
      </w:r>
      <w:proofErr w:type="spellEnd"/>
      <w:r>
        <w:rPr>
          <w:rFonts w:eastAsia="Times New Roman" w:cs="Times New Roman"/>
          <w:color w:val="252525"/>
          <w:szCs w:val="24"/>
          <w:shd w:val="clear" w:color="auto" w:fill="FFFFFF"/>
        </w:rPr>
        <w:t xml:space="preserve"> is designed for </w:t>
      </w:r>
      <w:r w:rsidR="000F08BE" w:rsidRPr="000F08BE">
        <w:rPr>
          <w:rFonts w:eastAsia="Times New Roman" w:cs="Times New Roman"/>
          <w:color w:val="252525"/>
          <w:szCs w:val="24"/>
          <w:shd w:val="clear" w:color="auto" w:fill="FFFFFF"/>
        </w:rPr>
        <w:t xml:space="preserve">HTTP-like </w:t>
      </w:r>
      <w:r w:rsidR="00CF6687">
        <w:rPr>
          <w:rFonts w:eastAsia="Times New Roman" w:cs="Times New Roman"/>
          <w:color w:val="252525"/>
          <w:szCs w:val="24"/>
          <w:shd w:val="clear" w:color="auto" w:fill="FFFFFF"/>
        </w:rPr>
        <w:t>communication</w:t>
      </w:r>
      <w:r w:rsidR="006D20CF" w:rsidRPr="006D20CF">
        <w:rPr>
          <w:rFonts w:eastAsia="Times New Roman" w:cs="Times New Roman"/>
          <w:color w:val="252525"/>
          <w:szCs w:val="24"/>
          <w:shd w:val="clear" w:color="auto" w:fill="FFFFFF"/>
        </w:rPr>
        <w:t xml:space="preserve">. </w:t>
      </w:r>
      <w:r w:rsidR="00345FE8">
        <w:rPr>
          <w:rFonts w:eastAsia="Times New Roman" w:cs="Times New Roman"/>
          <w:color w:val="252525"/>
          <w:szCs w:val="24"/>
          <w:shd w:val="clear" w:color="auto" w:fill="FFFFFF"/>
        </w:rPr>
        <w:t>A</w:t>
      </w:r>
      <w:r w:rsidR="006D20CF" w:rsidRPr="006D20CF">
        <w:rPr>
          <w:rFonts w:eastAsia="Times New Roman" w:cs="Times New Roman"/>
          <w:color w:val="252525"/>
          <w:szCs w:val="24"/>
          <w:shd w:val="clear" w:color="auto" w:fill="FFFFFF"/>
        </w:rPr>
        <w:t xml:space="preserve"> </w:t>
      </w:r>
      <w:proofErr w:type="spellStart"/>
      <w:r w:rsidR="006D20CF" w:rsidRPr="006D20CF">
        <w:rPr>
          <w:rFonts w:eastAsia="Times New Roman" w:cs="Times New Roman"/>
          <w:color w:val="252525"/>
          <w:szCs w:val="24"/>
          <w:shd w:val="clear" w:color="auto" w:fill="FFFFFF"/>
        </w:rPr>
        <w:t>CoAP</w:t>
      </w:r>
      <w:proofErr w:type="spellEnd"/>
      <w:r w:rsidR="006D20CF" w:rsidRPr="006D20CF">
        <w:rPr>
          <w:rFonts w:eastAsia="Times New Roman" w:cs="Times New Roman"/>
          <w:color w:val="252525"/>
          <w:szCs w:val="24"/>
          <w:shd w:val="clear" w:color="auto" w:fill="FFFFFF"/>
        </w:rPr>
        <w:t xml:space="preserve"> message can easily </w:t>
      </w:r>
      <w:r w:rsidR="0082366F">
        <w:rPr>
          <w:rFonts w:eastAsia="Times New Roman" w:cs="Times New Roman"/>
          <w:color w:val="252525"/>
          <w:szCs w:val="24"/>
          <w:shd w:val="clear" w:color="auto" w:fill="FFFFFF"/>
        </w:rPr>
        <w:t>be</w:t>
      </w:r>
      <w:r w:rsidR="006D20CF" w:rsidRPr="006D20CF">
        <w:rPr>
          <w:rFonts w:eastAsia="Times New Roman" w:cs="Times New Roman"/>
          <w:color w:val="252525"/>
          <w:szCs w:val="24"/>
          <w:shd w:val="clear" w:color="auto" w:fill="FFFFFF"/>
        </w:rPr>
        <w:t xml:space="preserve"> transferred into a HTTP message. One the other hand, the minimum size of a </w:t>
      </w:r>
      <w:proofErr w:type="spellStart"/>
      <w:r w:rsidR="006D20CF" w:rsidRPr="006D20CF">
        <w:rPr>
          <w:rFonts w:eastAsia="Times New Roman" w:cs="Times New Roman"/>
          <w:color w:val="252525"/>
          <w:szCs w:val="24"/>
          <w:shd w:val="clear" w:color="auto" w:fill="FFFFFF"/>
        </w:rPr>
        <w:t>CoAP</w:t>
      </w:r>
      <w:proofErr w:type="spellEnd"/>
      <w:r w:rsidR="006D20CF" w:rsidRPr="006D20CF">
        <w:rPr>
          <w:rFonts w:eastAsia="Times New Roman" w:cs="Times New Roman"/>
          <w:color w:val="252525"/>
          <w:szCs w:val="24"/>
          <w:shd w:val="clear" w:color="auto" w:fill="FFFFFF"/>
        </w:rPr>
        <w:t xml:space="preserve"> message is 4-bytes which makes it </w:t>
      </w:r>
      <w:del w:id="261" w:author="Alex Chen" w:date="2016-05-15T20:15:00Z">
        <w:r w:rsidR="006D20CF" w:rsidRPr="006D20CF" w:rsidDel="009A7873">
          <w:rPr>
            <w:rFonts w:eastAsia="Times New Roman" w:cs="Times New Roman"/>
            <w:color w:val="252525"/>
            <w:szCs w:val="24"/>
            <w:shd w:val="clear" w:color="auto" w:fill="FFFFFF"/>
          </w:rPr>
          <w:delText xml:space="preserve">can also </w:delText>
        </w:r>
        <w:r w:rsidR="00C1540E" w:rsidRPr="00C1540E" w:rsidDel="009A7873">
          <w:rPr>
            <w:rFonts w:eastAsia="Times New Roman" w:cs="Times New Roman"/>
            <w:color w:val="252525"/>
            <w:szCs w:val="24"/>
            <w:shd w:val="clear" w:color="auto" w:fill="FFFFFF"/>
          </w:rPr>
          <w:delText xml:space="preserve">be </w:delText>
        </w:r>
        <w:r w:rsidR="006D20CF" w:rsidRPr="006D20CF" w:rsidDel="009A7873">
          <w:rPr>
            <w:rFonts w:eastAsia="Times New Roman" w:cs="Times New Roman"/>
            <w:color w:val="252525"/>
            <w:szCs w:val="24"/>
            <w:shd w:val="clear" w:color="auto" w:fill="FFFFFF"/>
          </w:rPr>
          <w:delText>implemented in</w:delText>
        </w:r>
      </w:del>
      <w:ins w:id="262" w:author="Alex Chen" w:date="2016-05-15T20:15:00Z">
        <w:r w:rsidR="009A7873">
          <w:rPr>
            <w:rFonts w:eastAsia="Times New Roman" w:cs="Times New Roman"/>
            <w:color w:val="252525"/>
            <w:szCs w:val="24"/>
            <w:shd w:val="clear" w:color="auto" w:fill="FFFFFF"/>
          </w:rPr>
          <w:t>suitable for</w:t>
        </w:r>
      </w:ins>
      <w:r w:rsidR="006D20CF" w:rsidRPr="006D20CF">
        <w:rPr>
          <w:rFonts w:eastAsia="Times New Roman" w:cs="Times New Roman"/>
          <w:color w:val="252525"/>
          <w:szCs w:val="24"/>
          <w:shd w:val="clear" w:color="auto" w:fill="FFFFFF"/>
        </w:rPr>
        <w:t xml:space="preserve"> low bandwidth environment. In </w:t>
      </w:r>
      <w:proofErr w:type="spellStart"/>
      <w:r w:rsidR="006D20CF" w:rsidRPr="006D20CF">
        <w:rPr>
          <w:rFonts w:eastAsia="Times New Roman" w:cs="Times New Roman"/>
          <w:color w:val="252525"/>
          <w:szCs w:val="24"/>
          <w:shd w:val="clear" w:color="auto" w:fill="FFFFFF"/>
        </w:rPr>
        <w:t>CoAP</w:t>
      </w:r>
      <w:proofErr w:type="spellEnd"/>
      <w:r w:rsidR="006D20CF" w:rsidRPr="006D20CF">
        <w:rPr>
          <w:rFonts w:eastAsia="Times New Roman" w:cs="Times New Roman"/>
          <w:color w:val="252525"/>
          <w:szCs w:val="24"/>
          <w:shd w:val="clear" w:color="auto" w:fill="FFFFFF"/>
        </w:rPr>
        <w:t>, there is not a standard to guarantee quality service, but it supports “if-match,” “if-none-match” and</w:t>
      </w:r>
      <w:r w:rsidR="00945BB8">
        <w:rPr>
          <w:rFonts w:eastAsia="Times New Roman" w:cs="Times New Roman"/>
          <w:color w:val="252525"/>
          <w:szCs w:val="24"/>
          <w:shd w:val="clear" w:color="auto" w:fill="FFFFFF"/>
        </w:rPr>
        <w:t xml:space="preserve"> “accept” as options</w:t>
      </w:r>
      <w:r w:rsidR="006D20CF" w:rsidRPr="006D20CF">
        <w:rPr>
          <w:rFonts w:eastAsia="Times New Roman" w:cs="Times New Roman"/>
          <w:color w:val="252525"/>
          <w:szCs w:val="24"/>
          <w:shd w:val="clear" w:color="auto" w:fill="FFFFFF"/>
        </w:rPr>
        <w:t xml:space="preserve">, which </w:t>
      </w:r>
      <w:r w:rsidR="00F0096B">
        <w:rPr>
          <w:rFonts w:eastAsia="Times New Roman" w:cs="Times New Roman"/>
          <w:color w:val="252525"/>
          <w:szCs w:val="24"/>
          <w:shd w:val="clear" w:color="auto" w:fill="FFFFFF"/>
        </w:rPr>
        <w:t xml:space="preserve">support developers </w:t>
      </w:r>
      <w:r w:rsidR="000224B9">
        <w:rPr>
          <w:rFonts w:eastAsia="Times New Roman" w:cs="Times New Roman"/>
          <w:color w:val="252525"/>
          <w:szCs w:val="24"/>
          <w:shd w:val="clear" w:color="auto" w:fill="FFFFFF"/>
        </w:rPr>
        <w:t>to implement their own</w:t>
      </w:r>
      <w:r w:rsidR="00743EC2">
        <w:rPr>
          <w:rFonts w:eastAsia="Times New Roman" w:cs="Times New Roman"/>
          <w:color w:val="252525"/>
          <w:szCs w:val="24"/>
          <w:shd w:val="clear" w:color="auto" w:fill="FFFFFF"/>
        </w:rPr>
        <w:t xml:space="preserve"> strategies</w:t>
      </w:r>
      <w:r w:rsidR="006D20CF" w:rsidRPr="006D20CF">
        <w:rPr>
          <w:rFonts w:eastAsia="Times New Roman" w:cs="Times New Roman"/>
          <w:color w:val="252525"/>
          <w:szCs w:val="24"/>
          <w:shd w:val="clear" w:color="auto" w:fill="FFFFFF"/>
        </w:rPr>
        <w:t xml:space="preserve"> for quality service. </w:t>
      </w:r>
      <w:ins w:id="263" w:author="Alex Chen" w:date="2016-05-15T20:16:00Z">
        <w:r w:rsidR="009A7873">
          <w:rPr>
            <w:rFonts w:eastAsia="Times New Roman" w:cs="Times New Roman"/>
            <w:color w:val="252525"/>
            <w:szCs w:val="24"/>
            <w:shd w:val="clear" w:color="auto" w:fill="FFFFFF"/>
          </w:rPr>
          <w:t xml:space="preserve">(??) </w:t>
        </w:r>
      </w:ins>
      <w:r w:rsidR="00B5304E">
        <w:rPr>
          <w:rFonts w:eastAsia="Times New Roman" w:cs="Times New Roman"/>
          <w:color w:val="252525"/>
          <w:szCs w:val="24"/>
          <w:shd w:val="clear" w:color="auto" w:fill="FFFFFF"/>
        </w:rPr>
        <w:t>Similarly,</w:t>
      </w:r>
      <w:r w:rsidR="006D20CF" w:rsidRPr="006D20CF">
        <w:rPr>
          <w:rFonts w:eastAsia="Times New Roman" w:cs="Times New Roman"/>
          <w:color w:val="252525"/>
          <w:szCs w:val="24"/>
          <w:shd w:val="clear" w:color="auto" w:fill="FFFFFF"/>
        </w:rPr>
        <w:t xml:space="preserve"> </w:t>
      </w:r>
      <w:r w:rsidR="00E839C9" w:rsidRPr="00E839C9">
        <w:rPr>
          <w:rFonts w:eastAsia="Times New Roman" w:cs="Times New Roman"/>
          <w:color w:val="252525"/>
          <w:szCs w:val="24"/>
          <w:shd w:val="clear" w:color="auto" w:fill="FFFFFF"/>
        </w:rPr>
        <w:t xml:space="preserve">regarding </w:t>
      </w:r>
      <w:r w:rsidR="006D20CF" w:rsidRPr="006D20CF">
        <w:rPr>
          <w:rFonts w:eastAsia="Times New Roman" w:cs="Times New Roman"/>
          <w:color w:val="252525"/>
          <w:szCs w:val="24"/>
          <w:shd w:val="clear" w:color="auto" w:fill="FFFFFF"/>
        </w:rPr>
        <w:t xml:space="preserve">data access mechanism, as mentioned above, the last will statement </w:t>
      </w:r>
      <w:proofErr w:type="gramStart"/>
      <w:r w:rsidR="006D20CF" w:rsidRPr="006D20CF">
        <w:rPr>
          <w:rFonts w:eastAsia="Times New Roman" w:cs="Times New Roman"/>
          <w:color w:val="252525"/>
          <w:szCs w:val="24"/>
          <w:shd w:val="clear" w:color="auto" w:fill="FFFFFF"/>
        </w:rPr>
        <w:t>is</w:t>
      </w:r>
      <w:proofErr w:type="gramEnd"/>
      <w:r w:rsidR="006D20CF" w:rsidRPr="006D20CF">
        <w:rPr>
          <w:rFonts w:eastAsia="Times New Roman" w:cs="Times New Roman"/>
          <w:color w:val="252525"/>
          <w:szCs w:val="24"/>
          <w:shd w:val="clear" w:color="auto" w:fill="FFFFFF"/>
        </w:rPr>
        <w:t xml:space="preserve"> implemented in MQTT. However, in </w:t>
      </w:r>
      <w:proofErr w:type="spellStart"/>
      <w:r w:rsidR="006D20CF" w:rsidRPr="006D20CF">
        <w:rPr>
          <w:rFonts w:eastAsia="Times New Roman" w:cs="Times New Roman"/>
          <w:color w:val="252525"/>
          <w:szCs w:val="24"/>
          <w:shd w:val="clear" w:color="auto" w:fill="FFFFFF"/>
        </w:rPr>
        <w:t>CoAP</w:t>
      </w:r>
      <w:proofErr w:type="spellEnd"/>
      <w:r w:rsidR="006D20CF" w:rsidRPr="006D20CF">
        <w:rPr>
          <w:rFonts w:eastAsia="Times New Roman" w:cs="Times New Roman"/>
          <w:color w:val="252525"/>
          <w:szCs w:val="24"/>
          <w:shd w:val="clear" w:color="auto" w:fill="FFFFFF"/>
        </w:rPr>
        <w:t>, developers have to take advantages of supported “</w:t>
      </w:r>
      <w:proofErr w:type="spellStart"/>
      <w:r w:rsidR="006D20CF" w:rsidRPr="006D20CF">
        <w:rPr>
          <w:rFonts w:eastAsia="Times New Roman" w:cs="Times New Roman"/>
          <w:color w:val="252525"/>
          <w:szCs w:val="24"/>
          <w:shd w:val="clear" w:color="auto" w:fill="FFFFFF"/>
        </w:rPr>
        <w:t>Etag</w:t>
      </w:r>
      <w:proofErr w:type="spellEnd"/>
      <w:r w:rsidR="006D20CF" w:rsidRPr="006D20CF">
        <w:rPr>
          <w:rFonts w:eastAsia="Times New Roman" w:cs="Times New Roman"/>
          <w:color w:val="252525"/>
          <w:szCs w:val="24"/>
          <w:shd w:val="clear" w:color="auto" w:fill="FFFFFF"/>
        </w:rPr>
        <w:t xml:space="preserve">” and “Max-Age” </w:t>
      </w:r>
      <w:r w:rsidR="004A225E">
        <w:rPr>
          <w:rFonts w:eastAsia="Times New Roman" w:cs="Times New Roman"/>
          <w:color w:val="252525"/>
          <w:szCs w:val="24"/>
          <w:shd w:val="clear" w:color="auto" w:fill="FFFFFF"/>
        </w:rPr>
        <w:t>options to implement their own</w:t>
      </w:r>
      <w:r w:rsidR="006D20CF">
        <w:rPr>
          <w:rFonts w:eastAsia="Times New Roman" w:cs="Times New Roman"/>
          <w:color w:val="252525"/>
          <w:szCs w:val="24"/>
          <w:shd w:val="clear" w:color="auto" w:fill="FFFFFF"/>
        </w:rPr>
        <w:t xml:space="preserve"> solution</w:t>
      </w:r>
      <w:r w:rsidR="004A225E">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w:t>
      </w:r>
    </w:p>
    <w:p w14:paraId="2B56045C" w14:textId="77777777" w:rsidR="00472E7E" w:rsidRPr="00472E7E" w:rsidRDefault="00472E7E" w:rsidP="00C57EB0">
      <w:pPr>
        <w:spacing w:after="0" w:line="360" w:lineRule="auto"/>
        <w:rPr>
          <w:rFonts w:eastAsia="Times New Roman" w:cs="Times New Roman"/>
          <w:szCs w:val="24"/>
        </w:rPr>
      </w:pPr>
    </w:p>
    <w:p w14:paraId="1DF1FF36" w14:textId="6830884D" w:rsidR="00472E7E" w:rsidRPr="00472E7E" w:rsidRDefault="000C08EA" w:rsidP="00C57EB0">
      <w:pPr>
        <w:spacing w:after="0" w:line="360" w:lineRule="auto"/>
        <w:rPr>
          <w:rFonts w:eastAsia="Times New Roman" w:cs="Times New Roman"/>
          <w:szCs w:val="24"/>
        </w:rPr>
      </w:pPr>
      <w:r w:rsidRPr="000C08EA">
        <w:rPr>
          <w:rFonts w:eastAsia="Times New Roman" w:cs="Times New Roman"/>
          <w:color w:val="252525"/>
          <w:szCs w:val="24"/>
          <w:shd w:val="clear" w:color="auto" w:fill="FFFFFF"/>
        </w:rPr>
        <w:t xml:space="preserve">In conclusion, the MQTT aims to </w:t>
      </w:r>
      <w:r w:rsidR="00687899">
        <w:rPr>
          <w:rFonts w:eastAsia="Times New Roman" w:cs="Times New Roman"/>
          <w:color w:val="252525"/>
          <w:szCs w:val="24"/>
          <w:shd w:val="clear" w:color="auto" w:fill="FFFFFF"/>
        </w:rPr>
        <w:t xml:space="preserve">support </w:t>
      </w:r>
      <w:r w:rsidRPr="000C08EA">
        <w:rPr>
          <w:rFonts w:eastAsia="Times New Roman" w:cs="Times New Roman"/>
          <w:color w:val="252525"/>
          <w:szCs w:val="24"/>
          <w:shd w:val="clear" w:color="auto" w:fill="FFFFFF"/>
        </w:rPr>
        <w:t xml:space="preserve">multiple clients’ communication </w:t>
      </w:r>
      <w:r w:rsidR="00ED487E">
        <w:rPr>
          <w:rFonts w:eastAsia="Times New Roman" w:cs="Times New Roman"/>
          <w:color w:val="252525"/>
          <w:szCs w:val="24"/>
          <w:shd w:val="clear" w:color="auto" w:fill="FFFFFF"/>
        </w:rPr>
        <w:t>within a small network</w:t>
      </w:r>
      <w:r w:rsidR="00D23919">
        <w:rPr>
          <w:rFonts w:eastAsia="Times New Roman" w:cs="Times New Roman"/>
          <w:color w:val="252525"/>
          <w:szCs w:val="24"/>
          <w:shd w:val="clear" w:color="auto" w:fill="FFFFFF"/>
        </w:rPr>
        <w:t xml:space="preserve">. The </w:t>
      </w:r>
      <w:proofErr w:type="spellStart"/>
      <w:r w:rsidR="00D23919">
        <w:rPr>
          <w:rFonts w:eastAsia="Times New Roman" w:cs="Times New Roman"/>
          <w:color w:val="252525"/>
          <w:szCs w:val="24"/>
          <w:shd w:val="clear" w:color="auto" w:fill="FFFFFF"/>
        </w:rPr>
        <w:t>CoAP</w:t>
      </w:r>
      <w:proofErr w:type="spellEnd"/>
      <w:r w:rsidR="00D23919">
        <w:rPr>
          <w:rFonts w:eastAsia="Times New Roman" w:cs="Times New Roman"/>
          <w:color w:val="252525"/>
          <w:szCs w:val="24"/>
          <w:shd w:val="clear" w:color="auto" w:fill="FFFFFF"/>
        </w:rPr>
        <w:t xml:space="preserve"> focuses on</w:t>
      </w:r>
      <w:r w:rsidRPr="000C08EA">
        <w:rPr>
          <w:rFonts w:eastAsia="Times New Roman" w:cs="Times New Roman"/>
          <w:color w:val="252525"/>
          <w:szCs w:val="24"/>
          <w:shd w:val="clear" w:color="auto" w:fill="FFFFFF"/>
        </w:rPr>
        <w:t xml:space="preserve"> REST communication</w:t>
      </w:r>
      <w:ins w:id="264" w:author="Alex Chen" w:date="2016-05-15T20:18:00Z">
        <w:r w:rsidR="009A7873">
          <w:rPr>
            <w:rFonts w:eastAsia="Times New Roman" w:cs="Times New Roman"/>
            <w:color w:val="252525"/>
            <w:szCs w:val="24"/>
            <w:shd w:val="clear" w:color="auto" w:fill="FFFFFF"/>
          </w:rPr>
          <w:t>s</w:t>
        </w:r>
      </w:ins>
      <w:r w:rsidR="00A47F34">
        <w:rPr>
          <w:rFonts w:eastAsia="Times New Roman" w:cs="Times New Roman"/>
          <w:color w:val="252525"/>
          <w:szCs w:val="24"/>
          <w:shd w:val="clear" w:color="auto" w:fill="FFFFFF"/>
        </w:rPr>
        <w:t xml:space="preserve"> and the communication</w:t>
      </w:r>
      <w:ins w:id="265" w:author="Alex Chen" w:date="2016-05-15T20:18:00Z">
        <w:r w:rsidR="009A7873">
          <w:rPr>
            <w:rFonts w:eastAsia="Times New Roman" w:cs="Times New Roman"/>
            <w:color w:val="252525"/>
            <w:szCs w:val="24"/>
            <w:shd w:val="clear" w:color="auto" w:fill="FFFFFF"/>
          </w:rPr>
          <w:t>s</w:t>
        </w:r>
      </w:ins>
      <w:r w:rsidR="00A47F34">
        <w:rPr>
          <w:rFonts w:eastAsia="Times New Roman" w:cs="Times New Roman"/>
          <w:color w:val="252525"/>
          <w:szCs w:val="24"/>
          <w:shd w:val="clear" w:color="auto" w:fill="FFFFFF"/>
        </w:rPr>
        <w:t xml:space="preserve"> between small networks and the Internet</w:t>
      </w:r>
      <w:r w:rsidRPr="000C08EA">
        <w:rPr>
          <w:rFonts w:eastAsia="Times New Roman" w:cs="Times New Roman"/>
          <w:color w:val="252525"/>
          <w:szCs w:val="24"/>
          <w:shd w:val="clear" w:color="auto" w:fill="FFFFFF"/>
        </w:rPr>
        <w:t xml:space="preserve">. The </w:t>
      </w:r>
      <w:proofErr w:type="spellStart"/>
      <w:r w:rsidRPr="000C08EA">
        <w:rPr>
          <w:rFonts w:eastAsia="Times New Roman" w:cs="Times New Roman"/>
          <w:color w:val="252525"/>
          <w:szCs w:val="24"/>
          <w:shd w:val="clear" w:color="auto" w:fill="FFFFFF"/>
        </w:rPr>
        <w:t>CoAP</w:t>
      </w:r>
      <w:proofErr w:type="spellEnd"/>
      <w:r w:rsidRPr="000C08EA">
        <w:rPr>
          <w:rFonts w:eastAsia="Times New Roman" w:cs="Times New Roman"/>
          <w:color w:val="252525"/>
          <w:szCs w:val="24"/>
          <w:shd w:val="clear" w:color="auto" w:fill="FFFFFF"/>
        </w:rPr>
        <w:t xml:space="preserve"> is more flexible and closer to HTTP protocol. </w:t>
      </w:r>
      <w:r w:rsidR="006342F5">
        <w:rPr>
          <w:rFonts w:eastAsia="Times New Roman" w:cs="Times New Roman"/>
          <w:color w:val="252525"/>
          <w:szCs w:val="24"/>
          <w:shd w:val="clear" w:color="auto" w:fill="FFFFFF"/>
        </w:rPr>
        <w:t>In additi</w:t>
      </w:r>
      <w:r w:rsidR="00BD52CB">
        <w:rPr>
          <w:rFonts w:eastAsia="Times New Roman" w:cs="Times New Roman"/>
          <w:color w:val="252525"/>
          <w:szCs w:val="24"/>
          <w:shd w:val="clear" w:color="auto" w:fill="FFFFFF"/>
        </w:rPr>
        <w:t>on, it is</w:t>
      </w:r>
      <w:r w:rsidRPr="000C08EA">
        <w:rPr>
          <w:rFonts w:eastAsia="Times New Roman" w:cs="Times New Roman"/>
          <w:color w:val="252525"/>
          <w:szCs w:val="24"/>
          <w:shd w:val="clear" w:color="auto" w:fill="FFFFFF"/>
        </w:rPr>
        <w:t xml:space="preserve"> </w:t>
      </w:r>
      <w:proofErr w:type="gramStart"/>
      <w:ins w:id="266" w:author="Alex Chen" w:date="2016-05-15T20:18:00Z">
        <w:r w:rsidR="009A7873">
          <w:rPr>
            <w:rFonts w:eastAsia="Times New Roman" w:cs="Times New Roman"/>
            <w:color w:val="252525"/>
            <w:szCs w:val="24"/>
            <w:shd w:val="clear" w:color="auto" w:fill="FFFFFF"/>
          </w:rPr>
          <w:t xml:space="preserve">more </w:t>
        </w:r>
      </w:ins>
      <w:r w:rsidR="00BE2CD9">
        <w:rPr>
          <w:rFonts w:eastAsia="Times New Roman" w:cs="Times New Roman"/>
          <w:color w:val="252525"/>
          <w:szCs w:val="24"/>
          <w:shd w:val="clear" w:color="auto" w:fill="FFFFFF"/>
        </w:rPr>
        <w:t>friendly</w:t>
      </w:r>
      <w:proofErr w:type="gramEnd"/>
      <w:r w:rsidR="00BE2CD9">
        <w:rPr>
          <w:rFonts w:eastAsia="Times New Roman" w:cs="Times New Roman"/>
          <w:color w:val="252525"/>
          <w:szCs w:val="24"/>
          <w:shd w:val="clear" w:color="auto" w:fill="FFFFFF"/>
        </w:rPr>
        <w:t xml:space="preserve"> to developers. It requires </w:t>
      </w:r>
      <w:r w:rsidR="00E07116">
        <w:rPr>
          <w:rFonts w:eastAsia="Times New Roman" w:cs="Times New Roman"/>
          <w:color w:val="252525"/>
          <w:szCs w:val="24"/>
          <w:shd w:val="clear" w:color="auto" w:fill="FFFFFF"/>
        </w:rPr>
        <w:t xml:space="preserve">less effort </w:t>
      </w:r>
      <w:r w:rsidRPr="000C08EA">
        <w:rPr>
          <w:rFonts w:eastAsia="Times New Roman" w:cs="Times New Roman"/>
          <w:color w:val="252525"/>
          <w:szCs w:val="24"/>
          <w:shd w:val="clear" w:color="auto" w:fill="FFFFFF"/>
        </w:rPr>
        <w:t>to transfer a HTTP s</w:t>
      </w:r>
      <w:r>
        <w:rPr>
          <w:rFonts w:eastAsia="Times New Roman" w:cs="Times New Roman"/>
          <w:color w:val="252525"/>
          <w:szCs w:val="24"/>
          <w:shd w:val="clear" w:color="auto" w:fill="FFFFFF"/>
        </w:rPr>
        <w:t>ervice in</w:t>
      </w:r>
      <w:r w:rsidR="003A1553">
        <w:rPr>
          <w:rFonts w:eastAsia="Times New Roman" w:cs="Times New Roman"/>
          <w:color w:val="252525"/>
          <w:szCs w:val="24"/>
          <w:shd w:val="clear" w:color="auto" w:fill="FFFFFF"/>
        </w:rPr>
        <w:t>to</w:t>
      </w:r>
      <w:r>
        <w:rPr>
          <w:rFonts w:eastAsia="Times New Roman" w:cs="Times New Roman"/>
          <w:color w:val="252525"/>
          <w:szCs w:val="24"/>
          <w:shd w:val="clear" w:color="auto" w:fill="FFFFFF"/>
        </w:rPr>
        <w:t xml:space="preserve"> </w:t>
      </w:r>
      <w:ins w:id="267" w:author="Alex Chen" w:date="2016-05-15T20:19:00Z">
        <w:r w:rsidR="009A7873">
          <w:rPr>
            <w:rFonts w:eastAsia="Times New Roman" w:cs="Times New Roman"/>
            <w:color w:val="252525"/>
            <w:szCs w:val="24"/>
            <w:shd w:val="clear" w:color="auto" w:fill="FFFFFF"/>
          </w:rPr>
          <w:t xml:space="preserve">a </w:t>
        </w:r>
      </w:ins>
      <w:r>
        <w:rPr>
          <w:rFonts w:eastAsia="Times New Roman" w:cs="Times New Roman"/>
          <w:color w:val="252525"/>
          <w:szCs w:val="24"/>
          <w:shd w:val="clear" w:color="auto" w:fill="FFFFFF"/>
        </w:rPr>
        <w:t>low bandwidth network</w:t>
      </w:r>
      <w:r w:rsidR="00472E7E" w:rsidRPr="00472E7E">
        <w:rPr>
          <w:rFonts w:eastAsia="Times New Roman" w:cs="Times New Roman"/>
          <w:color w:val="252525"/>
          <w:szCs w:val="24"/>
          <w:shd w:val="clear" w:color="auto" w:fill="FFFFFF"/>
        </w:rPr>
        <w:t xml:space="preserve">. </w:t>
      </w:r>
    </w:p>
    <w:p w14:paraId="67D88086" w14:textId="77777777" w:rsidR="00472E7E" w:rsidRPr="00472E7E" w:rsidRDefault="00472E7E" w:rsidP="00177A7C">
      <w:pPr>
        <w:pStyle w:val="Heading3"/>
      </w:pPr>
      <w:bookmarkStart w:id="268" w:name="_Toc449949722"/>
      <w:r w:rsidRPr="00B11DF6">
        <w:t>3.</w:t>
      </w:r>
      <w:r w:rsidR="00DB4A40">
        <w:t>4</w:t>
      </w:r>
      <w:r w:rsidRPr="00B11DF6">
        <w:t>.4 Conclusion</w:t>
      </w:r>
      <w:bookmarkEnd w:id="268"/>
    </w:p>
    <w:p w14:paraId="77C78093" w14:textId="1D8E4563" w:rsidR="005F43A5" w:rsidRDefault="004367C0" w:rsidP="005F43A5">
      <w:pPr>
        <w:spacing w:after="0" w:line="360" w:lineRule="auto"/>
        <w:rPr>
          <w:rFonts w:eastAsia="Times New Roman" w:cs="Times New Roman"/>
          <w:color w:val="000000" w:themeColor="text1"/>
          <w:szCs w:val="24"/>
        </w:rPr>
      </w:pPr>
      <w:r>
        <w:rPr>
          <w:rFonts w:eastAsia="Times New Roman" w:cs="Times New Roman"/>
          <w:color w:val="252525"/>
          <w:szCs w:val="24"/>
          <w:shd w:val="clear" w:color="auto" w:fill="FFFFFF"/>
        </w:rPr>
        <w:t>In the above section,</w:t>
      </w:r>
      <w:r w:rsidR="000644C1">
        <w:rPr>
          <w:rFonts w:eastAsia="Times New Roman" w:cs="Times New Roman"/>
          <w:color w:val="252525"/>
          <w:szCs w:val="24"/>
          <w:shd w:val="clear" w:color="auto" w:fill="FFFFFF"/>
        </w:rPr>
        <w:t xml:space="preserve"> I</w:t>
      </w:r>
      <w:r w:rsidR="00843DBE" w:rsidRPr="00843DBE">
        <w:rPr>
          <w:rFonts w:eastAsia="Times New Roman" w:cs="Times New Roman"/>
          <w:color w:val="252525"/>
          <w:szCs w:val="24"/>
          <w:shd w:val="clear" w:color="auto" w:fill="FFFFFF"/>
        </w:rPr>
        <w:t xml:space="preserve"> compared two most popular technologies in </w:t>
      </w:r>
      <w:proofErr w:type="spellStart"/>
      <w:r w:rsidR="00843DBE" w:rsidRPr="00843DBE">
        <w:rPr>
          <w:rFonts w:eastAsia="Times New Roman" w:cs="Times New Roman"/>
          <w:color w:val="252525"/>
          <w:szCs w:val="24"/>
          <w:shd w:val="clear" w:color="auto" w:fill="FFFFFF"/>
        </w:rPr>
        <w:t>IoT</w:t>
      </w:r>
      <w:proofErr w:type="spellEnd"/>
      <w:r w:rsidR="00547766">
        <w:rPr>
          <w:rFonts w:eastAsia="Times New Roman" w:cs="Times New Roman"/>
          <w:color w:val="252525"/>
          <w:szCs w:val="24"/>
          <w:shd w:val="clear" w:color="auto" w:fill="FFFFFF"/>
        </w:rPr>
        <w:t>.</w:t>
      </w:r>
      <w:r w:rsidR="00843DBE" w:rsidRPr="00843DBE">
        <w:rPr>
          <w:rFonts w:eastAsia="Times New Roman" w:cs="Times New Roman"/>
          <w:color w:val="252525"/>
          <w:szCs w:val="24"/>
          <w:shd w:val="clear" w:color="auto" w:fill="FFFFFF"/>
        </w:rPr>
        <w:t xml:space="preserve"> According to </w:t>
      </w:r>
      <w:r w:rsidR="004E05FE">
        <w:rPr>
          <w:rFonts w:eastAsia="Times New Roman" w:cs="Times New Roman"/>
          <w:color w:val="252525"/>
          <w:szCs w:val="24"/>
          <w:shd w:val="clear" w:color="auto" w:fill="FFFFFF"/>
        </w:rPr>
        <w:t xml:space="preserve">the </w:t>
      </w:r>
      <w:r w:rsidR="00522659">
        <w:rPr>
          <w:rFonts w:eastAsia="Times New Roman" w:cs="Times New Roman"/>
          <w:color w:val="252525"/>
          <w:szCs w:val="24"/>
          <w:shd w:val="clear" w:color="auto" w:fill="FFFFFF"/>
        </w:rPr>
        <w:t xml:space="preserve">analysis, </w:t>
      </w:r>
      <w:r w:rsidR="00683AA2">
        <w:rPr>
          <w:rFonts w:eastAsia="Times New Roman" w:cs="Times New Roman"/>
          <w:color w:val="252525"/>
          <w:szCs w:val="24"/>
          <w:shd w:val="clear" w:color="auto" w:fill="FFFFFF"/>
        </w:rPr>
        <w:t>I</w:t>
      </w:r>
      <w:r w:rsidR="00843DBE" w:rsidRPr="00843DBE">
        <w:rPr>
          <w:rFonts w:eastAsia="Times New Roman" w:cs="Times New Roman"/>
          <w:color w:val="252525"/>
          <w:szCs w:val="24"/>
          <w:shd w:val="clear" w:color="auto" w:fill="FFFFFF"/>
        </w:rPr>
        <w:t xml:space="preserve"> </w:t>
      </w:r>
      <w:del w:id="269" w:author="Alex Chen" w:date="2016-05-15T20:19:00Z">
        <w:r w:rsidR="00843DBE" w:rsidRPr="00843DBE" w:rsidDel="007F7ED8">
          <w:rPr>
            <w:rFonts w:eastAsia="Times New Roman" w:cs="Times New Roman"/>
            <w:color w:val="252525"/>
            <w:szCs w:val="24"/>
            <w:shd w:val="clear" w:color="auto" w:fill="FFFFFF"/>
          </w:rPr>
          <w:delText>can come to</w:delText>
        </w:r>
      </w:del>
      <w:ins w:id="270" w:author="Alex Chen" w:date="2016-05-15T20:19:00Z">
        <w:r w:rsidR="007F7ED8">
          <w:rPr>
            <w:rFonts w:eastAsia="Times New Roman" w:cs="Times New Roman"/>
            <w:color w:val="252525"/>
            <w:szCs w:val="24"/>
            <w:shd w:val="clear" w:color="auto" w:fill="FFFFFF"/>
          </w:rPr>
          <w:t>draw</w:t>
        </w:r>
      </w:ins>
      <w:r w:rsidR="00843DBE" w:rsidRPr="00843DBE">
        <w:rPr>
          <w:rFonts w:eastAsia="Times New Roman" w:cs="Times New Roman"/>
          <w:color w:val="252525"/>
          <w:szCs w:val="24"/>
          <w:shd w:val="clear" w:color="auto" w:fill="FFFFFF"/>
        </w:rPr>
        <w:t xml:space="preserve"> the conclusion that </w:t>
      </w:r>
      <w:proofErr w:type="spellStart"/>
      <w:r w:rsidR="00843DBE" w:rsidRPr="00843DBE">
        <w:rPr>
          <w:rFonts w:eastAsia="Times New Roman" w:cs="Times New Roman"/>
          <w:color w:val="252525"/>
          <w:szCs w:val="24"/>
          <w:shd w:val="clear" w:color="auto" w:fill="FFFFFF"/>
        </w:rPr>
        <w:t>CoAP</w:t>
      </w:r>
      <w:proofErr w:type="spellEnd"/>
      <w:r w:rsidR="00843DBE" w:rsidRPr="00843DBE">
        <w:rPr>
          <w:rFonts w:eastAsia="Times New Roman" w:cs="Times New Roman"/>
          <w:color w:val="252525"/>
          <w:szCs w:val="24"/>
          <w:shd w:val="clear" w:color="auto" w:fill="FFFFFF"/>
        </w:rPr>
        <w:t xml:space="preserve"> is </w:t>
      </w:r>
      <w:r w:rsidR="00F25761">
        <w:rPr>
          <w:rFonts w:eastAsia="Times New Roman" w:cs="Times New Roman"/>
          <w:color w:val="252525"/>
          <w:szCs w:val="24"/>
          <w:shd w:val="clear" w:color="auto" w:fill="FFFFFF"/>
        </w:rPr>
        <w:t xml:space="preserve">closer </w:t>
      </w:r>
      <w:r w:rsidR="00843DBE" w:rsidRPr="00843DBE">
        <w:rPr>
          <w:rFonts w:eastAsia="Times New Roman" w:cs="Times New Roman"/>
          <w:color w:val="252525"/>
          <w:szCs w:val="24"/>
          <w:shd w:val="clear" w:color="auto" w:fill="FFFFFF"/>
        </w:rPr>
        <w:t xml:space="preserve">to the Internet than MQTT. The MQTT has </w:t>
      </w:r>
      <w:r w:rsidR="00843DBE" w:rsidRPr="00843DBE">
        <w:rPr>
          <w:rFonts w:eastAsia="Times New Roman" w:cs="Times New Roman"/>
          <w:color w:val="252525"/>
          <w:szCs w:val="24"/>
          <w:shd w:val="clear" w:color="auto" w:fill="FFFFFF"/>
        </w:rPr>
        <w:lastRenderedPageBreak/>
        <w:t>some nice features to guarantee communication quality, but it is designed for small area network where different terms and mechanism</w:t>
      </w:r>
      <w:ins w:id="271" w:author="Alex Chen" w:date="2016-05-15T20:20:00Z">
        <w:r w:rsidR="007F7ED8">
          <w:rPr>
            <w:rFonts w:eastAsia="Times New Roman" w:cs="Times New Roman"/>
            <w:color w:val="252525"/>
            <w:szCs w:val="24"/>
            <w:shd w:val="clear" w:color="auto" w:fill="FFFFFF"/>
          </w:rPr>
          <w:t>s</w:t>
        </w:r>
      </w:ins>
      <w:r w:rsidR="00843DBE" w:rsidRPr="00843DBE">
        <w:rPr>
          <w:rFonts w:eastAsia="Times New Roman" w:cs="Times New Roman"/>
          <w:color w:val="252525"/>
          <w:szCs w:val="24"/>
          <w:shd w:val="clear" w:color="auto" w:fill="FFFFFF"/>
        </w:rPr>
        <w:t xml:space="preserve"> are used other than H</w:t>
      </w:r>
      <w:r w:rsidR="006D61E2">
        <w:rPr>
          <w:rFonts w:eastAsia="Times New Roman" w:cs="Times New Roman"/>
          <w:color w:val="252525"/>
          <w:szCs w:val="24"/>
          <w:shd w:val="clear" w:color="auto" w:fill="FFFFFF"/>
        </w:rPr>
        <w:t>TTP</w:t>
      </w:r>
      <w:ins w:id="272" w:author="Alex Chen" w:date="2016-05-15T20:20:00Z">
        <w:r w:rsidR="007F7ED8">
          <w:rPr>
            <w:rFonts w:eastAsia="Times New Roman" w:cs="Times New Roman"/>
            <w:color w:val="252525"/>
            <w:szCs w:val="24"/>
            <w:shd w:val="clear" w:color="auto" w:fill="FFFFFF"/>
          </w:rPr>
          <w:t xml:space="preserve"> (???)</w:t>
        </w:r>
      </w:ins>
      <w:r w:rsidR="006D61E2">
        <w:rPr>
          <w:rFonts w:eastAsia="Times New Roman" w:cs="Times New Roman"/>
          <w:color w:val="252525"/>
          <w:szCs w:val="24"/>
          <w:shd w:val="clear" w:color="auto" w:fill="FFFFFF"/>
        </w:rPr>
        <w:t xml:space="preserve">. Therefore, if </w:t>
      </w:r>
      <w:r w:rsidR="00FF0DCE">
        <w:rPr>
          <w:rFonts w:eastAsia="Times New Roman" w:cs="Times New Roman"/>
          <w:color w:val="252525"/>
          <w:szCs w:val="24"/>
          <w:shd w:val="clear" w:color="auto" w:fill="FFFFFF"/>
        </w:rPr>
        <w:t>I</w:t>
      </w:r>
      <w:r w:rsidR="006D61E2">
        <w:rPr>
          <w:rFonts w:eastAsia="Times New Roman" w:cs="Times New Roman"/>
          <w:color w:val="252525"/>
          <w:szCs w:val="24"/>
          <w:shd w:val="clear" w:color="auto" w:fill="FFFFFF"/>
        </w:rPr>
        <w:t xml:space="preserve"> design </w:t>
      </w:r>
      <w:r w:rsidR="00A2356B">
        <w:rPr>
          <w:rFonts w:eastAsia="Times New Roman" w:cs="Times New Roman"/>
          <w:color w:val="252525"/>
          <w:szCs w:val="24"/>
          <w:shd w:val="clear" w:color="auto" w:fill="FFFFFF"/>
        </w:rPr>
        <w:t xml:space="preserve">an </w:t>
      </w:r>
      <w:r w:rsidR="00843DBE" w:rsidRPr="00843DBE">
        <w:rPr>
          <w:rFonts w:eastAsia="Times New Roman" w:cs="Times New Roman"/>
          <w:color w:val="252525"/>
          <w:szCs w:val="24"/>
          <w:shd w:val="clear" w:color="auto" w:fill="FFFFFF"/>
        </w:rPr>
        <w:t xml:space="preserve">architecture where </w:t>
      </w:r>
      <w:proofErr w:type="spellStart"/>
      <w:r w:rsidR="00843DBE" w:rsidRPr="00843DBE">
        <w:rPr>
          <w:rFonts w:eastAsia="Times New Roman" w:cs="Times New Roman"/>
          <w:color w:val="252525"/>
          <w:szCs w:val="24"/>
          <w:shd w:val="clear" w:color="auto" w:fill="FFFFFF"/>
        </w:rPr>
        <w:t>CoAP</w:t>
      </w:r>
      <w:proofErr w:type="spellEnd"/>
      <w:r w:rsidR="00843DBE" w:rsidRPr="00843DBE">
        <w:rPr>
          <w:rFonts w:eastAsia="Times New Roman" w:cs="Times New Roman"/>
          <w:color w:val="252525"/>
          <w:szCs w:val="24"/>
          <w:shd w:val="clear" w:color="auto" w:fill="FFFFFF"/>
        </w:rPr>
        <w:t xml:space="preserve"> is adopted, messages between devices can easily be transferred into</w:t>
      </w:r>
      <w:del w:id="273" w:author="Alex Chen" w:date="2016-05-15T20:22:00Z">
        <w:r w:rsidR="00843DBE" w:rsidRPr="00843DBE" w:rsidDel="002512B6">
          <w:rPr>
            <w:rFonts w:eastAsia="Times New Roman" w:cs="Times New Roman"/>
            <w:color w:val="252525"/>
            <w:szCs w:val="24"/>
            <w:shd w:val="clear" w:color="auto" w:fill="FFFFFF"/>
          </w:rPr>
          <w:delText xml:space="preserve"> a</w:delText>
        </w:r>
      </w:del>
      <w:r w:rsidR="00843DBE" w:rsidRPr="00843DBE">
        <w:rPr>
          <w:rFonts w:eastAsia="Times New Roman" w:cs="Times New Roman"/>
          <w:color w:val="252525"/>
          <w:szCs w:val="24"/>
          <w:shd w:val="clear" w:color="auto" w:fill="FFFFFF"/>
        </w:rPr>
        <w:t xml:space="preserve"> HTTP format, which means the new network can merge to existing Internet with less effort. </w:t>
      </w:r>
      <w:ins w:id="274" w:author="Alex Chen" w:date="2016-05-15T20:22:00Z">
        <w:r w:rsidR="002512B6">
          <w:rPr>
            <w:rFonts w:eastAsia="Times New Roman" w:cs="Times New Roman"/>
            <w:color w:val="252525"/>
            <w:szCs w:val="24"/>
            <w:shd w:val="clear" w:color="auto" w:fill="FFFFFF"/>
          </w:rPr>
          <w:t>(???)</w:t>
        </w:r>
      </w:ins>
      <w:r w:rsidR="00843DBE" w:rsidRPr="00843DBE">
        <w:rPr>
          <w:rFonts w:eastAsia="Times New Roman" w:cs="Times New Roman"/>
          <w:color w:val="252525"/>
          <w:szCs w:val="24"/>
          <w:shd w:val="clear" w:color="auto" w:fill="FFFFFF"/>
        </w:rPr>
        <w:t xml:space="preserve"> As mentioned in the problem definition, our goal is access process of merging </w:t>
      </w:r>
      <w:proofErr w:type="spellStart"/>
      <w:r w:rsidR="00843DBE" w:rsidRPr="00843DBE">
        <w:rPr>
          <w:rFonts w:eastAsia="Times New Roman" w:cs="Times New Roman"/>
          <w:color w:val="252525"/>
          <w:szCs w:val="24"/>
          <w:shd w:val="clear" w:color="auto" w:fill="FFFFFF"/>
        </w:rPr>
        <w:t>NonIP</w:t>
      </w:r>
      <w:proofErr w:type="spellEnd"/>
      <w:r w:rsidR="00843DBE" w:rsidRPr="00843DBE">
        <w:rPr>
          <w:rFonts w:eastAsia="Times New Roman" w:cs="Times New Roman"/>
          <w:color w:val="252525"/>
          <w:szCs w:val="24"/>
          <w:shd w:val="clear" w:color="auto" w:fill="FFFFFF"/>
        </w:rPr>
        <w:t xml:space="preserve"> based devices into </w:t>
      </w:r>
      <w:proofErr w:type="spellStart"/>
      <w:r w:rsidR="00843DBE" w:rsidRPr="00843DBE">
        <w:rPr>
          <w:rFonts w:eastAsia="Times New Roman" w:cs="Times New Roman"/>
          <w:color w:val="252525"/>
          <w:szCs w:val="24"/>
          <w:shd w:val="clear" w:color="auto" w:fill="FFFFFF"/>
        </w:rPr>
        <w:t>IoT</w:t>
      </w:r>
      <w:proofErr w:type="spellEnd"/>
      <w:ins w:id="275" w:author="Alex Chen" w:date="2016-05-15T20:22:00Z">
        <w:r w:rsidR="002512B6">
          <w:rPr>
            <w:rFonts w:eastAsia="Times New Roman" w:cs="Times New Roman"/>
            <w:color w:val="252525"/>
            <w:szCs w:val="24"/>
            <w:shd w:val="clear" w:color="auto" w:fill="FFFFFF"/>
          </w:rPr>
          <w:t xml:space="preserve"> (to merge</w:t>
        </w:r>
      </w:ins>
      <w:ins w:id="276" w:author="Alex Chen" w:date="2016-05-15T20:23:00Z">
        <w:r w:rsidR="002512B6">
          <w:rPr>
            <w:rFonts w:eastAsia="Times New Roman" w:cs="Times New Roman"/>
            <w:color w:val="252525"/>
            <w:szCs w:val="24"/>
            <w:shd w:val="clear" w:color="auto" w:fill="FFFFFF"/>
          </w:rPr>
          <w:t>…)</w:t>
        </w:r>
      </w:ins>
      <w:r w:rsidR="00843DBE" w:rsidRPr="00843DBE">
        <w:rPr>
          <w:rFonts w:eastAsia="Times New Roman" w:cs="Times New Roman"/>
          <w:color w:val="252525"/>
          <w:szCs w:val="24"/>
          <w:shd w:val="clear" w:color="auto" w:fill="FFFFFF"/>
        </w:rPr>
        <w:t>. In this case, the cost of language transfer should weight more</w:t>
      </w:r>
      <w:ins w:id="277" w:author="Alex Chen" w:date="2016-05-15T20:24:00Z">
        <w:r w:rsidR="00CB05DD">
          <w:rPr>
            <w:rFonts w:eastAsia="Times New Roman" w:cs="Times New Roman"/>
            <w:color w:val="252525"/>
            <w:szCs w:val="24"/>
            <w:shd w:val="clear" w:color="auto" w:fill="FFFFFF"/>
          </w:rPr>
          <w:t xml:space="preserve"> (should be important/crucial </w:t>
        </w:r>
        <w:proofErr w:type="spellStart"/>
        <w:r w:rsidR="00CB05DD">
          <w:rPr>
            <w:rFonts w:eastAsia="Times New Roman" w:cs="Times New Roman"/>
            <w:color w:val="252525"/>
            <w:szCs w:val="24"/>
            <w:shd w:val="clear" w:color="auto" w:fill="FFFFFF"/>
          </w:rPr>
          <w:t>etc</w:t>
        </w:r>
        <w:proofErr w:type="spellEnd"/>
        <w:r w:rsidR="00CB05DD">
          <w:rPr>
            <w:rFonts w:eastAsia="Times New Roman" w:cs="Times New Roman"/>
            <w:color w:val="252525"/>
            <w:szCs w:val="24"/>
            <w:shd w:val="clear" w:color="auto" w:fill="FFFFFF"/>
          </w:rPr>
          <w:t>)</w:t>
        </w:r>
      </w:ins>
      <w:r w:rsidR="00843DBE" w:rsidRPr="00843DBE">
        <w:rPr>
          <w:rFonts w:eastAsia="Times New Roman" w:cs="Times New Roman"/>
          <w:color w:val="252525"/>
          <w:szCs w:val="24"/>
          <w:shd w:val="clear" w:color="auto" w:fill="FFFFFF"/>
        </w:rPr>
        <w:t xml:space="preserve">. Therefore, </w:t>
      </w:r>
      <w:r w:rsidR="008B2A5D">
        <w:rPr>
          <w:rFonts w:eastAsia="Times New Roman" w:cs="Times New Roman"/>
          <w:color w:val="000000" w:themeColor="text1"/>
          <w:szCs w:val="24"/>
        </w:rPr>
        <w:t xml:space="preserve">I decide to </w:t>
      </w:r>
      <w:r w:rsidR="00402E42" w:rsidRPr="00402E42">
        <w:rPr>
          <w:rFonts w:eastAsia="Times New Roman" w:cs="Times New Roman"/>
          <w:color w:val="000000" w:themeColor="text1"/>
          <w:szCs w:val="24"/>
        </w:rPr>
        <w:t xml:space="preserve">choose </w:t>
      </w:r>
      <w:proofErr w:type="spellStart"/>
      <w:r w:rsidR="008B2A5D">
        <w:rPr>
          <w:rFonts w:eastAsia="Times New Roman" w:cs="Times New Roman"/>
          <w:color w:val="000000" w:themeColor="text1"/>
          <w:szCs w:val="24"/>
        </w:rPr>
        <w:t>CoAP</w:t>
      </w:r>
      <w:proofErr w:type="spellEnd"/>
      <w:r w:rsidR="008B2A5D">
        <w:rPr>
          <w:rFonts w:eastAsia="Times New Roman" w:cs="Times New Roman"/>
          <w:color w:val="000000" w:themeColor="text1"/>
          <w:szCs w:val="24"/>
        </w:rPr>
        <w:t xml:space="preserve">. </w:t>
      </w:r>
      <w:r w:rsidR="005F43A5">
        <w:rPr>
          <w:rFonts w:eastAsia="Times New Roman" w:cs="Times New Roman"/>
          <w:color w:val="000000" w:themeColor="text1"/>
          <w:szCs w:val="24"/>
        </w:rPr>
        <w:t xml:space="preserve"> </w:t>
      </w:r>
    </w:p>
    <w:p w14:paraId="3B9C76D2" w14:textId="77777777" w:rsidR="005F43A5" w:rsidRDefault="005F43A5" w:rsidP="005F43A5">
      <w:pPr>
        <w:pStyle w:val="Caption"/>
      </w:pPr>
    </w:p>
    <w:p w14:paraId="7C873405" w14:textId="77777777" w:rsidR="00472E7E" w:rsidRPr="00341173" w:rsidRDefault="006C7D08" w:rsidP="00123D35">
      <w:pPr>
        <w:spacing w:line="360" w:lineRule="auto"/>
      </w:pPr>
      <w:r>
        <w:t xml:space="preserve">Since I decided to use BLE as an example to test the proposed architecture, I need to review associate </w:t>
      </w:r>
      <w:r w:rsidR="0093513A">
        <w:t>works</w:t>
      </w:r>
      <w:r>
        <w:t xml:space="preserve"> of BLE.</w:t>
      </w:r>
      <w:r w:rsidR="00341173">
        <w:t xml:space="preserve"> </w:t>
      </w:r>
      <w:r w:rsidR="00472E7E" w:rsidRPr="00472E7E">
        <w:rPr>
          <w:rFonts w:eastAsia="Times New Roman" w:cs="Times New Roman"/>
          <w:color w:val="252525"/>
          <w:szCs w:val="24"/>
          <w:shd w:val="clear" w:color="auto" w:fill="FFFFFF"/>
        </w:rPr>
        <w:t>In the next chapter, the paper will discuss strength and weakness of Bluetooth and Bluetooth Low Energy.</w:t>
      </w:r>
    </w:p>
    <w:p w14:paraId="69E3ACEF" w14:textId="77777777" w:rsidR="00472E7E" w:rsidRPr="00472E7E" w:rsidRDefault="00BF72ED" w:rsidP="00177A7C">
      <w:pPr>
        <w:pStyle w:val="Heading2"/>
      </w:pPr>
      <w:bookmarkStart w:id="278" w:name="_Toc449949723"/>
      <w:r w:rsidRPr="00BF72ED">
        <w:t>3.</w:t>
      </w:r>
      <w:r w:rsidR="00DB4A40">
        <w:t>5</w:t>
      </w:r>
      <w:r w:rsidR="00472E7E" w:rsidRPr="00BF72ED">
        <w:t xml:space="preserve"> Bluetooth</w:t>
      </w:r>
      <w:bookmarkEnd w:id="278"/>
    </w:p>
    <w:p w14:paraId="5E6E363F" w14:textId="02C42C43" w:rsid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 xml:space="preserve">Bluetooth is a standard for low bandwidth wireless communication. </w:t>
      </w:r>
      <w:proofErr w:type="gramStart"/>
      <w:r w:rsidRPr="003A011A">
        <w:rPr>
          <w:rFonts w:eastAsia="Times New Roman" w:cs="Times New Roman"/>
          <w:color w:val="252525"/>
          <w:szCs w:val="24"/>
          <w:shd w:val="clear" w:color="auto" w:fill="FFFFFF"/>
        </w:rPr>
        <w:t xml:space="preserve">It </w:t>
      </w:r>
      <w:r w:rsidR="008F33C1">
        <w:rPr>
          <w:rFonts w:eastAsia="Times New Roman" w:cs="Times New Roman"/>
          <w:color w:val="252525"/>
          <w:szCs w:val="24"/>
          <w:shd w:val="clear" w:color="auto" w:fill="FFFFFF"/>
        </w:rPr>
        <w:t>is maintained by the Bluetooth Special Interest G</w:t>
      </w:r>
      <w:r w:rsidRPr="003A011A">
        <w:rPr>
          <w:rFonts w:eastAsia="Times New Roman" w:cs="Times New Roman"/>
          <w:color w:val="252525"/>
          <w:szCs w:val="24"/>
          <w:shd w:val="clear" w:color="auto" w:fill="FFFFFF"/>
        </w:rPr>
        <w:t>roup (SIG)</w:t>
      </w:r>
      <w:proofErr w:type="gramEnd"/>
      <w:r w:rsidRPr="003A011A">
        <w:rPr>
          <w:rFonts w:eastAsia="Times New Roman" w:cs="Times New Roman"/>
          <w:color w:val="252525"/>
          <w:szCs w:val="24"/>
          <w:shd w:val="clear" w:color="auto" w:fill="FFFFFF"/>
        </w:rPr>
        <w:t xml:space="preserve">. The latest version of Bluetooth is 4.2. The BLE has widely been implemented in smart devices like tablet, smartphone, and wearable devices. It is designed for networks with low data payload but </w:t>
      </w:r>
      <w:r w:rsidR="004E13AC" w:rsidRPr="004E13AC">
        <w:rPr>
          <w:rFonts w:eastAsia="Times New Roman" w:cs="Times New Roman"/>
          <w:color w:val="252525"/>
          <w:szCs w:val="24"/>
          <w:shd w:val="clear" w:color="auto" w:fill="FFFFFF"/>
        </w:rPr>
        <w:t>need</w:t>
      </w:r>
      <w:ins w:id="279" w:author="Alex Chen" w:date="2016-05-15T20:26:00Z">
        <w:r w:rsidR="009E546D">
          <w:rPr>
            <w:rFonts w:eastAsia="Times New Roman" w:cs="Times New Roman"/>
            <w:color w:val="252525"/>
            <w:szCs w:val="24"/>
            <w:shd w:val="clear" w:color="auto" w:fill="FFFFFF"/>
          </w:rPr>
          <w:t>ing</w:t>
        </w:r>
      </w:ins>
      <w:del w:id="280" w:author="Alex Chen" w:date="2016-05-15T20:26:00Z">
        <w:r w:rsidR="004E13AC" w:rsidRPr="004E13AC" w:rsidDel="009E546D">
          <w:rPr>
            <w:rFonts w:eastAsia="Times New Roman" w:cs="Times New Roman"/>
            <w:color w:val="252525"/>
            <w:szCs w:val="24"/>
            <w:shd w:val="clear" w:color="auto" w:fill="FFFFFF"/>
          </w:rPr>
          <w:delText>s</w:delText>
        </w:r>
      </w:del>
      <w:r w:rsidR="00292A24">
        <w:rPr>
          <w:rFonts w:eastAsia="Times New Roman" w:cs="Times New Roman"/>
          <w:color w:val="252525"/>
          <w:szCs w:val="24"/>
          <w:shd w:val="clear" w:color="auto" w:fill="FFFFFF"/>
        </w:rPr>
        <w:t xml:space="preserve"> frequent small data transfer</w:t>
      </w:r>
      <w:r w:rsidRPr="003A011A">
        <w:rPr>
          <w:rFonts w:eastAsia="Times New Roman" w:cs="Times New Roman"/>
          <w:color w:val="252525"/>
          <w:szCs w:val="24"/>
          <w:shd w:val="clear" w:color="auto" w:fill="FFFFFF"/>
        </w:rPr>
        <w:t xml:space="preserve">. </w:t>
      </w:r>
      <w:proofErr w:type="gramStart"/>
      <w:r w:rsidRPr="003A011A">
        <w:rPr>
          <w:rFonts w:eastAsia="Times New Roman" w:cs="Times New Roman"/>
          <w:color w:val="252525"/>
          <w:szCs w:val="24"/>
          <w:shd w:val="clear" w:color="auto" w:fill="FFFFFF"/>
        </w:rPr>
        <w:t>It is invented by telecom vendor Ericsson</w:t>
      </w:r>
      <w:proofErr w:type="gramEnd"/>
      <w:r w:rsidRPr="003A011A">
        <w:rPr>
          <w:rFonts w:eastAsia="Times New Roman" w:cs="Times New Roman"/>
          <w:color w:val="252525"/>
          <w:szCs w:val="24"/>
          <w:shd w:val="clear" w:color="auto" w:fill="FFFFFF"/>
        </w:rPr>
        <w:t xml:space="preserve"> in 1994. Originally i</w:t>
      </w:r>
      <w:ins w:id="281" w:author="Alex Chen" w:date="2016-05-15T20:27:00Z">
        <w:r w:rsidR="009E546D">
          <w:rPr>
            <w:rFonts w:eastAsia="Times New Roman" w:cs="Times New Roman"/>
            <w:color w:val="252525"/>
            <w:szCs w:val="24"/>
            <w:shd w:val="clear" w:color="auto" w:fill="FFFFFF"/>
          </w:rPr>
          <w:t>t</w:t>
        </w:r>
      </w:ins>
      <w:del w:id="282" w:author="Alex Chen" w:date="2016-05-15T20:27:00Z">
        <w:r w:rsidRPr="003A011A" w:rsidDel="009E546D">
          <w:rPr>
            <w:rFonts w:eastAsia="Times New Roman" w:cs="Times New Roman"/>
            <w:color w:val="252525"/>
            <w:szCs w:val="24"/>
            <w:shd w:val="clear" w:color="auto" w:fill="FFFFFF"/>
          </w:rPr>
          <w:delText>s</w:delText>
        </w:r>
      </w:del>
      <w:r w:rsidRPr="003A011A">
        <w:rPr>
          <w:rFonts w:eastAsia="Times New Roman" w:cs="Times New Roman"/>
          <w:color w:val="252525"/>
          <w:szCs w:val="24"/>
          <w:shd w:val="clear" w:color="auto" w:fill="FFFFFF"/>
        </w:rPr>
        <w:t xml:space="preserve"> was designed as an alternative technology of RS-232 (a serial port standard).</w:t>
      </w:r>
    </w:p>
    <w:p w14:paraId="4523FE88" w14:textId="77777777" w:rsidR="00101BB9" w:rsidRPr="00101BB9" w:rsidRDefault="00101BB9" w:rsidP="00101BB9">
      <w:pPr>
        <w:pStyle w:val="Caption"/>
      </w:pPr>
    </w:p>
    <w:p w14:paraId="10E8739D" w14:textId="1E08E088" w:rsidR="003A011A"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ins w:id="283" w:author="Alex Chen" w:date="2016-05-15T20:28:00Z">
        <w:r w:rsidR="0039071F">
          <w:rPr>
            <w:rFonts w:eastAsia="Times New Roman" w:cs="Times New Roman"/>
            <w:color w:val="252525"/>
            <w:szCs w:val="24"/>
            <w:shd w:val="clear" w:color="auto" w:fill="FFFFFF"/>
          </w:rPr>
          <w:t>s</w:t>
        </w:r>
      </w:ins>
      <w:r w:rsidRPr="003A011A">
        <w:rPr>
          <w:rFonts w:eastAsia="Times New Roman" w:cs="Times New Roman"/>
          <w:color w:val="252525"/>
          <w:szCs w:val="24"/>
          <w:shd w:val="clear" w:color="auto" w:fill="FFFFFF"/>
        </w:rPr>
        <w:t xml:space="preserve">. In 4.0 version, it proposed "Bluetooth Low Energy" to take up the market of low energy wireless communication. </w:t>
      </w:r>
      <w:del w:id="284" w:author="Alex Chen" w:date="2016-05-15T20:28:00Z">
        <w:r w:rsidRPr="003A011A" w:rsidDel="00A55AEC">
          <w:rPr>
            <w:rFonts w:eastAsia="Times New Roman" w:cs="Times New Roman"/>
            <w:color w:val="252525"/>
            <w:szCs w:val="24"/>
            <w:shd w:val="clear" w:color="auto" w:fill="FFFFFF"/>
          </w:rPr>
          <w:delText>With t</w:delText>
        </w:r>
        <w:r w:rsidR="004C7B9F" w:rsidDel="00A55AEC">
          <w:rPr>
            <w:rFonts w:eastAsia="Times New Roman" w:cs="Times New Roman"/>
            <w:color w:val="252525"/>
            <w:szCs w:val="24"/>
            <w:shd w:val="clear" w:color="auto" w:fill="FFFFFF"/>
          </w:rPr>
          <w:delText>he merging</w:delText>
        </w:r>
      </w:del>
      <w:ins w:id="285" w:author="Alex Chen" w:date="2016-05-15T20:28:00Z">
        <w:r w:rsidR="00A55AEC">
          <w:rPr>
            <w:rFonts w:eastAsia="Times New Roman" w:cs="Times New Roman"/>
            <w:color w:val="252525"/>
            <w:szCs w:val="24"/>
            <w:shd w:val="clear" w:color="auto" w:fill="FFFFFF"/>
          </w:rPr>
          <w:t>Together with</w:t>
        </w:r>
      </w:ins>
      <w:r w:rsidR="004C7B9F">
        <w:rPr>
          <w:rFonts w:eastAsia="Times New Roman" w:cs="Times New Roman"/>
          <w:color w:val="252525"/>
          <w:szCs w:val="24"/>
          <w:shd w:val="clear" w:color="auto" w:fill="FFFFFF"/>
        </w:rPr>
        <w:t xml:space="preserve"> </w:t>
      </w:r>
      <w:del w:id="286" w:author="Alex Chen" w:date="2016-05-15T20:28:00Z">
        <w:r w:rsidR="004C7B9F" w:rsidDel="00A55AEC">
          <w:rPr>
            <w:rFonts w:eastAsia="Times New Roman" w:cs="Times New Roman"/>
            <w:color w:val="252525"/>
            <w:szCs w:val="24"/>
            <w:shd w:val="clear" w:color="auto" w:fill="FFFFFF"/>
          </w:rPr>
          <w:delText xml:space="preserve">of </w:delText>
        </w:r>
      </w:del>
      <w:r w:rsidR="004C7B9F">
        <w:rPr>
          <w:rFonts w:eastAsia="Times New Roman" w:cs="Times New Roman"/>
          <w:color w:val="252525"/>
          <w:szCs w:val="24"/>
          <w:shd w:val="clear" w:color="auto" w:fill="FFFFFF"/>
        </w:rPr>
        <w:t>wearable devices,</w:t>
      </w:r>
      <w:r w:rsidRPr="003A011A">
        <w:rPr>
          <w:rFonts w:eastAsia="Times New Roman" w:cs="Times New Roman"/>
          <w:color w:val="252525"/>
          <w:szCs w:val="24"/>
          <w:shd w:val="clear" w:color="auto" w:fill="FFFFFF"/>
        </w:rPr>
        <w:t xml:space="preserve"> BLE has been widely </w:t>
      </w:r>
      <w:r w:rsidR="009B5F19">
        <w:rPr>
          <w:rFonts w:eastAsia="Times New Roman" w:cs="Times New Roman"/>
          <w:color w:val="252525"/>
          <w:szCs w:val="24"/>
          <w:shd w:val="clear" w:color="auto" w:fill="FFFFFF"/>
        </w:rPr>
        <w:t>used</w:t>
      </w:r>
      <w:r w:rsidRPr="003A011A">
        <w:rPr>
          <w:rFonts w:eastAsia="Times New Roman" w:cs="Times New Roman"/>
          <w:color w:val="252525"/>
          <w:szCs w:val="24"/>
          <w:shd w:val="clear" w:color="auto" w:fill="FFFFFF"/>
        </w:rPr>
        <w:t xml:space="preserve">. </w:t>
      </w:r>
    </w:p>
    <w:p w14:paraId="40A7F719" w14:textId="77777777" w:rsidR="003A011A" w:rsidRDefault="003A011A" w:rsidP="003A011A">
      <w:pPr>
        <w:spacing w:after="0" w:line="360" w:lineRule="auto"/>
        <w:rPr>
          <w:rFonts w:eastAsia="Times New Roman" w:cs="Times New Roman"/>
          <w:color w:val="252525"/>
          <w:szCs w:val="24"/>
          <w:shd w:val="clear" w:color="auto" w:fill="FFFFFF"/>
        </w:rPr>
      </w:pPr>
    </w:p>
    <w:p w14:paraId="06BF423E" w14:textId="2E015706" w:rsidR="00472E7E" w:rsidRDefault="003A011A" w:rsidP="003A011A">
      <w:pPr>
        <w:spacing w:after="0" w:line="360" w:lineRule="auto"/>
        <w:rPr>
          <w:rFonts w:eastAsia="Times New Roman" w:cs="Times New Roman"/>
          <w:color w:val="252525"/>
          <w:szCs w:val="24"/>
          <w:shd w:val="clear" w:color="auto" w:fill="FFFFFF"/>
        </w:rPr>
      </w:pPr>
      <w:r w:rsidRPr="003A011A">
        <w:rPr>
          <w:rFonts w:eastAsia="Times New Roman" w:cs="Times New Roman"/>
          <w:color w:val="252525"/>
          <w:szCs w:val="24"/>
          <w:shd w:val="clear" w:color="auto" w:fill="FFFFFF"/>
        </w:rPr>
        <w:t xml:space="preserve">In the remaining section of the chapter, </w:t>
      </w:r>
      <w:r w:rsidR="009447A4">
        <w:rPr>
          <w:rFonts w:eastAsia="Times New Roman" w:cs="Times New Roman"/>
          <w:color w:val="252525"/>
          <w:szCs w:val="24"/>
          <w:shd w:val="clear" w:color="auto" w:fill="FFFFFF"/>
        </w:rPr>
        <w:t>I</w:t>
      </w:r>
      <w:r w:rsidRPr="003A011A">
        <w:rPr>
          <w:rFonts w:eastAsia="Times New Roman" w:cs="Times New Roman"/>
          <w:color w:val="252525"/>
          <w:szCs w:val="24"/>
          <w:shd w:val="clear" w:color="auto" w:fill="FFFFFF"/>
        </w:rPr>
        <w:t xml:space="preserve"> will discuss the differences between class Bluetooth and Bluetooth low energy. Further, </w:t>
      </w:r>
      <w:r w:rsidR="00A22DFA">
        <w:rPr>
          <w:rFonts w:eastAsia="Times New Roman" w:cs="Times New Roman"/>
          <w:color w:val="252525"/>
          <w:szCs w:val="24"/>
          <w:shd w:val="clear" w:color="auto" w:fill="FFFFFF"/>
        </w:rPr>
        <w:t>I</w:t>
      </w:r>
      <w:r w:rsidRPr="003A011A">
        <w:rPr>
          <w:rFonts w:eastAsia="Times New Roman" w:cs="Times New Roman"/>
          <w:color w:val="252525"/>
          <w:szCs w:val="24"/>
          <w:shd w:val="clear" w:color="auto" w:fill="FFFFFF"/>
        </w:rPr>
        <w:t xml:space="preserve"> will explore </w:t>
      </w:r>
      <w:del w:id="287" w:author="Alex Chen" w:date="2016-05-15T20:29:00Z">
        <w:r w:rsidR="00F94C8F" w:rsidDel="00EF36CA">
          <w:rPr>
            <w:rFonts w:eastAsia="Times New Roman" w:cs="Times New Roman"/>
            <w:color w:val="252525"/>
            <w:szCs w:val="24"/>
            <w:shd w:val="clear" w:color="auto" w:fill="FFFFFF"/>
          </w:rPr>
          <w:delText xml:space="preserve">relative </w:delText>
        </w:r>
      </w:del>
      <w:ins w:id="288" w:author="Alex Chen" w:date="2016-05-15T20:29:00Z">
        <w:r w:rsidR="00EF36CA">
          <w:rPr>
            <w:rFonts w:eastAsia="Times New Roman" w:cs="Times New Roman"/>
            <w:color w:val="252525"/>
            <w:szCs w:val="24"/>
            <w:shd w:val="clear" w:color="auto" w:fill="FFFFFF"/>
          </w:rPr>
          <w:t xml:space="preserve">relevant </w:t>
        </w:r>
      </w:ins>
      <w:r w:rsidR="00F94C8F">
        <w:rPr>
          <w:rFonts w:eastAsia="Times New Roman" w:cs="Times New Roman"/>
          <w:color w:val="252525"/>
          <w:szCs w:val="24"/>
          <w:shd w:val="clear" w:color="auto" w:fill="FFFFFF"/>
        </w:rPr>
        <w:t xml:space="preserve">works </w:t>
      </w:r>
      <w:r w:rsidR="00DC2B79">
        <w:rPr>
          <w:rFonts w:eastAsia="Times New Roman" w:cs="Times New Roman"/>
          <w:color w:val="252525"/>
          <w:szCs w:val="24"/>
          <w:shd w:val="clear" w:color="auto" w:fill="FFFFFF"/>
        </w:rPr>
        <w:t>of BLE</w:t>
      </w:r>
      <w:r w:rsidR="004913FD">
        <w:rPr>
          <w:rFonts w:eastAsia="Times New Roman" w:cs="Times New Roman"/>
          <w:color w:val="252525"/>
          <w:szCs w:val="24"/>
          <w:shd w:val="clear" w:color="auto" w:fill="FFFFFF"/>
        </w:rPr>
        <w:t>.</w:t>
      </w:r>
    </w:p>
    <w:p w14:paraId="725CF4ED" w14:textId="77777777" w:rsidR="003A011A" w:rsidRPr="003A011A" w:rsidRDefault="003A011A" w:rsidP="003A011A">
      <w:pPr>
        <w:pStyle w:val="Caption"/>
      </w:pPr>
    </w:p>
    <w:p w14:paraId="732D0EF9" w14:textId="77777777" w:rsidR="00472E7E" w:rsidRPr="00472E7E" w:rsidRDefault="00BF72ED" w:rsidP="00177A7C">
      <w:pPr>
        <w:pStyle w:val="Heading3"/>
      </w:pPr>
      <w:bookmarkStart w:id="289" w:name="_Toc449949724"/>
      <w:r w:rsidRPr="00BF72ED">
        <w:lastRenderedPageBreak/>
        <w:t>3.</w:t>
      </w:r>
      <w:r w:rsidR="00DB4A40">
        <w:t>5</w:t>
      </w:r>
      <w:r w:rsidR="00472E7E" w:rsidRPr="00BF72ED">
        <w:t>.1 Classic Bluetooth</w:t>
      </w:r>
      <w:bookmarkEnd w:id="289"/>
      <w:r w:rsidR="00472E7E" w:rsidRPr="00BF72ED">
        <w:t xml:space="preserve"> </w:t>
      </w:r>
    </w:p>
    <w:p w14:paraId="22A44F6F" w14:textId="7C101668"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 xml:space="preserve">As mentioned above, Classic Bluetooth is a reference of Bluetooth 2.1 +EDR/4.0. It is designed for streaming data transfer. </w:t>
      </w:r>
      <w:del w:id="290" w:author="Alex Chen" w:date="2016-05-15T20:30:00Z">
        <w:r w:rsidRPr="008D71FA" w:rsidDel="00B628DE">
          <w:rPr>
            <w:rFonts w:eastAsia="Times New Roman" w:cs="Times New Roman"/>
            <w:color w:val="252525"/>
            <w:szCs w:val="24"/>
            <w:shd w:val="clear" w:color="auto" w:fill="FFFFFF"/>
          </w:rPr>
          <w:delText xml:space="preserve">The </w:delText>
        </w:r>
      </w:del>
      <w:ins w:id="291" w:author="Alex Chen" w:date="2016-05-15T20:30:00Z">
        <w:r w:rsidR="00B628DE">
          <w:rPr>
            <w:rFonts w:eastAsia="Times New Roman" w:cs="Times New Roman"/>
            <w:color w:val="252525"/>
            <w:szCs w:val="24"/>
            <w:shd w:val="clear" w:color="auto" w:fill="FFFFFF"/>
          </w:rPr>
          <w:t>Its</w:t>
        </w:r>
        <w:r w:rsidR="00B628DE" w:rsidRPr="008D71FA">
          <w:rPr>
            <w:rFonts w:eastAsia="Times New Roman" w:cs="Times New Roman"/>
            <w:color w:val="252525"/>
            <w:szCs w:val="24"/>
            <w:shd w:val="clear" w:color="auto" w:fill="FFFFFF"/>
          </w:rPr>
          <w:t xml:space="preserve"> </w:t>
        </w:r>
      </w:ins>
      <w:r w:rsidRPr="008D71FA">
        <w:rPr>
          <w:rFonts w:eastAsia="Times New Roman" w:cs="Times New Roman"/>
          <w:color w:val="252525"/>
          <w:szCs w:val="24"/>
          <w:shd w:val="clear" w:color="auto" w:fill="FFFFFF"/>
        </w:rPr>
        <w:t xml:space="preserve">data rate </w:t>
      </w:r>
      <w:del w:id="292" w:author="Alex Chen" w:date="2016-05-15T20:30:00Z">
        <w:r w:rsidRPr="008D71FA" w:rsidDel="00B628DE">
          <w:rPr>
            <w:rFonts w:eastAsia="Times New Roman" w:cs="Times New Roman"/>
            <w:color w:val="252525"/>
            <w:szCs w:val="24"/>
            <w:shd w:val="clear" w:color="auto" w:fill="FFFFFF"/>
          </w:rPr>
          <w:delText xml:space="preserve">of it </w:delText>
        </w:r>
      </w:del>
      <w:r w:rsidRPr="008D71FA">
        <w:rPr>
          <w:rFonts w:eastAsia="Times New Roman" w:cs="Times New Roman"/>
          <w:color w:val="252525"/>
          <w:szCs w:val="24"/>
          <w:shd w:val="clear" w:color="auto" w:fill="FFFFFF"/>
        </w:rPr>
        <w:t xml:space="preserve">can reach 3Mbps. It adopts Standard Bluetooth Profiles </w:t>
      </w:r>
      <w:r w:rsidR="00917123">
        <w:rPr>
          <w:rFonts w:eastAsia="Times New Roman" w:cs="Times New Roman"/>
          <w:color w:val="252525"/>
          <w:szCs w:val="24"/>
          <w:shd w:val="clear" w:color="auto" w:fill="FFFFFF"/>
        </w:rPr>
        <w:t>(SPP, DUN and PAN) where o</w:t>
      </w:r>
      <w:r w:rsidRPr="008D71FA">
        <w:rPr>
          <w:rFonts w:eastAsia="Times New Roman" w:cs="Times New Roman"/>
          <w:color w:val="252525"/>
          <w:szCs w:val="24"/>
          <w:shd w:val="clear" w:color="auto" w:fill="FFFFFF"/>
        </w:rPr>
        <w:t>ne master</w:t>
      </w:r>
      <w:r w:rsidR="00082F7A">
        <w:rPr>
          <w:rFonts w:eastAsia="Times New Roman" w:cs="Times New Roman"/>
          <w:color w:val="252525"/>
          <w:szCs w:val="24"/>
          <w:shd w:val="clear" w:color="auto" w:fill="FFFFFF"/>
        </w:rPr>
        <w:t xml:space="preserve"> device</w:t>
      </w:r>
      <w:r w:rsidRPr="008D71FA">
        <w:rPr>
          <w:rFonts w:eastAsia="Times New Roman" w:cs="Times New Roman"/>
          <w:color w:val="252525"/>
          <w:szCs w:val="24"/>
          <w:shd w:val="clear" w:color="auto" w:fill="FFFFFF"/>
        </w:rPr>
        <w:t xml:space="preserve"> can have up to seven slaves. Communication through Classic Bluetooth is based on data streaming. In this way, the Classic Bluetooth has better data rate but les</w:t>
      </w:r>
      <w:r w:rsidR="00646FEB">
        <w:rPr>
          <w:rFonts w:eastAsia="Times New Roman" w:cs="Times New Roman"/>
          <w:color w:val="252525"/>
          <w:szCs w:val="24"/>
          <w:shd w:val="clear" w:color="auto" w:fill="FFFFFF"/>
        </w:rPr>
        <w:t>s energy efficiency</w:t>
      </w:r>
      <w:r w:rsidRPr="008D71FA">
        <w:rPr>
          <w:rFonts w:eastAsia="Times New Roman" w:cs="Times New Roman"/>
          <w:color w:val="252525"/>
          <w:szCs w:val="24"/>
          <w:shd w:val="clear" w:color="auto" w:fill="FFFFFF"/>
        </w:rPr>
        <w:t xml:space="preserve">. </w:t>
      </w:r>
    </w:p>
    <w:p w14:paraId="14881B3C" w14:textId="77777777" w:rsidR="008D71FA" w:rsidRPr="008D71FA" w:rsidRDefault="008D71FA" w:rsidP="008D71FA">
      <w:pPr>
        <w:spacing w:after="0" w:line="360" w:lineRule="auto"/>
        <w:rPr>
          <w:rFonts w:eastAsia="Times New Roman" w:cs="Times New Roman"/>
          <w:color w:val="252525"/>
          <w:szCs w:val="24"/>
          <w:shd w:val="clear" w:color="auto" w:fill="FFFFFF"/>
        </w:rPr>
      </w:pPr>
    </w:p>
    <w:p w14:paraId="44899255" w14:textId="60904F79"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As</w:t>
      </w:r>
      <w:r w:rsidR="00EA6A85">
        <w:rPr>
          <w:rFonts w:eastAsia="Times New Roman" w:cs="Times New Roman"/>
          <w:color w:val="252525"/>
          <w:szCs w:val="24"/>
          <w:shd w:val="clear" w:color="auto" w:fill="FFFFFF"/>
        </w:rPr>
        <w:t xml:space="preserve"> shown in the following figure</w:t>
      </w:r>
      <w:sdt>
        <w:sdtPr>
          <w:rPr>
            <w:rFonts w:eastAsia="Times New Roman" w:cs="Times New Roman"/>
            <w:color w:val="252525"/>
            <w:szCs w:val="24"/>
            <w:shd w:val="clear" w:color="auto" w:fill="FFFFFF"/>
          </w:rPr>
          <w:id w:val="-1883545317"/>
          <w:citation/>
        </w:sdtPr>
        <w:sdtContent>
          <w:r w:rsidR="00EA6A85">
            <w:rPr>
              <w:rFonts w:eastAsia="Times New Roman" w:cs="Times New Roman"/>
              <w:color w:val="252525"/>
              <w:szCs w:val="24"/>
              <w:shd w:val="clear" w:color="auto" w:fill="FFFFFF"/>
            </w:rPr>
            <w:fldChar w:fldCharType="begin"/>
          </w:r>
          <w:r w:rsidR="00EA6A85">
            <w:rPr>
              <w:rFonts w:eastAsia="Times New Roman" w:cs="Times New Roman"/>
              <w:color w:val="252525"/>
              <w:szCs w:val="24"/>
              <w:shd w:val="clear" w:color="auto" w:fill="FFFFFF"/>
              <w:lang w:val="en-US"/>
            </w:rPr>
            <w:instrText xml:space="preserve"> CITATION 2 \l 1033 </w:instrText>
          </w:r>
          <w:r w:rsidR="00EA6A85">
            <w:rPr>
              <w:rFonts w:eastAsia="Times New Roman" w:cs="Times New Roman"/>
              <w:color w:val="252525"/>
              <w:szCs w:val="24"/>
              <w:shd w:val="clear" w:color="auto" w:fill="FFFFFF"/>
            </w:rPr>
            <w:fldChar w:fldCharType="separate"/>
          </w:r>
          <w:r w:rsidR="00EA6A85">
            <w:rPr>
              <w:rFonts w:eastAsia="Times New Roman" w:cs="Times New Roman"/>
              <w:noProof/>
              <w:color w:val="252525"/>
              <w:szCs w:val="24"/>
              <w:shd w:val="clear" w:color="auto" w:fill="FFFFFF"/>
              <w:lang w:val="en-US"/>
            </w:rPr>
            <w:t xml:space="preserve"> </w:t>
          </w:r>
          <w:r w:rsidR="00EA6A85" w:rsidRPr="00EA6A85">
            <w:rPr>
              <w:rFonts w:eastAsia="Times New Roman" w:cs="Times New Roman"/>
              <w:noProof/>
              <w:color w:val="252525"/>
              <w:szCs w:val="24"/>
              <w:shd w:val="clear" w:color="auto" w:fill="FFFFFF"/>
              <w:lang w:val="en-US"/>
            </w:rPr>
            <w:t>(SIG, 2010)</w:t>
          </w:r>
          <w:r w:rsidR="00EA6A85">
            <w:rPr>
              <w:rFonts w:eastAsia="Times New Roman" w:cs="Times New Roman"/>
              <w:color w:val="252525"/>
              <w:szCs w:val="24"/>
              <w:shd w:val="clear" w:color="auto" w:fill="FFFFFF"/>
            </w:rPr>
            <w:fldChar w:fldCharType="end"/>
          </w:r>
        </w:sdtContent>
      </w:sdt>
      <w:r w:rsidRPr="008D71FA">
        <w:rPr>
          <w:rFonts w:eastAsia="Times New Roman" w:cs="Times New Roman"/>
          <w:color w:val="252525"/>
          <w:szCs w:val="24"/>
          <w:shd w:val="clear" w:color="auto" w:fill="FFFFFF"/>
        </w:rPr>
        <w:t xml:space="preserve">, in a BR/EDR </w:t>
      </w:r>
      <w:proofErr w:type="spellStart"/>
      <w:r w:rsidRPr="008D71FA">
        <w:rPr>
          <w:rFonts w:eastAsia="Times New Roman" w:cs="Times New Roman"/>
          <w:color w:val="252525"/>
          <w:szCs w:val="24"/>
          <w:shd w:val="clear" w:color="auto" w:fill="FFFFFF"/>
        </w:rPr>
        <w:t>piconet</w:t>
      </w:r>
      <w:proofErr w:type="spellEnd"/>
      <w:r w:rsidRPr="008D71FA">
        <w:rPr>
          <w:rFonts w:eastAsia="Times New Roman" w:cs="Times New Roman"/>
          <w:color w:val="252525"/>
          <w:szCs w:val="24"/>
          <w:shd w:val="clear" w:color="auto" w:fill="FFFFFF"/>
        </w:rPr>
        <w:t xml:space="preserve">, two or more devices occupy </w:t>
      </w:r>
      <w:ins w:id="293" w:author="Alex Chen" w:date="2016-05-15T20:31:00Z">
        <w:r w:rsidR="00E0576D">
          <w:rPr>
            <w:rFonts w:eastAsia="Times New Roman" w:cs="Times New Roman"/>
            <w:color w:val="252525"/>
            <w:szCs w:val="24"/>
            <w:shd w:val="clear" w:color="auto" w:fill="FFFFFF"/>
          </w:rPr>
          <w:t xml:space="preserve">the </w:t>
        </w:r>
      </w:ins>
      <w:r w:rsidRPr="008D71FA">
        <w:rPr>
          <w:rFonts w:eastAsia="Times New Roman" w:cs="Times New Roman"/>
          <w:color w:val="252525"/>
          <w:szCs w:val="24"/>
          <w:shd w:val="clear" w:color="auto" w:fill="FFFFFF"/>
        </w:rPr>
        <w:t xml:space="preserve">same physical channel. Messages in a physical channel are synchronized by a common clock and hopping sequence. A Bluetooth </w:t>
      </w:r>
      <w:proofErr w:type="gramStart"/>
      <w:r w:rsidRPr="008D71FA">
        <w:rPr>
          <w:rFonts w:eastAsia="Times New Roman" w:cs="Times New Roman"/>
          <w:color w:val="252525"/>
          <w:szCs w:val="24"/>
          <w:shd w:val="clear" w:color="auto" w:fill="FFFFFF"/>
        </w:rPr>
        <w:t xml:space="preserve">can </w:t>
      </w:r>
      <w:r w:rsidR="005B445C">
        <w:rPr>
          <w:rFonts w:eastAsia="Times New Roman" w:cs="Times New Roman"/>
          <w:color w:val="252525"/>
          <w:szCs w:val="24"/>
          <w:shd w:val="clear" w:color="auto" w:fill="FFFFFF"/>
        </w:rPr>
        <w:t>not</w:t>
      </w:r>
      <w:proofErr w:type="gramEnd"/>
      <w:r w:rsidRPr="008D71FA">
        <w:rPr>
          <w:rFonts w:eastAsia="Times New Roman" w:cs="Times New Roman"/>
          <w:color w:val="252525"/>
          <w:szCs w:val="24"/>
          <w:shd w:val="clear" w:color="auto" w:fill="FFFFFF"/>
        </w:rPr>
        <w:t xml:space="preserve"> be a master of more than one </w:t>
      </w:r>
      <w:proofErr w:type="spellStart"/>
      <w:r w:rsidRPr="008D71FA">
        <w:rPr>
          <w:rFonts w:eastAsia="Times New Roman" w:cs="Times New Roman"/>
          <w:color w:val="252525"/>
          <w:szCs w:val="24"/>
          <w:shd w:val="clear" w:color="auto" w:fill="FFFFFF"/>
        </w:rPr>
        <w:t>piconet</w:t>
      </w:r>
      <w:proofErr w:type="spellEnd"/>
      <w:r w:rsidRPr="008D71FA">
        <w:rPr>
          <w:rFonts w:eastAsia="Times New Roman" w:cs="Times New Roman"/>
          <w:color w:val="252525"/>
          <w:szCs w:val="24"/>
          <w:shd w:val="clear" w:color="auto" w:fill="FFFFFF"/>
        </w:rPr>
        <w:t xml:space="preserve">, but it may belong to two or more </w:t>
      </w:r>
      <w:proofErr w:type="spellStart"/>
      <w:r w:rsidRPr="008D71FA">
        <w:rPr>
          <w:rFonts w:eastAsia="Times New Roman" w:cs="Times New Roman"/>
          <w:color w:val="252525"/>
          <w:szCs w:val="24"/>
          <w:shd w:val="clear" w:color="auto" w:fill="FFFFFF"/>
        </w:rPr>
        <w:t>piconet</w:t>
      </w:r>
      <w:ins w:id="294" w:author="Alex Chen" w:date="2016-05-15T20:32:00Z">
        <w:r w:rsidR="00E0576D">
          <w:rPr>
            <w:rFonts w:eastAsia="Times New Roman" w:cs="Times New Roman"/>
            <w:color w:val="252525"/>
            <w:szCs w:val="24"/>
            <w:shd w:val="clear" w:color="auto" w:fill="FFFFFF"/>
          </w:rPr>
          <w:t>s</w:t>
        </w:r>
      </w:ins>
      <w:proofErr w:type="spellEnd"/>
      <w:r w:rsidRPr="008D71FA">
        <w:rPr>
          <w:rFonts w:eastAsia="Times New Roman" w:cs="Times New Roman"/>
          <w:color w:val="252525"/>
          <w:szCs w:val="24"/>
          <w:shd w:val="clear" w:color="auto" w:fill="FFFFFF"/>
        </w:rPr>
        <w:t xml:space="preserve">. In the following figure, the device A is a master of a </w:t>
      </w:r>
      <w:proofErr w:type="spellStart"/>
      <w:r w:rsidRPr="008D71FA">
        <w:rPr>
          <w:rFonts w:eastAsia="Times New Roman" w:cs="Times New Roman"/>
          <w:color w:val="252525"/>
          <w:szCs w:val="24"/>
          <w:shd w:val="clear" w:color="auto" w:fill="FFFFFF"/>
        </w:rPr>
        <w:t>piconet</w:t>
      </w:r>
      <w:proofErr w:type="spellEnd"/>
      <w:r w:rsidRPr="008D71FA">
        <w:rPr>
          <w:rFonts w:eastAsia="Times New Roman" w:cs="Times New Roman"/>
          <w:color w:val="252525"/>
          <w:szCs w:val="24"/>
          <w:shd w:val="clear" w:color="auto" w:fill="FFFFFF"/>
        </w:rPr>
        <w:t xml:space="preserve"> with device B, C, D and E as slaves. Meanwhile, the device D is a master of another </w:t>
      </w:r>
      <w:proofErr w:type="spellStart"/>
      <w:r w:rsidRPr="008D71FA">
        <w:rPr>
          <w:rFonts w:eastAsia="Times New Roman" w:cs="Times New Roman"/>
          <w:color w:val="252525"/>
          <w:szCs w:val="24"/>
          <w:shd w:val="clear" w:color="auto" w:fill="FFFFFF"/>
        </w:rPr>
        <w:t>piconet</w:t>
      </w:r>
      <w:proofErr w:type="spellEnd"/>
      <w:r w:rsidRPr="008D71FA">
        <w:rPr>
          <w:rFonts w:eastAsia="Times New Roman" w:cs="Times New Roman"/>
          <w:color w:val="252525"/>
          <w:szCs w:val="24"/>
          <w:shd w:val="clear" w:color="auto" w:fill="FFFFFF"/>
        </w:rPr>
        <w:t xml:space="preserve"> with J as the slave. The device E play</w:t>
      </w:r>
      <w:ins w:id="295" w:author="Alex Chen" w:date="2016-05-15T20:33:00Z">
        <w:r w:rsidR="009E60FC">
          <w:rPr>
            <w:rFonts w:eastAsia="Times New Roman" w:cs="Times New Roman"/>
            <w:color w:val="252525"/>
            <w:szCs w:val="24"/>
            <w:shd w:val="clear" w:color="auto" w:fill="FFFFFF"/>
          </w:rPr>
          <w:t>s</w:t>
        </w:r>
      </w:ins>
      <w:r w:rsidRPr="008D71FA">
        <w:rPr>
          <w:rFonts w:eastAsia="Times New Roman" w:cs="Times New Roman"/>
          <w:color w:val="252525"/>
          <w:szCs w:val="24"/>
          <w:shd w:val="clear" w:color="auto" w:fill="FFFFFF"/>
        </w:rPr>
        <w:t xml:space="preserve"> a role of slave in both the </w:t>
      </w:r>
      <w:proofErr w:type="spellStart"/>
      <w:r w:rsidRPr="008D71FA">
        <w:rPr>
          <w:rFonts w:eastAsia="Times New Roman" w:cs="Times New Roman"/>
          <w:color w:val="252525"/>
          <w:szCs w:val="24"/>
          <w:shd w:val="clear" w:color="auto" w:fill="FFFFFF"/>
        </w:rPr>
        <w:t>piconet</w:t>
      </w:r>
      <w:proofErr w:type="spellEnd"/>
      <w:r w:rsidRPr="008D71FA">
        <w:rPr>
          <w:rFonts w:eastAsia="Times New Roman" w:cs="Times New Roman"/>
          <w:color w:val="252525"/>
          <w:szCs w:val="24"/>
          <w:shd w:val="clear" w:color="auto" w:fill="FFFFFF"/>
        </w:rPr>
        <w:t xml:space="preserve"> of A and F. The K is an isolated advertising node</w:t>
      </w:r>
      <w:r w:rsidR="00472E7E" w:rsidRPr="00472E7E">
        <w:rPr>
          <w:rFonts w:eastAsia="Times New Roman" w:cs="Times New Roman"/>
          <w:color w:val="252525"/>
          <w:szCs w:val="24"/>
          <w:shd w:val="clear" w:color="auto" w:fill="FFFFFF"/>
        </w:rPr>
        <w:t>.</w:t>
      </w:r>
    </w:p>
    <w:p w14:paraId="6CBF8FEE" w14:textId="77777777" w:rsidR="00E254B0" w:rsidRDefault="00472E7E" w:rsidP="00E254B0">
      <w:pPr>
        <w:keepNext/>
        <w:spacing w:after="0" w:line="360" w:lineRule="auto"/>
        <w:jc w:val="center"/>
      </w:pPr>
      <w:r w:rsidRPr="00472E7E">
        <w:rPr>
          <w:rFonts w:eastAsia="Times New Roman" w:cs="Times New Roman"/>
          <w:noProof/>
          <w:color w:val="252525"/>
          <w:szCs w:val="24"/>
          <w:shd w:val="clear" w:color="auto" w:fill="FFFFFF"/>
          <w:lang w:val="en-US" w:eastAsia="en-US"/>
        </w:rPr>
        <w:drawing>
          <wp:inline distT="0" distB="0" distL="0" distR="0" wp14:anchorId="1E103A6A" wp14:editId="6F9DA549">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14:paraId="0C01A17D" w14:textId="77777777" w:rsidR="00E254B0" w:rsidRPr="00DC396F" w:rsidRDefault="00E254B0" w:rsidP="00E254B0">
      <w:pPr>
        <w:pStyle w:val="Caption"/>
        <w:rPr>
          <w:color w:val="0D0D0D" w:themeColor="text1" w:themeTint="F2"/>
        </w:rPr>
      </w:pPr>
      <w:bookmarkStart w:id="296" w:name="_Toc449446698"/>
      <w:bookmarkStart w:id="297" w:name="_Toc449450782"/>
      <w:bookmarkStart w:id="298" w:name="_Toc449949768"/>
      <w:proofErr w:type="gramStart"/>
      <w:r w:rsidRPr="00E254B0">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Pr="00E254B0">
        <w:rPr>
          <w:color w:val="000000" w:themeColor="text1"/>
        </w:rPr>
        <w:t xml:space="preserve"> </w:t>
      </w:r>
      <w:r w:rsidRPr="00DC396F">
        <w:rPr>
          <w:color w:val="0D0D0D" w:themeColor="text1" w:themeTint="F2"/>
        </w:rPr>
        <w:t xml:space="preserve">Topology of Classic Bluetooth </w:t>
      </w:r>
      <w:sdt>
        <w:sdtPr>
          <w:rPr>
            <w:color w:val="0D0D0D" w:themeColor="text1" w:themeTint="F2"/>
          </w:rPr>
          <w:id w:val="1748293941"/>
          <w:citation/>
        </w:sdtPr>
        <w:sdtContent>
          <w:r w:rsidRPr="00DC396F">
            <w:rPr>
              <w:color w:val="0D0D0D" w:themeColor="text1" w:themeTint="F2"/>
            </w:rPr>
            <w:fldChar w:fldCharType="begin"/>
          </w:r>
          <w:r>
            <w:rPr>
              <w:color w:val="0D0D0D" w:themeColor="text1" w:themeTint="F2"/>
            </w:rPr>
            <w:instrText xml:space="preserve">CITATION 2 \l 4105 </w:instrText>
          </w:r>
          <w:r w:rsidRPr="00DC396F">
            <w:rPr>
              <w:color w:val="0D0D0D" w:themeColor="text1" w:themeTint="F2"/>
            </w:rPr>
            <w:fldChar w:fldCharType="separate"/>
          </w:r>
          <w:r w:rsidR="008B144F" w:rsidRPr="008B144F">
            <w:rPr>
              <w:noProof/>
              <w:color w:val="0D0D0D" w:themeColor="text1" w:themeTint="F2"/>
            </w:rPr>
            <w:t>(SIG, 2010)</w:t>
          </w:r>
          <w:r w:rsidRPr="00DC396F">
            <w:rPr>
              <w:color w:val="0D0D0D" w:themeColor="text1" w:themeTint="F2"/>
            </w:rPr>
            <w:fldChar w:fldCharType="end"/>
          </w:r>
        </w:sdtContent>
      </w:sdt>
      <w:bookmarkEnd w:id="296"/>
      <w:bookmarkEnd w:id="297"/>
      <w:bookmarkEnd w:id="298"/>
    </w:p>
    <w:p w14:paraId="359CEDFC" w14:textId="77777777" w:rsidR="00472E7E" w:rsidRPr="00472E7E" w:rsidRDefault="00472E7E" w:rsidP="00C57EB0">
      <w:pPr>
        <w:spacing w:after="0" w:line="360" w:lineRule="auto"/>
        <w:rPr>
          <w:rFonts w:eastAsia="Times New Roman" w:cs="Times New Roman"/>
          <w:szCs w:val="24"/>
        </w:rPr>
      </w:pPr>
    </w:p>
    <w:p w14:paraId="6062B184" w14:textId="055C3143" w:rsidR="008D71FA" w:rsidRPr="008D71FA" w:rsidRDefault="008D71FA" w:rsidP="008D71FA">
      <w:pPr>
        <w:spacing w:after="0" w:line="360" w:lineRule="auto"/>
        <w:rPr>
          <w:rFonts w:eastAsia="Times New Roman" w:cs="Times New Roman"/>
          <w:color w:val="252525"/>
          <w:szCs w:val="24"/>
          <w:shd w:val="clear" w:color="auto" w:fill="FFFFFF"/>
        </w:rPr>
      </w:pPr>
      <w:r w:rsidRPr="008D71FA">
        <w:rPr>
          <w:rFonts w:eastAsia="Times New Roman" w:cs="Times New Roman"/>
          <w:color w:val="252525"/>
          <w:szCs w:val="24"/>
          <w:shd w:val="clear" w:color="auto" w:fill="FFFFFF"/>
        </w:rPr>
        <w:t>As explained</w:t>
      </w:r>
      <w:ins w:id="299" w:author="Alex Chen" w:date="2016-05-15T20:33:00Z">
        <w:r w:rsidR="009E60FC">
          <w:rPr>
            <w:rFonts w:eastAsia="Times New Roman" w:cs="Times New Roman"/>
            <w:color w:val="252525"/>
            <w:szCs w:val="24"/>
            <w:shd w:val="clear" w:color="auto" w:fill="FFFFFF"/>
          </w:rPr>
          <w:t xml:space="preserve"> (mentioned)</w:t>
        </w:r>
      </w:ins>
      <w:r w:rsidRPr="008D71FA">
        <w:rPr>
          <w:rFonts w:eastAsia="Times New Roman" w:cs="Times New Roman"/>
          <w:color w:val="252525"/>
          <w:szCs w:val="24"/>
          <w:shd w:val="clear" w:color="auto" w:fill="FFFFFF"/>
        </w:rPr>
        <w:t xml:space="preserve"> above, the classic Bluetooth has widely been adopted in wireless communication</w:t>
      </w:r>
      <w:ins w:id="300" w:author="Alex Chen" w:date="2016-05-15T20:33:00Z">
        <w:r w:rsidR="009E60FC">
          <w:rPr>
            <w:rFonts w:eastAsia="Times New Roman" w:cs="Times New Roman"/>
            <w:color w:val="252525"/>
            <w:szCs w:val="24"/>
            <w:shd w:val="clear" w:color="auto" w:fill="FFFFFF"/>
          </w:rPr>
          <w:t>s</w:t>
        </w:r>
      </w:ins>
      <w:r w:rsidRPr="008D71FA">
        <w:rPr>
          <w:rFonts w:eastAsia="Times New Roman" w:cs="Times New Roman"/>
          <w:color w:val="252525"/>
          <w:szCs w:val="24"/>
          <w:shd w:val="clear" w:color="auto" w:fill="FFFFFF"/>
        </w:rPr>
        <w:t xml:space="preserve">. However, </w:t>
      </w:r>
      <w:r w:rsidR="00FA284C" w:rsidRPr="008D71FA">
        <w:rPr>
          <w:rFonts w:eastAsia="Times New Roman" w:cs="Times New Roman"/>
          <w:color w:val="252525"/>
          <w:szCs w:val="24"/>
          <w:shd w:val="clear" w:color="auto" w:fill="FFFFFF"/>
        </w:rPr>
        <w:t xml:space="preserve">it </w:t>
      </w:r>
      <w:r w:rsidR="00FA284C">
        <w:rPr>
          <w:rFonts w:eastAsia="Times New Roman" w:cs="Times New Roman"/>
          <w:color w:val="252525"/>
          <w:szCs w:val="24"/>
          <w:shd w:val="clear" w:color="auto" w:fill="FFFFFF"/>
        </w:rPr>
        <w:t xml:space="preserve">has </w:t>
      </w:r>
      <w:r w:rsidRPr="008D71FA">
        <w:rPr>
          <w:rFonts w:eastAsia="Times New Roman" w:cs="Times New Roman"/>
          <w:color w:val="252525"/>
          <w:szCs w:val="24"/>
          <w:shd w:val="clear" w:color="auto" w:fill="FFFFFF"/>
        </w:rPr>
        <w:t xml:space="preserve">a </w:t>
      </w:r>
      <w:r w:rsidR="009C691B">
        <w:rPr>
          <w:rFonts w:eastAsia="Times New Roman" w:cs="Times New Roman"/>
          <w:color w:val="252525"/>
          <w:szCs w:val="24"/>
          <w:shd w:val="clear" w:color="auto" w:fill="FFFFFF"/>
        </w:rPr>
        <w:t>natural</w:t>
      </w:r>
      <w:r w:rsidRPr="008D71FA">
        <w:rPr>
          <w:rFonts w:eastAsia="Times New Roman" w:cs="Times New Roman"/>
          <w:color w:val="252525"/>
          <w:szCs w:val="24"/>
          <w:shd w:val="clear" w:color="auto" w:fill="FFFFFF"/>
        </w:rPr>
        <w:t xml:space="preserve"> disadvantage. Since wireless communication</w:t>
      </w:r>
      <w:ins w:id="301" w:author="Alex Chen" w:date="2016-05-15T20:34:00Z">
        <w:r w:rsidR="009E60FC">
          <w:rPr>
            <w:rFonts w:eastAsia="Times New Roman" w:cs="Times New Roman"/>
            <w:color w:val="252525"/>
            <w:szCs w:val="24"/>
            <w:shd w:val="clear" w:color="auto" w:fill="FFFFFF"/>
          </w:rPr>
          <w:t>s</w:t>
        </w:r>
      </w:ins>
      <w:r w:rsidRPr="008D71FA">
        <w:rPr>
          <w:rFonts w:eastAsia="Times New Roman" w:cs="Times New Roman"/>
          <w:color w:val="252525"/>
          <w:szCs w:val="24"/>
          <w:shd w:val="clear" w:color="auto" w:fill="FFFFFF"/>
        </w:rPr>
        <w:t xml:space="preserve"> </w:t>
      </w:r>
      <w:ins w:id="302" w:author="Alex Chen" w:date="2016-05-15T20:34:00Z">
        <w:r w:rsidR="009E60FC">
          <w:rPr>
            <w:rFonts w:eastAsia="Times New Roman" w:cs="Times New Roman"/>
            <w:color w:val="252525"/>
            <w:szCs w:val="24"/>
            <w:shd w:val="clear" w:color="auto" w:fill="FFFFFF"/>
          </w:rPr>
          <w:t xml:space="preserve">are </w:t>
        </w:r>
      </w:ins>
      <w:del w:id="303" w:author="Alex Chen" w:date="2016-05-15T20:34:00Z">
        <w:r w:rsidRPr="008D71FA" w:rsidDel="009E60FC">
          <w:rPr>
            <w:rFonts w:eastAsia="Times New Roman" w:cs="Times New Roman"/>
            <w:color w:val="252525"/>
            <w:szCs w:val="24"/>
            <w:shd w:val="clear" w:color="auto" w:fill="FFFFFF"/>
          </w:rPr>
          <w:delText xml:space="preserve">is </w:delText>
        </w:r>
      </w:del>
      <w:r w:rsidRPr="008D71FA">
        <w:rPr>
          <w:rFonts w:eastAsia="Times New Roman" w:cs="Times New Roman"/>
          <w:color w:val="252525"/>
          <w:szCs w:val="24"/>
          <w:shd w:val="clear" w:color="auto" w:fill="FFFFFF"/>
        </w:rPr>
        <w:t>naturally</w:t>
      </w:r>
      <w:ins w:id="304" w:author="Alex Chen" w:date="2016-05-15T20:34:00Z">
        <w:r w:rsidR="009E60FC">
          <w:rPr>
            <w:rFonts w:eastAsia="Times New Roman" w:cs="Times New Roman"/>
            <w:color w:val="252525"/>
            <w:szCs w:val="24"/>
            <w:shd w:val="clear" w:color="auto" w:fill="FFFFFF"/>
          </w:rPr>
          <w:t xml:space="preserve"> (built-in)</w:t>
        </w:r>
      </w:ins>
      <w:r w:rsidRPr="008D71FA">
        <w:rPr>
          <w:rFonts w:eastAsia="Times New Roman" w:cs="Times New Roman"/>
          <w:color w:val="252525"/>
          <w:szCs w:val="24"/>
          <w:shd w:val="clear" w:color="auto" w:fill="FFFFFF"/>
        </w:rPr>
        <w:t xml:space="preserve"> fragile, the streaming data can be interrupted at any time. Moreover, in a single </w:t>
      </w:r>
      <w:proofErr w:type="spellStart"/>
      <w:r w:rsidRPr="008D71FA">
        <w:rPr>
          <w:rFonts w:eastAsia="Times New Roman" w:cs="Times New Roman"/>
          <w:color w:val="252525"/>
          <w:szCs w:val="24"/>
          <w:shd w:val="clear" w:color="auto" w:fill="FFFFFF"/>
        </w:rPr>
        <w:t>piconet</w:t>
      </w:r>
      <w:proofErr w:type="spellEnd"/>
      <w:del w:id="305" w:author="Alex Chen" w:date="2016-05-15T20:35:00Z">
        <w:r w:rsidRPr="008D71FA" w:rsidDel="009E60FC">
          <w:rPr>
            <w:rFonts w:eastAsia="Times New Roman" w:cs="Times New Roman"/>
            <w:color w:val="252525"/>
            <w:szCs w:val="24"/>
            <w:shd w:val="clear" w:color="auto" w:fill="FFFFFF"/>
          </w:rPr>
          <w:delText xml:space="preserve"> network</w:delText>
        </w:r>
      </w:del>
      <w:r w:rsidRPr="008D71FA">
        <w:rPr>
          <w:rFonts w:eastAsia="Times New Roman" w:cs="Times New Roman"/>
          <w:color w:val="252525"/>
          <w:szCs w:val="24"/>
          <w:shd w:val="clear" w:color="auto" w:fill="FFFFFF"/>
        </w:rPr>
        <w:t xml:space="preserve">, one master device can </w:t>
      </w:r>
      <w:ins w:id="306" w:author="Alex Chen" w:date="2016-05-15T20:35:00Z">
        <w:r w:rsidR="009E60FC">
          <w:rPr>
            <w:rFonts w:eastAsia="Times New Roman" w:cs="Times New Roman"/>
            <w:color w:val="252525"/>
            <w:szCs w:val="24"/>
            <w:shd w:val="clear" w:color="auto" w:fill="FFFFFF"/>
          </w:rPr>
          <w:t xml:space="preserve">only </w:t>
        </w:r>
      </w:ins>
      <w:r w:rsidRPr="008D71FA">
        <w:rPr>
          <w:rFonts w:eastAsia="Times New Roman" w:cs="Times New Roman"/>
          <w:color w:val="252525"/>
          <w:szCs w:val="24"/>
          <w:shd w:val="clear" w:color="auto" w:fill="FFFFFF"/>
        </w:rPr>
        <w:t xml:space="preserve">be connected to up to seven slave devices. Those limitations have </w:t>
      </w:r>
      <w:del w:id="307" w:author="Alex Chen" w:date="2016-05-15T20:36:00Z">
        <w:r w:rsidRPr="008D71FA" w:rsidDel="009E60FC">
          <w:rPr>
            <w:rFonts w:eastAsia="Times New Roman" w:cs="Times New Roman"/>
            <w:color w:val="252525"/>
            <w:szCs w:val="24"/>
            <w:shd w:val="clear" w:color="auto" w:fill="FFFFFF"/>
          </w:rPr>
          <w:delText>influenced the</w:delText>
        </w:r>
      </w:del>
      <w:ins w:id="308" w:author="Alex Chen" w:date="2016-05-15T20:36:00Z">
        <w:r w:rsidR="009E60FC">
          <w:rPr>
            <w:rFonts w:eastAsia="Times New Roman" w:cs="Times New Roman"/>
            <w:color w:val="252525"/>
            <w:szCs w:val="24"/>
            <w:shd w:val="clear" w:color="auto" w:fill="FFFFFF"/>
          </w:rPr>
          <w:t xml:space="preserve">impeded </w:t>
        </w:r>
        <w:r w:rsidR="009E60FC" w:rsidRPr="008D71FA">
          <w:rPr>
            <w:rFonts w:eastAsia="Times New Roman" w:cs="Times New Roman"/>
            <w:color w:val="252525"/>
            <w:szCs w:val="24"/>
            <w:shd w:val="clear" w:color="auto" w:fill="FFFFFF"/>
          </w:rPr>
          <w:t>the</w:t>
        </w:r>
      </w:ins>
      <w:r w:rsidRPr="008D71FA">
        <w:rPr>
          <w:rFonts w:eastAsia="Times New Roman" w:cs="Times New Roman"/>
          <w:color w:val="252525"/>
          <w:szCs w:val="24"/>
          <w:shd w:val="clear" w:color="auto" w:fill="FFFFFF"/>
        </w:rPr>
        <w:t xml:space="preserve"> development of it. On the other hand, in 1997, Wi-Fi is introduced. </w:t>
      </w:r>
      <w:del w:id="309" w:author="Alex Chen" w:date="2016-05-15T20:37:00Z">
        <w:r w:rsidRPr="008D71FA" w:rsidDel="009E60FC">
          <w:rPr>
            <w:rFonts w:eastAsia="Times New Roman" w:cs="Times New Roman"/>
            <w:color w:val="252525"/>
            <w:szCs w:val="24"/>
            <w:shd w:val="clear" w:color="auto" w:fill="FFFFFF"/>
          </w:rPr>
          <w:lastRenderedPageBreak/>
          <w:delText>In 1999, the</w:delText>
        </w:r>
      </w:del>
      <w:ins w:id="310" w:author="Alex Chen" w:date="2016-05-15T20:37:00Z">
        <w:r w:rsidR="009E60FC">
          <w:rPr>
            <w:rFonts w:eastAsia="Times New Roman" w:cs="Times New Roman"/>
            <w:color w:val="252525"/>
            <w:szCs w:val="24"/>
            <w:shd w:val="clear" w:color="auto" w:fill="FFFFFF"/>
          </w:rPr>
          <w:t>And its</w:t>
        </w:r>
      </w:ins>
      <w:r w:rsidRPr="008D71FA">
        <w:rPr>
          <w:rFonts w:eastAsia="Times New Roman" w:cs="Times New Roman"/>
          <w:color w:val="252525"/>
          <w:szCs w:val="24"/>
          <w:shd w:val="clear" w:color="auto" w:fill="FFFFFF"/>
        </w:rPr>
        <w:t xml:space="preserve"> data rate </w:t>
      </w:r>
      <w:del w:id="311" w:author="Alex Chen" w:date="2016-05-15T20:37:00Z">
        <w:r w:rsidRPr="008D71FA" w:rsidDel="009E60FC">
          <w:rPr>
            <w:rFonts w:eastAsia="Times New Roman" w:cs="Times New Roman"/>
            <w:color w:val="252525"/>
            <w:szCs w:val="24"/>
            <w:shd w:val="clear" w:color="auto" w:fill="FFFFFF"/>
          </w:rPr>
          <w:delText xml:space="preserve">of Wi-Fi </w:delText>
        </w:r>
      </w:del>
      <w:r w:rsidRPr="008D71FA">
        <w:rPr>
          <w:rFonts w:eastAsia="Times New Roman" w:cs="Times New Roman"/>
          <w:color w:val="252525"/>
          <w:szCs w:val="24"/>
          <w:shd w:val="clear" w:color="auto" w:fill="FFFFFF"/>
        </w:rPr>
        <w:t>reached 11Mbit/s</w:t>
      </w:r>
      <w:ins w:id="312" w:author="Alex Chen" w:date="2016-05-15T20:37:00Z">
        <w:r w:rsidR="009E60FC">
          <w:rPr>
            <w:rFonts w:eastAsia="Times New Roman" w:cs="Times New Roman"/>
            <w:color w:val="252525"/>
            <w:szCs w:val="24"/>
            <w:shd w:val="clear" w:color="auto" w:fill="FFFFFF"/>
          </w:rPr>
          <w:t xml:space="preserve"> quickly (in 1999)</w:t>
        </w:r>
      </w:ins>
      <w:r w:rsidRPr="008D71FA">
        <w:rPr>
          <w:rFonts w:eastAsia="Times New Roman" w:cs="Times New Roman"/>
          <w:color w:val="252525"/>
          <w:szCs w:val="24"/>
          <w:shd w:val="clear" w:color="auto" w:fill="FFFFFF"/>
        </w:rPr>
        <w:t>. With the development of Wi-Fi, it gradually overlaps the use cases of Bluetooth. After the attempt of incre</w:t>
      </w:r>
      <w:r w:rsidR="0005534F">
        <w:rPr>
          <w:rFonts w:eastAsia="Times New Roman" w:cs="Times New Roman"/>
          <w:color w:val="252525"/>
          <w:szCs w:val="24"/>
          <w:shd w:val="clear" w:color="auto" w:fill="FFFFFF"/>
        </w:rPr>
        <w:t>asing data rate in version 3.0, t</w:t>
      </w:r>
      <w:r w:rsidRPr="008D71FA">
        <w:rPr>
          <w:rFonts w:eastAsia="Times New Roman" w:cs="Times New Roman"/>
          <w:color w:val="252525"/>
          <w:szCs w:val="24"/>
          <w:shd w:val="clear" w:color="auto" w:fill="FFFFFF"/>
        </w:rPr>
        <w:t>he SIG turn</w:t>
      </w:r>
      <w:r w:rsidR="009536F2">
        <w:rPr>
          <w:rFonts w:eastAsia="Times New Roman" w:cs="Times New Roman"/>
          <w:color w:val="252525"/>
          <w:szCs w:val="24"/>
          <w:shd w:val="clear" w:color="auto" w:fill="FFFFFF"/>
        </w:rPr>
        <w:t>s</w:t>
      </w:r>
      <w:r w:rsidRPr="008D71FA">
        <w:rPr>
          <w:rFonts w:eastAsia="Times New Roman" w:cs="Times New Roman"/>
          <w:color w:val="252525"/>
          <w:szCs w:val="24"/>
          <w:shd w:val="clear" w:color="auto" w:fill="FFFFFF"/>
        </w:rPr>
        <w:t xml:space="preserve"> to develop low-energy version of Bluetooth. </w:t>
      </w:r>
    </w:p>
    <w:p w14:paraId="4540EE0B" w14:textId="77777777" w:rsidR="008D71FA" w:rsidRPr="008D71FA" w:rsidRDefault="008D71FA" w:rsidP="008D71FA">
      <w:pPr>
        <w:spacing w:after="0" w:line="360" w:lineRule="auto"/>
        <w:rPr>
          <w:rFonts w:eastAsia="Times New Roman" w:cs="Times New Roman"/>
          <w:color w:val="252525"/>
          <w:szCs w:val="24"/>
          <w:shd w:val="clear" w:color="auto" w:fill="FFFFFF"/>
        </w:rPr>
      </w:pPr>
    </w:p>
    <w:p w14:paraId="66F8F4B6" w14:textId="465770A0" w:rsidR="00472E7E" w:rsidRPr="00472E7E" w:rsidRDefault="008D71FA" w:rsidP="008D71FA">
      <w:pPr>
        <w:spacing w:after="0" w:line="360" w:lineRule="auto"/>
        <w:rPr>
          <w:rFonts w:eastAsia="Times New Roman" w:cs="Times New Roman"/>
          <w:szCs w:val="24"/>
        </w:rPr>
      </w:pPr>
      <w:r w:rsidRPr="008D71FA">
        <w:rPr>
          <w:rFonts w:eastAsia="Times New Roman" w:cs="Times New Roman"/>
          <w:color w:val="252525"/>
          <w:szCs w:val="24"/>
          <w:shd w:val="clear" w:color="auto" w:fill="FFFFFF"/>
        </w:rPr>
        <w:t xml:space="preserve">In conclusion, the class Bluetooth is a success product. However, it </w:t>
      </w:r>
      <w:proofErr w:type="gramStart"/>
      <w:r w:rsidRPr="008D71FA">
        <w:rPr>
          <w:rFonts w:eastAsia="Times New Roman" w:cs="Times New Roman"/>
          <w:color w:val="252525"/>
          <w:szCs w:val="24"/>
          <w:shd w:val="clear" w:color="auto" w:fill="FFFFFF"/>
        </w:rPr>
        <w:t>can not</w:t>
      </w:r>
      <w:proofErr w:type="gramEnd"/>
      <w:r w:rsidRPr="008D71FA">
        <w:rPr>
          <w:rFonts w:eastAsia="Times New Roman" w:cs="Times New Roman"/>
          <w:color w:val="252525"/>
          <w:szCs w:val="24"/>
          <w:shd w:val="clear" w:color="auto" w:fill="FFFFFF"/>
        </w:rPr>
        <w:t xml:space="preserve"> make a breakthrough </w:t>
      </w:r>
      <w:del w:id="313" w:author="Alex Chen" w:date="2016-05-15T20:39:00Z">
        <w:r w:rsidRPr="008D71FA" w:rsidDel="00DC1D6F">
          <w:rPr>
            <w:rFonts w:eastAsia="Times New Roman" w:cs="Times New Roman"/>
            <w:color w:val="252525"/>
            <w:szCs w:val="24"/>
            <w:shd w:val="clear" w:color="auto" w:fill="FFFFFF"/>
          </w:rPr>
          <w:delText>in increase data rate</w:delText>
        </w:r>
      </w:del>
      <w:ins w:id="314" w:author="Alex Chen" w:date="2016-05-15T20:39:00Z">
        <w:r w:rsidR="00DC1D6F">
          <w:rPr>
            <w:rFonts w:eastAsia="Times New Roman" w:cs="Times New Roman"/>
            <w:color w:val="252525"/>
            <w:szCs w:val="24"/>
            <w:shd w:val="clear" w:color="auto" w:fill="FFFFFF"/>
          </w:rPr>
          <w:t>in data transfer rate</w:t>
        </w:r>
      </w:ins>
      <w:r w:rsidRPr="008D71FA">
        <w:rPr>
          <w:rFonts w:eastAsia="Times New Roman" w:cs="Times New Roman"/>
          <w:color w:val="252525"/>
          <w:szCs w:val="24"/>
          <w:shd w:val="clear" w:color="auto" w:fill="FFFFFF"/>
        </w:rPr>
        <w:t xml:space="preserve"> </w:t>
      </w:r>
      <w:ins w:id="315" w:author="Alex Chen" w:date="2016-05-15T20:40:00Z">
        <w:r w:rsidR="00DF3642">
          <w:rPr>
            <w:rFonts w:eastAsia="Times New Roman" w:cs="Times New Roman"/>
            <w:color w:val="252525"/>
            <w:szCs w:val="24"/>
            <w:shd w:val="clear" w:color="auto" w:fill="FFFFFF"/>
          </w:rPr>
          <w:t xml:space="preserve">and </w:t>
        </w:r>
      </w:ins>
      <w:del w:id="316" w:author="Alex Chen" w:date="2016-05-15T20:40:00Z">
        <w:r w:rsidRPr="008D71FA" w:rsidDel="00DF3642">
          <w:rPr>
            <w:rFonts w:eastAsia="Times New Roman" w:cs="Times New Roman"/>
            <w:color w:val="252525"/>
            <w:szCs w:val="24"/>
            <w:shd w:val="clear" w:color="auto" w:fill="FFFFFF"/>
          </w:rPr>
          <w:delText xml:space="preserve">to </w:delText>
        </w:r>
      </w:del>
      <w:r w:rsidRPr="008D71FA">
        <w:rPr>
          <w:rFonts w:eastAsia="Times New Roman" w:cs="Times New Roman"/>
          <w:color w:val="252525"/>
          <w:szCs w:val="24"/>
          <w:shd w:val="clear" w:color="auto" w:fill="FFFFFF"/>
        </w:rPr>
        <w:t>fac</w:t>
      </w:r>
      <w:ins w:id="317" w:author="Alex Chen" w:date="2016-05-15T20:40:00Z">
        <w:r w:rsidR="00DC1D6F">
          <w:rPr>
            <w:rFonts w:eastAsia="Times New Roman" w:cs="Times New Roman"/>
            <w:color w:val="252525"/>
            <w:szCs w:val="24"/>
            <w:shd w:val="clear" w:color="auto" w:fill="FFFFFF"/>
          </w:rPr>
          <w:t>e</w:t>
        </w:r>
      </w:ins>
      <w:del w:id="318" w:author="Alex Chen" w:date="2016-05-15T20:39:00Z">
        <w:r w:rsidRPr="008D71FA" w:rsidDel="00DC1D6F">
          <w:rPr>
            <w:rFonts w:eastAsia="Times New Roman" w:cs="Times New Roman"/>
            <w:color w:val="252525"/>
            <w:szCs w:val="24"/>
            <w:shd w:val="clear" w:color="auto" w:fill="FFFFFF"/>
          </w:rPr>
          <w:delText>ing</w:delText>
        </w:r>
      </w:del>
      <w:r w:rsidRPr="008D71FA">
        <w:rPr>
          <w:rFonts w:eastAsia="Times New Roman" w:cs="Times New Roman"/>
          <w:color w:val="252525"/>
          <w:szCs w:val="24"/>
          <w:shd w:val="clear" w:color="auto" w:fill="FFFFFF"/>
        </w:rPr>
        <w:t xml:space="preserve"> </w:t>
      </w:r>
      <w:ins w:id="319" w:author="Alex Chen" w:date="2016-05-15T20:40:00Z">
        <w:r w:rsidR="00DF3642">
          <w:rPr>
            <w:rFonts w:eastAsia="Times New Roman" w:cs="Times New Roman"/>
            <w:color w:val="252525"/>
            <w:szCs w:val="24"/>
            <w:shd w:val="clear" w:color="auto" w:fill="FFFFFF"/>
          </w:rPr>
          <w:t xml:space="preserve">the </w:t>
        </w:r>
      </w:ins>
      <w:r w:rsidRPr="008D71FA">
        <w:rPr>
          <w:rFonts w:eastAsia="Times New Roman" w:cs="Times New Roman"/>
          <w:color w:val="252525"/>
          <w:szCs w:val="24"/>
          <w:shd w:val="clear" w:color="auto" w:fill="FFFFFF"/>
        </w:rPr>
        <w:t xml:space="preserve">challenges of Wi-Fi. The future of Bluetooth has turned out to </w:t>
      </w:r>
      <w:bookmarkStart w:id="320" w:name="_GoBack"/>
      <w:r w:rsidRPr="008D71FA">
        <w:rPr>
          <w:rFonts w:eastAsia="Times New Roman" w:cs="Times New Roman"/>
          <w:color w:val="252525"/>
          <w:szCs w:val="24"/>
          <w:shd w:val="clear" w:color="auto" w:fill="FFFFFF"/>
        </w:rPr>
        <w:t>focus</w:t>
      </w:r>
      <w:del w:id="321" w:author="Alex Chen" w:date="2016-05-15T20:41:00Z">
        <w:r w:rsidRPr="008D71FA" w:rsidDel="00DF3642">
          <w:rPr>
            <w:rFonts w:eastAsia="Times New Roman" w:cs="Times New Roman"/>
            <w:color w:val="252525"/>
            <w:szCs w:val="24"/>
            <w:shd w:val="clear" w:color="auto" w:fill="FFFFFF"/>
          </w:rPr>
          <w:delText>ing</w:delText>
        </w:r>
      </w:del>
      <w:r w:rsidRPr="008D71FA">
        <w:rPr>
          <w:rFonts w:eastAsia="Times New Roman" w:cs="Times New Roman"/>
          <w:color w:val="252525"/>
          <w:szCs w:val="24"/>
          <w:shd w:val="clear" w:color="auto" w:fill="FFFFFF"/>
        </w:rPr>
        <w:t xml:space="preserve"> on </w:t>
      </w:r>
      <w:bookmarkEnd w:id="320"/>
      <w:r w:rsidRPr="008D71FA">
        <w:rPr>
          <w:rFonts w:eastAsia="Times New Roman" w:cs="Times New Roman"/>
          <w:color w:val="252525"/>
          <w:szCs w:val="24"/>
          <w:shd w:val="clear" w:color="auto" w:fill="FFFFFF"/>
        </w:rPr>
        <w:t>suppor</w:t>
      </w:r>
      <w:r>
        <w:rPr>
          <w:rFonts w:eastAsia="Times New Roman" w:cs="Times New Roman"/>
          <w:color w:val="252525"/>
          <w:szCs w:val="24"/>
          <w:shd w:val="clear" w:color="auto" w:fill="FFFFFF"/>
        </w:rPr>
        <w:t>t smart devices by adopting BLE</w:t>
      </w:r>
      <w:r w:rsidR="00472E7E" w:rsidRPr="00472E7E">
        <w:rPr>
          <w:rFonts w:eastAsia="Times New Roman" w:cs="Times New Roman"/>
          <w:color w:val="252525"/>
          <w:szCs w:val="24"/>
          <w:shd w:val="clear" w:color="auto" w:fill="FFFFFF"/>
        </w:rPr>
        <w:t>.</w:t>
      </w:r>
      <w:r w:rsidR="00612BC6" w:rsidRPr="00612BC6">
        <w:rPr>
          <w:rFonts w:eastAsia="Times New Roman" w:cs="Times New Roman"/>
          <w:color w:val="252525"/>
          <w:szCs w:val="24"/>
          <w:shd w:val="clear" w:color="auto" w:fill="FFFFFF"/>
        </w:rPr>
        <w:t xml:space="preserve"> </w:t>
      </w:r>
      <w:r w:rsidR="00612BC6" w:rsidRPr="008D71FA">
        <w:rPr>
          <w:rFonts w:eastAsia="Times New Roman" w:cs="Times New Roman"/>
          <w:color w:val="252525"/>
          <w:szCs w:val="24"/>
          <w:shd w:val="clear" w:color="auto" w:fill="FFFFFF"/>
        </w:rPr>
        <w:t>In the following secti</w:t>
      </w:r>
      <w:r w:rsidR="009A0884">
        <w:rPr>
          <w:rFonts w:eastAsia="Times New Roman" w:cs="Times New Roman"/>
          <w:color w:val="252525"/>
          <w:szCs w:val="24"/>
          <w:shd w:val="clear" w:color="auto" w:fill="FFFFFF"/>
        </w:rPr>
        <w:t>on, we will discuss BLE.</w:t>
      </w:r>
    </w:p>
    <w:p w14:paraId="77D0C65A" w14:textId="77777777" w:rsidR="00472E7E" w:rsidRPr="00472E7E" w:rsidRDefault="00472E7E" w:rsidP="00177A7C">
      <w:pPr>
        <w:pStyle w:val="Heading3"/>
      </w:pPr>
      <w:bookmarkStart w:id="322" w:name="_Toc449949725"/>
      <w:r w:rsidRPr="00BF72ED">
        <w:t>3.</w:t>
      </w:r>
      <w:r w:rsidR="00DB4A40">
        <w:t>5</w:t>
      </w:r>
      <w:r w:rsidRPr="00BF72ED">
        <w:t>.2 Bluetooth Low Energy</w:t>
      </w:r>
      <w:bookmarkEnd w:id="322"/>
      <w:r w:rsidRPr="00BF72ED">
        <w:t xml:space="preserve">  </w:t>
      </w:r>
    </w:p>
    <w:p w14:paraId="1F565B8A" w14:textId="77777777" w:rsidR="00472E7E" w:rsidRPr="00472E7E" w:rsidRDefault="007E3DD0" w:rsidP="00C57EB0">
      <w:pPr>
        <w:spacing w:after="0" w:line="360" w:lineRule="auto"/>
        <w:rPr>
          <w:rFonts w:eastAsia="Times New Roman" w:cs="Times New Roman"/>
          <w:szCs w:val="24"/>
        </w:rPr>
      </w:pPr>
      <w:r>
        <w:rPr>
          <w:rFonts w:eastAsia="Times New Roman" w:cs="Times New Roman"/>
          <w:color w:val="252525"/>
          <w:szCs w:val="24"/>
          <w:shd w:val="clear" w:color="auto" w:fill="FFFFFF"/>
        </w:rPr>
        <w:t>The concept of Bluetooth S</w:t>
      </w:r>
      <w:r w:rsidR="00472E7E" w:rsidRPr="00472E7E">
        <w:rPr>
          <w:rFonts w:eastAsia="Times New Roman" w:cs="Times New Roman"/>
          <w:color w:val="252525"/>
          <w:szCs w:val="24"/>
          <w:shd w:val="clear" w:color="auto" w:fill="FFFFFF"/>
        </w:rPr>
        <w:t xml:space="preserve">mart </w:t>
      </w:r>
      <w:r w:rsidR="00BB55BA">
        <w:rPr>
          <w:rFonts w:eastAsia="Times New Roman" w:cs="Times New Roman"/>
          <w:color w:val="252525"/>
          <w:szCs w:val="24"/>
          <w:shd w:val="clear" w:color="auto" w:fill="FFFFFF"/>
        </w:rPr>
        <w:t>is</w:t>
      </w:r>
      <w:r w:rsidR="00472E7E" w:rsidRPr="00472E7E">
        <w:rPr>
          <w:rFonts w:eastAsia="Times New Roman" w:cs="Times New Roman"/>
          <w:color w:val="252525"/>
          <w:szCs w:val="24"/>
          <w:shd w:val="clear" w:color="auto" w:fill="FFFFFF"/>
        </w:rPr>
        <w:t xml:space="preserve"> </w:t>
      </w:r>
      <w:r w:rsidR="008A69A5">
        <w:rPr>
          <w:rFonts w:eastAsia="Times New Roman" w:cs="Times New Roman"/>
          <w:color w:val="252525"/>
          <w:szCs w:val="24"/>
          <w:shd w:val="clear" w:color="auto" w:fill="FFFFFF"/>
        </w:rPr>
        <w:t>introduced since Bluetooth 4.0.</w:t>
      </w:r>
    </w:p>
    <w:p w14:paraId="4F0285E3" w14:textId="77777777" w:rsidR="00472E7E" w:rsidRPr="00472E7E" w:rsidRDefault="00472E7E" w:rsidP="00C57EB0">
      <w:pPr>
        <w:spacing w:after="0" w:line="360" w:lineRule="auto"/>
        <w:rPr>
          <w:rFonts w:eastAsia="Times New Roman" w:cs="Times New Roman"/>
          <w:szCs w:val="24"/>
        </w:rPr>
      </w:pPr>
    </w:p>
    <w:p w14:paraId="2ED73D9E" w14:textId="77777777" w:rsidR="00B34DCF" w:rsidRDefault="00472E7E" w:rsidP="00B34DCF">
      <w:pPr>
        <w:keepNext/>
        <w:spacing w:after="0" w:line="360" w:lineRule="auto"/>
        <w:jc w:val="center"/>
      </w:pPr>
      <w:r w:rsidRPr="00472E7E">
        <w:rPr>
          <w:rFonts w:eastAsia="Times New Roman" w:cs="Times New Roman"/>
          <w:noProof/>
          <w:color w:val="252525"/>
          <w:szCs w:val="24"/>
          <w:shd w:val="clear" w:color="auto" w:fill="FFFFFF"/>
          <w:lang w:val="en-US" w:eastAsia="en-US"/>
        </w:rPr>
        <w:drawing>
          <wp:inline distT="0" distB="0" distL="0" distR="0" wp14:anchorId="0DDAC4E1" wp14:editId="1CBF99D2">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14:paraId="12639C4F" w14:textId="77777777" w:rsidR="00DC396F" w:rsidRPr="00DC396F" w:rsidRDefault="00B34DCF" w:rsidP="00B34DCF">
      <w:pPr>
        <w:pStyle w:val="Caption"/>
      </w:pPr>
      <w:bookmarkStart w:id="323" w:name="_Toc449450783"/>
      <w:bookmarkStart w:id="324" w:name="_Toc449949769"/>
      <w:proofErr w:type="gramStart"/>
      <w:r w:rsidRPr="00B34DCF">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7</w:t>
      </w:r>
      <w:r w:rsidR="003B3445">
        <w:rPr>
          <w:color w:val="000000" w:themeColor="text1"/>
        </w:rPr>
        <w:fldChar w:fldCharType="end"/>
      </w:r>
      <w:r w:rsidRPr="00B34DCF">
        <w:rPr>
          <w:color w:val="000000" w:themeColor="text1"/>
        </w:rPr>
        <w:t xml:space="preserve"> </w:t>
      </w:r>
      <w:r w:rsidRPr="00DC396F">
        <w:rPr>
          <w:color w:val="0D0D0D" w:themeColor="text1" w:themeTint="F2"/>
        </w:rPr>
        <w:t>Topology of Classic Bluetooth</w:t>
      </w:r>
      <w:sdt>
        <w:sdtPr>
          <w:rPr>
            <w:color w:val="0D0D0D" w:themeColor="text1" w:themeTint="F2"/>
          </w:rPr>
          <w:id w:val="382910812"/>
          <w:citation/>
        </w:sdtPr>
        <w:sdtContent>
          <w:r>
            <w:rPr>
              <w:color w:val="0D0D0D" w:themeColor="text1" w:themeTint="F2"/>
            </w:rPr>
            <w:fldChar w:fldCharType="begin"/>
          </w:r>
          <w:r>
            <w:rPr>
              <w:color w:val="0D0D0D" w:themeColor="text1" w:themeTint="F2"/>
            </w:rPr>
            <w:instrText xml:space="preserve">CITATION 14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(Torvmark, 2013)</w:t>
          </w:r>
          <w:r>
            <w:rPr>
              <w:color w:val="0D0D0D" w:themeColor="text1" w:themeTint="F2"/>
            </w:rPr>
            <w:fldChar w:fldCharType="end"/>
          </w:r>
        </w:sdtContent>
      </w:sdt>
      <w:bookmarkEnd w:id="323"/>
      <w:bookmarkEnd w:id="324"/>
    </w:p>
    <w:p w14:paraId="1270483C" w14:textId="77777777" w:rsidR="008217F7" w:rsidRPr="008217F7" w:rsidRDefault="008217F7" w:rsidP="008217F7">
      <w:pPr>
        <w:pStyle w:val="Caption"/>
        <w:jc w:val="left"/>
      </w:pPr>
    </w:p>
    <w:p w14:paraId="788FEED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so far, there are three kinds of Bluetooth devices ("Bluetooth", "Bluetooth Smart Ready" and "Bluetooth Smart"). </w:t>
      </w:r>
      <w:proofErr w:type="gramStart"/>
      <w:r w:rsidRPr="00472E7E">
        <w:rPr>
          <w:rFonts w:eastAsia="Times New Roman" w:cs="Times New Roman"/>
          <w:color w:val="252525"/>
          <w:szCs w:val="24"/>
          <w:shd w:val="clear" w:color="auto" w:fill="FFFFFF"/>
        </w:rPr>
        <w:t>Devices</w:t>
      </w:r>
      <w:proofErr w:type="gramEnd"/>
      <w:r w:rsidRPr="00472E7E">
        <w:rPr>
          <w:rFonts w:eastAsia="Times New Roman" w:cs="Times New Roman"/>
          <w:color w:val="252525"/>
          <w:szCs w:val="24"/>
          <w:shd w:val="clear" w:color="auto" w:fill="FFFFFF"/>
        </w:rPr>
        <w:t xml:space="preserve"> with "Bluetooth" logo means it is only support</w:t>
      </w:r>
      <w:r w:rsidR="00E9793E">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Classic Bluetooth connection. If a Bluetooth device can both communicate with Classic Bluetooth </w:t>
      </w:r>
      <w:r w:rsidR="00A3160D">
        <w:rPr>
          <w:rFonts w:eastAsia="Times New Roman" w:cs="Times New Roman"/>
          <w:color w:val="252525"/>
          <w:szCs w:val="24"/>
          <w:shd w:val="clear" w:color="auto" w:fill="FFFFFF"/>
        </w:rPr>
        <w:t xml:space="preserve">devices </w:t>
      </w:r>
      <w:r w:rsidRPr="00472E7E">
        <w:rPr>
          <w:rFonts w:eastAsia="Times New Roman" w:cs="Times New Roman"/>
          <w:color w:val="252525"/>
          <w:szCs w:val="24"/>
          <w:shd w:val="clear" w:color="auto" w:fill="FFFFFF"/>
        </w:rPr>
        <w:t xml:space="preserve">and BLE device, it is named as </w:t>
      </w:r>
      <w:r w:rsidR="007F5997">
        <w:rPr>
          <w:rFonts w:eastAsia="Times New Roman" w:cs="Times New Roman"/>
          <w:color w:val="252525"/>
          <w:szCs w:val="24"/>
          <w:shd w:val="clear" w:color="auto" w:fill="FFFFFF"/>
        </w:rPr>
        <w:t xml:space="preserve">" Bluetooth Smart Ready ". </w:t>
      </w:r>
      <w:r w:rsidR="00F42183">
        <w:rPr>
          <w:rFonts w:eastAsia="Times New Roman" w:cs="Times New Roman"/>
          <w:color w:val="252525"/>
          <w:szCs w:val="24"/>
          <w:shd w:val="clear" w:color="auto" w:fill="FFFFFF"/>
        </w:rPr>
        <w:t>At last,</w:t>
      </w:r>
      <w:r w:rsidR="00705B20">
        <w:rPr>
          <w:rFonts w:eastAsia="Times New Roman" w:cs="Times New Roman"/>
          <w:color w:val="252525"/>
          <w:szCs w:val="24"/>
          <w:shd w:val="clear" w:color="auto" w:fill="FFFFFF"/>
        </w:rPr>
        <w:t xml:space="preserve"> t</w:t>
      </w:r>
      <w:r w:rsidRPr="00472E7E">
        <w:rPr>
          <w:rFonts w:eastAsia="Times New Roman" w:cs="Times New Roman"/>
          <w:color w:val="252525"/>
          <w:szCs w:val="24"/>
          <w:shd w:val="clear" w:color="auto" w:fill="FFFFFF"/>
        </w:rPr>
        <w:t xml:space="preserve">hose only </w:t>
      </w:r>
      <w:proofErr w:type="gramStart"/>
      <w:r w:rsidRPr="00472E7E">
        <w:rPr>
          <w:rFonts w:eastAsia="Times New Roman" w:cs="Times New Roman"/>
          <w:color w:val="252525"/>
          <w:szCs w:val="24"/>
          <w:shd w:val="clear" w:color="auto" w:fill="FFFFFF"/>
        </w:rPr>
        <w:t>support</w:t>
      </w:r>
      <w:proofErr w:type="gramEnd"/>
      <w:r w:rsidRPr="00472E7E">
        <w:rPr>
          <w:rFonts w:eastAsia="Times New Roman" w:cs="Times New Roman"/>
          <w:color w:val="252525"/>
          <w:szCs w:val="24"/>
          <w:shd w:val="clear" w:color="auto" w:fill="FFFFFF"/>
        </w:rPr>
        <w:t xml:space="preserve"> BLE are called "Bluetooth Smart". </w:t>
      </w:r>
    </w:p>
    <w:p w14:paraId="44CAFEDB" w14:textId="77777777" w:rsidR="00472E7E" w:rsidRPr="00472E7E" w:rsidRDefault="00472E7E" w:rsidP="00C57EB0">
      <w:pPr>
        <w:spacing w:after="0" w:line="360" w:lineRule="auto"/>
        <w:rPr>
          <w:rFonts w:eastAsia="Times New Roman" w:cs="Times New Roman"/>
          <w:szCs w:val="24"/>
        </w:rPr>
      </w:pPr>
    </w:p>
    <w:p w14:paraId="3A9FF37F"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the official website of Bluetooth, the new low energy technology of Bluetooth support short data packages with the speed of 1Mbps,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addition, it supports connection setup and data transformer as low as 3ms. Moreover, its propagating range can reach 100 meters.</w:t>
      </w:r>
    </w:p>
    <w:p w14:paraId="254D241B" w14:textId="77777777" w:rsidR="00472E7E" w:rsidRPr="00472E7E" w:rsidRDefault="00472E7E" w:rsidP="00C57EB0">
      <w:pPr>
        <w:spacing w:after="0" w:line="360" w:lineRule="auto"/>
        <w:rPr>
          <w:rFonts w:eastAsia="Times New Roman" w:cs="Times New Roman"/>
          <w:szCs w:val="24"/>
        </w:rPr>
      </w:pPr>
    </w:p>
    <w:p w14:paraId="1B6EF8E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w:t>
      </w:r>
      <w:r w:rsidR="007C46ED" w:rsidRPr="00472E7E">
        <w:rPr>
          <w:rFonts w:eastAsia="Times New Roman" w:cs="Times New Roman"/>
          <w:color w:val="252525"/>
          <w:szCs w:val="24"/>
          <w:shd w:val="clear" w:color="auto" w:fill="FFFFFF"/>
        </w:rPr>
        <w:t>below, unlike</w:t>
      </w:r>
      <w:r w:rsidRPr="00472E7E">
        <w:rPr>
          <w:rFonts w:eastAsia="Times New Roman" w:cs="Times New Roman"/>
          <w:color w:val="252525"/>
          <w:szCs w:val="24"/>
          <w:shd w:val="clear" w:color="auto" w:fill="FFFFFF"/>
        </w:rPr>
        <w:t xml:space="preserve"> "Classic Bluetooth</w:t>
      </w:r>
      <w:r w:rsidR="00A64EF0">
        <w:rPr>
          <w:rFonts w:eastAsia="Times New Roman" w:cs="Times New Roman"/>
          <w:color w:val="252525"/>
          <w:szCs w:val="24"/>
          <w:shd w:val="clear" w:color="auto" w:fill="FFFFFF"/>
        </w:rPr>
        <w:t>, co</w:t>
      </w:r>
      <w:r w:rsidRPr="00472E7E">
        <w:rPr>
          <w:rFonts w:eastAsia="Times New Roman" w:cs="Times New Roman"/>
          <w:color w:val="252525"/>
          <w:szCs w:val="24"/>
          <w:shd w:val="clear" w:color="auto" w:fill="FFFFFF"/>
        </w:rPr>
        <w:t xml:space="preserve">mmunication between BLE devices </w:t>
      </w:r>
      <w:r w:rsidR="00D33085">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based on GATT (Generic Attribute Profile) and ATT (Attribute Protocol). According to Bluetooth4.0 specification</w:t>
      </w:r>
      <w:sdt>
        <w:sdtPr>
          <w:rPr>
            <w:rFonts w:eastAsia="Times New Roman" w:cs="Times New Roman"/>
            <w:color w:val="252525"/>
            <w:szCs w:val="24"/>
            <w:shd w:val="clear" w:color="auto" w:fill="FFFFFF"/>
          </w:rPr>
          <w:id w:val="-1940062563"/>
          <w:citation/>
        </w:sdtPr>
        <w:sdtContent>
          <w:r w:rsidR="000D49C9">
            <w:rPr>
              <w:rFonts w:eastAsia="Times New Roman" w:cs="Times New Roman"/>
              <w:color w:val="252525"/>
              <w:szCs w:val="24"/>
              <w:shd w:val="clear" w:color="auto" w:fill="FFFFFF"/>
            </w:rPr>
            <w:fldChar w:fldCharType="begin"/>
          </w:r>
          <w:r w:rsidR="00C05420">
            <w:rPr>
              <w:rFonts w:eastAsia="Times New Roman" w:cs="Times New Roman"/>
              <w:color w:val="252525"/>
              <w:szCs w:val="24"/>
              <w:shd w:val="clear" w:color="auto" w:fill="FFFFFF"/>
            </w:rPr>
            <w:instrText xml:space="preserve">CITATION 2 \l 4105 </w:instrText>
          </w:r>
          <w:r w:rsidR="000D49C9">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(SIG, 2010)</w:t>
          </w:r>
          <w:r w:rsidR="000D49C9">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 "The GATT server sends responses to requests and when configured, sends indication and notifications asynchronously to the GATT client when specified events occur on the GATT server. " As shown in the following figure, a GATT profile main contains one or more services. Each service act as a folder to contains a set of characteristics to store data. For a characteristic, there are th</w:t>
      </w:r>
      <w:r w:rsidR="0080356F">
        <w:rPr>
          <w:rFonts w:eastAsia="Times New Roman" w:cs="Times New Roman"/>
          <w:color w:val="252525"/>
          <w:szCs w:val="24"/>
          <w:shd w:val="clear" w:color="auto" w:fill="FFFFFF"/>
        </w:rPr>
        <w:t>ree types of attributes</w:t>
      </w:r>
      <w:r w:rsidR="00A928E9">
        <w:rPr>
          <w:rFonts w:eastAsia="Times New Roman" w:cs="Times New Roman"/>
          <w:color w:val="252525"/>
          <w:szCs w:val="24"/>
          <w:shd w:val="clear" w:color="auto" w:fill="FFFFFF"/>
        </w:rPr>
        <w:t>:</w:t>
      </w:r>
      <w:r w:rsidR="0080356F">
        <w:rPr>
          <w:rFonts w:eastAsia="Times New Roman" w:cs="Times New Roman"/>
          <w:color w:val="252525"/>
          <w:szCs w:val="24"/>
          <w:shd w:val="clear" w:color="auto" w:fill="FFFFFF"/>
        </w:rPr>
        <w:t xml:space="preserve"> P</w:t>
      </w:r>
      <w:r w:rsidR="003B09EC">
        <w:rPr>
          <w:rFonts w:eastAsia="Times New Roman" w:cs="Times New Roman"/>
          <w:color w:val="252525"/>
          <w:szCs w:val="24"/>
          <w:shd w:val="clear" w:color="auto" w:fill="FFFFFF"/>
        </w:rPr>
        <w:t>roperties</w:t>
      </w:r>
      <w:r w:rsidRPr="00472E7E">
        <w:rPr>
          <w:rFonts w:eastAsia="Times New Roman" w:cs="Times New Roman"/>
          <w:color w:val="252525"/>
          <w:szCs w:val="24"/>
          <w:shd w:val="clear" w:color="auto" w:fill="FFFFFF"/>
        </w:rPr>
        <w:t xml:space="preserve">, </w:t>
      </w:r>
      <w:r w:rsidR="0080356F">
        <w:rPr>
          <w:rFonts w:eastAsia="Times New Roman" w:cs="Times New Roman"/>
          <w:color w:val="252525"/>
          <w:szCs w:val="24"/>
          <w:shd w:val="clear" w:color="auto" w:fill="FFFFFF"/>
        </w:rPr>
        <w:t>V</w:t>
      </w:r>
      <w:r w:rsidRPr="00472E7E">
        <w:rPr>
          <w:rFonts w:eastAsia="Times New Roman" w:cs="Times New Roman"/>
          <w:color w:val="252525"/>
          <w:szCs w:val="24"/>
          <w:shd w:val="clear" w:color="auto" w:fill="FFFFFF"/>
        </w:rPr>
        <w:t xml:space="preserve">alue and </w:t>
      </w:r>
      <w:r w:rsidR="0080356F">
        <w:rPr>
          <w:rFonts w:eastAsia="Times New Roman" w:cs="Times New Roman"/>
          <w:color w:val="252525"/>
          <w:szCs w:val="24"/>
          <w:shd w:val="clear" w:color="auto" w:fill="FFFFFF"/>
        </w:rPr>
        <w:t>D</w:t>
      </w:r>
      <w:r w:rsidRPr="00472E7E">
        <w:rPr>
          <w:rFonts w:eastAsia="Times New Roman" w:cs="Times New Roman"/>
          <w:color w:val="252525"/>
          <w:szCs w:val="24"/>
          <w:shd w:val="clear" w:color="auto" w:fill="FFFFFF"/>
        </w:rPr>
        <w:t xml:space="preserve">escriptor. The BLE client can read, write or monitor value of a characteristic. </w:t>
      </w:r>
    </w:p>
    <w:p w14:paraId="0B4F6846" w14:textId="77777777" w:rsidR="005C5E12" w:rsidRDefault="00472E7E" w:rsidP="005C5E12">
      <w:pPr>
        <w:keepNext/>
        <w:spacing w:after="0" w:line="360" w:lineRule="auto"/>
        <w:jc w:val="center"/>
      </w:pPr>
      <w:r w:rsidRPr="00472E7E">
        <w:rPr>
          <w:rFonts w:eastAsia="Times New Roman" w:cs="Times New Roman"/>
          <w:b/>
          <w:bCs/>
          <w:noProof/>
          <w:color w:val="252525"/>
          <w:szCs w:val="24"/>
          <w:shd w:val="clear" w:color="auto" w:fill="FFFFFF"/>
          <w:lang w:val="en-US" w:eastAsia="en-US"/>
        </w:rPr>
        <w:drawing>
          <wp:inline distT="0" distB="0" distL="0" distR="0" wp14:anchorId="7D7CDBF6" wp14:editId="3A0F61EE">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14:paraId="005FFB4F" w14:textId="77777777" w:rsidR="00472E7E" w:rsidRDefault="005C5E12" w:rsidP="005C5E12">
      <w:pPr>
        <w:pStyle w:val="Caption"/>
        <w:rPr>
          <w:rFonts w:eastAsia="Times New Roman" w:cs="Times New Roman"/>
          <w:szCs w:val="24"/>
        </w:rPr>
      </w:pPr>
      <w:bookmarkStart w:id="325" w:name="_Toc449450784"/>
      <w:bookmarkStart w:id="326" w:name="_Toc449949770"/>
      <w:proofErr w:type="gramStart"/>
      <w:r w:rsidRPr="005C5E12">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8</w:t>
      </w:r>
      <w:r w:rsidR="003B3445">
        <w:rPr>
          <w:color w:val="000000" w:themeColor="text1"/>
        </w:rPr>
        <w:fldChar w:fldCharType="end"/>
      </w:r>
      <w: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098327361"/>
          <w:citation/>
        </w:sdtPr>
        <w:sdtContent>
          <w:r>
            <w:rPr>
              <w:color w:val="0D0D0D" w:themeColor="text1" w:themeTint="F2"/>
            </w:rPr>
            <w:fldChar w:fldCharType="begin"/>
          </w:r>
          <w:r>
            <w:rPr>
              <w:color w:val="0D0D0D" w:themeColor="text1" w:themeTint="F2"/>
            </w:rPr>
            <w:instrText xml:space="preserve">CITATION 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(SIG, 2010)</w:t>
          </w:r>
          <w:r>
            <w:rPr>
              <w:color w:val="0D0D0D" w:themeColor="text1" w:themeTint="F2"/>
            </w:rPr>
            <w:fldChar w:fldCharType="end"/>
          </w:r>
        </w:sdtContent>
      </w:sdt>
      <w:bookmarkEnd w:id="325"/>
      <w:bookmarkEnd w:id="326"/>
    </w:p>
    <w:p w14:paraId="7D38A9D0" w14:textId="77777777" w:rsidR="005C5E12" w:rsidRDefault="005C5E12" w:rsidP="00C57EB0">
      <w:pPr>
        <w:spacing w:after="0" w:line="360" w:lineRule="auto"/>
        <w:rPr>
          <w:rFonts w:eastAsia="Times New Roman" w:cs="Times New Roman"/>
          <w:color w:val="252525"/>
          <w:szCs w:val="24"/>
          <w:shd w:val="clear" w:color="auto" w:fill="FFFFFF"/>
        </w:rPr>
      </w:pPr>
    </w:p>
    <w:p w14:paraId="01D77F8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below, there is a great difference between Classic Bluetooth and Bluetooth Low Energy</w:t>
      </w:r>
      <w:r w:rsidR="009F7340">
        <w:rPr>
          <w:rFonts w:eastAsia="Times New Roman" w:cs="Times New Roman"/>
          <w:color w:val="252525"/>
          <w:szCs w:val="24"/>
          <w:shd w:val="clear" w:color="auto" w:fill="FFFFFF"/>
        </w:rPr>
        <w:t xml:space="preserve"> in terms of topology</w:t>
      </w:r>
      <w:r w:rsidRPr="00472E7E">
        <w:rPr>
          <w:rFonts w:eastAsia="Times New Roman" w:cs="Times New Roman"/>
          <w:color w:val="252525"/>
          <w:szCs w:val="24"/>
          <w:shd w:val="clear" w:color="auto" w:fill="FFFFFF"/>
        </w:rPr>
        <w:t xml:space="preserve">. In BLE, one physical channel consists of two devices, which means each </w:t>
      </w:r>
      <w:proofErr w:type="gramStart"/>
      <w:r w:rsidRPr="00472E7E">
        <w:rPr>
          <w:rFonts w:eastAsia="Times New Roman" w:cs="Times New Roman"/>
          <w:color w:val="252525"/>
          <w:szCs w:val="24"/>
          <w:shd w:val="clear" w:color="auto" w:fill="FFFFFF"/>
        </w:rPr>
        <w:t>slave communicate</w:t>
      </w:r>
      <w:proofErr w:type="gramEnd"/>
      <w:r w:rsidRPr="00472E7E">
        <w:rPr>
          <w:rFonts w:eastAsia="Times New Roman" w:cs="Times New Roman"/>
          <w:color w:val="252525"/>
          <w:szCs w:val="24"/>
          <w:shd w:val="clear" w:color="auto" w:fill="FFFFFF"/>
        </w:rPr>
        <w:t xml:space="preserve"> with </w:t>
      </w:r>
      <w:r w:rsidR="003A471B">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master in a separate physical channel. </w:t>
      </w:r>
    </w:p>
    <w:p w14:paraId="43446D15" w14:textId="77777777" w:rsidR="00472E7E" w:rsidRPr="00472E7E" w:rsidRDefault="00472E7E" w:rsidP="00C57EB0">
      <w:pPr>
        <w:spacing w:after="0" w:line="360" w:lineRule="auto"/>
        <w:rPr>
          <w:rFonts w:eastAsia="Times New Roman" w:cs="Times New Roman"/>
          <w:szCs w:val="24"/>
        </w:rPr>
      </w:pPr>
    </w:p>
    <w:p w14:paraId="33198EF5" w14:textId="77777777" w:rsidR="001A10E7" w:rsidRDefault="00472E7E" w:rsidP="001A10E7">
      <w:pPr>
        <w:keepNext/>
        <w:spacing w:after="0" w:line="360" w:lineRule="auto"/>
        <w:jc w:val="center"/>
      </w:pPr>
      <w:r w:rsidRPr="00472E7E">
        <w:rPr>
          <w:rFonts w:eastAsia="Times New Roman" w:cs="Times New Roman"/>
          <w:b/>
          <w:bCs/>
          <w:noProof/>
          <w:color w:val="252525"/>
          <w:szCs w:val="24"/>
          <w:shd w:val="clear" w:color="auto" w:fill="FFFFFF"/>
          <w:lang w:val="en-US" w:eastAsia="en-US"/>
        </w:rPr>
        <w:lastRenderedPageBreak/>
        <w:drawing>
          <wp:inline distT="0" distB="0" distL="0" distR="0" wp14:anchorId="7B2CC126" wp14:editId="7EFAB8E6">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14:paraId="768E0CB1" w14:textId="77777777" w:rsidR="001A10E7" w:rsidRPr="000D49C9" w:rsidRDefault="001A10E7" w:rsidP="001A10E7">
      <w:pPr>
        <w:pStyle w:val="Caption"/>
      </w:pPr>
      <w:bookmarkStart w:id="327" w:name="_Toc449450785"/>
      <w:bookmarkStart w:id="328" w:name="_Toc449949771"/>
      <w:proofErr w:type="gramStart"/>
      <w:r w:rsidRPr="001A10E7">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9</w:t>
      </w:r>
      <w:r w:rsidR="003B3445">
        <w:rPr>
          <w:color w:val="000000" w:themeColor="text1"/>
        </w:rPr>
        <w:fldChar w:fldCharType="end"/>
      </w:r>
      <w:r w:rsidRPr="001A10E7">
        <w:rPr>
          <w:color w:val="000000" w:themeColor="text1"/>
        </w:rPr>
        <w:t xml:space="preserve"> </w:t>
      </w:r>
      <w:r>
        <w:rPr>
          <w:color w:val="0D0D0D" w:themeColor="text1" w:themeTint="F2"/>
        </w:rPr>
        <w:t xml:space="preserve">GATT </w:t>
      </w:r>
      <w:r w:rsidRPr="000D49C9">
        <w:rPr>
          <w:color w:val="0D0D0D" w:themeColor="text1" w:themeTint="F2"/>
        </w:rPr>
        <w:t>format</w:t>
      </w:r>
      <w:sdt>
        <w:sdtPr>
          <w:rPr>
            <w:color w:val="0D0D0D" w:themeColor="text1" w:themeTint="F2"/>
          </w:rPr>
          <w:id w:val="-1131247359"/>
          <w:citation/>
        </w:sdtPr>
        <w:sdtContent>
          <w:r>
            <w:rPr>
              <w:color w:val="0D0D0D" w:themeColor="text1" w:themeTint="F2"/>
            </w:rPr>
            <w:fldChar w:fldCharType="begin"/>
          </w:r>
          <w:r>
            <w:rPr>
              <w:color w:val="0D0D0D" w:themeColor="text1" w:themeTint="F2"/>
            </w:rPr>
            <w:instrText xml:space="preserve">CITATION 2 \l 4105 </w:instrText>
          </w:r>
          <w:r>
            <w:rPr>
              <w:color w:val="0D0D0D" w:themeColor="text1" w:themeTint="F2"/>
            </w:rPr>
            <w:fldChar w:fldCharType="separate"/>
          </w:r>
          <w:r w:rsidR="008B144F">
            <w:rPr>
              <w:noProof/>
              <w:color w:val="0D0D0D" w:themeColor="text1" w:themeTint="F2"/>
            </w:rPr>
            <w:t xml:space="preserve"> </w:t>
          </w:r>
          <w:r w:rsidR="008B144F" w:rsidRPr="008B144F">
            <w:rPr>
              <w:noProof/>
              <w:color w:val="0D0D0D" w:themeColor="text1" w:themeTint="F2"/>
            </w:rPr>
            <w:t>(SIG, 2010)</w:t>
          </w:r>
          <w:r>
            <w:rPr>
              <w:color w:val="0D0D0D" w:themeColor="text1" w:themeTint="F2"/>
            </w:rPr>
            <w:fldChar w:fldCharType="end"/>
          </w:r>
        </w:sdtContent>
      </w:sdt>
      <w:bookmarkEnd w:id="327"/>
      <w:bookmarkEnd w:id="328"/>
    </w:p>
    <w:p w14:paraId="4289CB47" w14:textId="77777777" w:rsidR="00472E7E" w:rsidRPr="00472E7E" w:rsidRDefault="00472E7E" w:rsidP="00C57EB0">
      <w:pPr>
        <w:spacing w:after="0" w:line="360" w:lineRule="auto"/>
        <w:rPr>
          <w:rFonts w:eastAsia="Times New Roman" w:cs="Times New Roman"/>
          <w:szCs w:val="24"/>
        </w:rPr>
      </w:pPr>
    </w:p>
    <w:p w14:paraId="3B4828B4"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there are two more versions available for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The first update was available since 2013 (</w:t>
      </w:r>
      <w:r w:rsidR="007F783F">
        <w:rPr>
          <w:rFonts w:eastAsia="Times New Roman" w:cs="Times New Roman"/>
          <w:color w:val="252525"/>
          <w:szCs w:val="24"/>
          <w:shd w:val="clear" w:color="auto" w:fill="FFFFFF"/>
        </w:rPr>
        <w:t>c</w:t>
      </w:r>
      <w:r w:rsidRPr="00472E7E">
        <w:rPr>
          <w:rFonts w:eastAsia="Times New Roman" w:cs="Times New Roman"/>
          <w:color w:val="252525"/>
          <w:szCs w:val="24"/>
          <w:shd w:val="clear" w:color="auto" w:fill="FFFFFF"/>
        </w:rPr>
        <w:t>alled Bluetooth 4.1). The second update was available since 2014 (</w:t>
      </w:r>
      <w:r w:rsidR="007F783F">
        <w:rPr>
          <w:rFonts w:eastAsia="Times New Roman" w:cs="Times New Roman"/>
          <w:color w:val="252525"/>
          <w:szCs w:val="24"/>
          <w:shd w:val="clear" w:color="auto" w:fill="FFFFFF"/>
        </w:rPr>
        <w:t>c</w:t>
      </w:r>
      <w:r w:rsidRPr="00472E7E">
        <w:rPr>
          <w:rFonts w:eastAsia="Times New Roman" w:cs="Times New Roman"/>
          <w:color w:val="252525"/>
          <w:szCs w:val="24"/>
          <w:shd w:val="clear" w:color="auto" w:fill="FFFFFF"/>
        </w:rPr>
        <w:t>alled Bluetooth 4.2).  </w:t>
      </w:r>
    </w:p>
    <w:p w14:paraId="5A4E46EC" w14:textId="77777777" w:rsidR="00472E7E" w:rsidRPr="00472E7E" w:rsidRDefault="00472E7E" w:rsidP="00C57EB0">
      <w:pPr>
        <w:spacing w:after="0" w:line="360" w:lineRule="auto"/>
        <w:rPr>
          <w:rFonts w:eastAsia="Times New Roman" w:cs="Times New Roman"/>
          <w:szCs w:val="24"/>
        </w:rPr>
      </w:pPr>
    </w:p>
    <w:p w14:paraId="0803BB28" w14:textId="77777777"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 xml:space="preserve">Bluetooth 4.1. </w:t>
      </w:r>
      <w:r w:rsidRPr="00472E7E">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Content>
          <w:r w:rsidR="008C1830">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15 \l 4105 </w:instrText>
          </w:r>
          <w:r w:rsidR="008C1830">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(SIG, 2013)</w:t>
          </w:r>
          <w:r w:rsidR="008C1830">
            <w:rPr>
              <w:rFonts w:eastAsia="Times New Roman" w:cs="Times New Roman"/>
              <w:color w:val="252525"/>
              <w:szCs w:val="24"/>
              <w:shd w:val="clear" w:color="auto" w:fill="FFFFFF"/>
            </w:rPr>
            <w:fldChar w:fldCharType="end"/>
          </w:r>
        </w:sdtContent>
      </w:sdt>
      <w:r w:rsidRPr="00472E7E">
        <w:rPr>
          <w:rFonts w:eastAsia="Times New Roman" w:cs="Times New Roman"/>
          <w:color w:val="252525"/>
          <w:szCs w:val="24"/>
          <w:shd w:val="clear" w:color="auto" w:fill="FFFFFF"/>
        </w:rPr>
        <w:t>:</w:t>
      </w:r>
    </w:p>
    <w:p w14:paraId="122FA4D5" w14:textId="77777777" w:rsidR="004422F4" w:rsidRPr="004422F4" w:rsidRDefault="004422F4" w:rsidP="004422F4">
      <w:pPr>
        <w:pStyle w:val="Caption"/>
      </w:pPr>
    </w:p>
    <w:p w14:paraId="48D334CD" w14:textId="77777777"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Solve interference: Bluetooth and LTE were interfering each other. In the </w:t>
      </w:r>
    </w:p>
    <w:p w14:paraId="699D89DE" w14:textId="77777777" w:rsidR="00472E7E" w:rsidRPr="00472E7E" w:rsidRDefault="00472E7E" w:rsidP="00140D3C">
      <w:pPr>
        <w:shd w:val="clear" w:color="auto" w:fill="FFFFFF"/>
        <w:spacing w:after="0" w:line="360" w:lineRule="auto"/>
        <w:ind w:left="720"/>
        <w:textAlignment w:val="baseline"/>
        <w:rPr>
          <w:rFonts w:eastAsia="Times New Roman" w:cs="Times New Roman"/>
          <w:color w:val="252525"/>
          <w:szCs w:val="24"/>
        </w:rPr>
      </w:pPr>
      <w:proofErr w:type="gramStart"/>
      <w:r w:rsidRPr="00472E7E">
        <w:rPr>
          <w:rFonts w:eastAsia="Times New Roman" w:cs="Times New Roman"/>
          <w:color w:val="252525"/>
          <w:szCs w:val="24"/>
          <w:shd w:val="clear" w:color="auto" w:fill="FFFFFF"/>
        </w:rPr>
        <w:t>version</w:t>
      </w:r>
      <w:proofErr w:type="gramEnd"/>
      <w:r w:rsidRPr="00472E7E">
        <w:rPr>
          <w:rFonts w:eastAsia="Times New Roman" w:cs="Times New Roman"/>
          <w:color w:val="252525"/>
          <w:szCs w:val="24"/>
          <w:shd w:val="clear" w:color="auto" w:fill="FFFFFF"/>
        </w:rPr>
        <w:t>, Bluetooth try to avoid the interference of LTE.</w:t>
      </w:r>
    </w:p>
    <w:p w14:paraId="5BBEEAFB" w14:textId="77777777"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Flexible </w:t>
      </w:r>
      <w:r w:rsidR="007C46ED" w:rsidRPr="00472E7E">
        <w:rPr>
          <w:rFonts w:eastAsia="Times New Roman" w:cs="Times New Roman"/>
          <w:color w:val="252525"/>
          <w:szCs w:val="24"/>
          <w:shd w:val="clear" w:color="auto" w:fill="FFFFFF"/>
        </w:rPr>
        <w:t>Connections: Bluetooth</w:t>
      </w:r>
      <w:r w:rsidRPr="00472E7E">
        <w:rPr>
          <w:rFonts w:eastAsia="Times New Roman" w:cs="Times New Roman"/>
          <w:color w:val="252525"/>
          <w:szCs w:val="24"/>
          <w:shd w:val="clear" w:color="auto" w:fill="FFFFFF"/>
        </w:rPr>
        <w:t xml:space="preserve"> 4.1 allows manufacturers to customize reconnection timeout intervals, which helps to reduce power consumption.</w:t>
      </w:r>
    </w:p>
    <w:p w14:paraId="46497726" w14:textId="77777777" w:rsid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Multiple roles: Devices can act as hub and end point at the same time.</w:t>
      </w:r>
    </w:p>
    <w:p w14:paraId="0B6CD017" w14:textId="77777777" w:rsidR="004422F4" w:rsidRPr="004422F4" w:rsidRDefault="004422F4" w:rsidP="004422F4">
      <w:pPr>
        <w:pStyle w:val="Caption"/>
      </w:pPr>
    </w:p>
    <w:p w14:paraId="6877A951" w14:textId="77777777" w:rsidR="00472E7E" w:rsidRPr="00C05420" w:rsidRDefault="00472E7E" w:rsidP="00C57EB0">
      <w:pPr>
        <w:spacing w:after="0" w:line="360" w:lineRule="auto"/>
        <w:rPr>
          <w:rFonts w:cs="Times New Roman"/>
          <w:szCs w:val="24"/>
        </w:rPr>
      </w:pPr>
      <w:r w:rsidRPr="00472E7E">
        <w:rPr>
          <w:rFonts w:eastAsia="Times New Roman" w:cs="Times New Roman"/>
          <w:color w:val="252525"/>
          <w:szCs w:val="24"/>
          <w:shd w:val="clear" w:color="auto" w:fill="FFFFFF"/>
        </w:rPr>
        <w:t xml:space="preserve">According to </w:t>
      </w:r>
      <w:proofErr w:type="spellStart"/>
      <w:r w:rsidR="007C46ED">
        <w:rPr>
          <w:rFonts w:eastAsia="Times New Roman" w:cs="Times New Roman"/>
          <w:color w:val="222222"/>
          <w:szCs w:val="24"/>
          <w:shd w:val="clear" w:color="auto" w:fill="FFFFFF"/>
        </w:rPr>
        <w:t>Suke</w:t>
      </w:r>
      <w:proofErr w:type="spellEnd"/>
      <w:r w:rsidR="007C46ED">
        <w:rPr>
          <w:rFonts w:eastAsia="Times New Roman" w:cs="Times New Roman"/>
          <w:color w:val="222222"/>
          <w:szCs w:val="24"/>
          <w:shd w:val="clear" w:color="auto" w:fill="FFFFFF"/>
        </w:rPr>
        <w:t xml:space="preserve"> </w:t>
      </w:r>
      <w:proofErr w:type="spellStart"/>
      <w:r w:rsidR="007C46ED">
        <w:rPr>
          <w:rFonts w:eastAsia="Times New Roman" w:cs="Times New Roman"/>
          <w:color w:val="222222"/>
          <w:szCs w:val="24"/>
          <w:shd w:val="clear" w:color="auto" w:fill="FFFFFF"/>
        </w:rPr>
        <w:t>Jawanda</w:t>
      </w:r>
      <w:proofErr w:type="spellEnd"/>
      <w:r w:rsidR="007C46ED">
        <w:rPr>
          <w:rFonts w:eastAsia="Times New Roman" w:cs="Times New Roman"/>
          <w:color w:val="222222"/>
          <w:szCs w:val="24"/>
          <w:shd w:val="clear" w:color="auto" w:fill="FFFFFF"/>
        </w:rPr>
        <w:t xml:space="preserve"> who</w:t>
      </w:r>
      <w:r w:rsidRPr="00472E7E">
        <w:rPr>
          <w:rFonts w:eastAsia="Times New Roman" w:cs="Times New Roman"/>
          <w:color w:val="222222"/>
          <w:szCs w:val="24"/>
          <w:shd w:val="clear" w:color="auto" w:fill="FFFFFF"/>
        </w:rPr>
        <w:t xml:space="preserve"> is </w:t>
      </w:r>
      <w:r w:rsidR="00D02192">
        <w:rPr>
          <w:rFonts w:eastAsia="Times New Roman" w:cs="Times New Roman"/>
          <w:color w:val="222222"/>
          <w:szCs w:val="24"/>
          <w:shd w:val="clear" w:color="auto" w:fill="FFFFFF"/>
        </w:rPr>
        <w:t xml:space="preserve">the </w:t>
      </w:r>
      <w:r w:rsidRPr="00472E7E">
        <w:rPr>
          <w:rFonts w:eastAsia="Times New Roman" w:cs="Times New Roman"/>
          <w:color w:val="222222"/>
          <w:szCs w:val="24"/>
          <w:shd w:val="clear" w:color="auto" w:fill="FFFFFF"/>
        </w:rPr>
        <w:t>chief marketing officer of Bluetooth SIG</w:t>
      </w:r>
      <w:sdt>
        <w:sdtPr>
          <w:rPr>
            <w:rFonts w:eastAsia="Times New Roman" w:cs="Times New Roman"/>
            <w:color w:val="222222"/>
            <w:szCs w:val="24"/>
            <w:shd w:val="clear" w:color="auto" w:fill="FFFFFF"/>
          </w:rPr>
          <w:id w:val="348000602"/>
          <w:citation/>
        </w:sdtPr>
        <w:sdtContent>
          <w:r w:rsidR="008C1830">
            <w:rPr>
              <w:rFonts w:eastAsia="Times New Roman" w:cs="Times New Roman"/>
              <w:color w:val="222222"/>
              <w:szCs w:val="24"/>
              <w:shd w:val="clear" w:color="auto" w:fill="FFFFFF"/>
            </w:rPr>
            <w:fldChar w:fldCharType="begin"/>
          </w:r>
          <w:r w:rsidR="00B95B61">
            <w:rPr>
              <w:rFonts w:eastAsia="Times New Roman" w:cs="Times New Roman"/>
              <w:color w:val="222222"/>
              <w:szCs w:val="24"/>
              <w:shd w:val="clear" w:color="auto" w:fill="FFFFFF"/>
            </w:rPr>
            <w:instrText xml:space="preserve">CITATION 15 \l 4105 </w:instrText>
          </w:r>
          <w:r w:rsidR="008C1830">
            <w:rPr>
              <w:rFonts w:eastAsia="Times New Roman" w:cs="Times New Roman"/>
              <w:color w:val="222222"/>
              <w:szCs w:val="24"/>
              <w:shd w:val="clear" w:color="auto" w:fill="FFFFFF"/>
            </w:rPr>
            <w:fldChar w:fldCharType="separate"/>
          </w:r>
          <w:r w:rsidR="008B144F">
            <w:rPr>
              <w:rFonts w:eastAsia="Times New Roman" w:cs="Times New Roman"/>
              <w:noProof/>
              <w:color w:val="222222"/>
              <w:szCs w:val="24"/>
              <w:shd w:val="clear" w:color="auto" w:fill="FFFFFF"/>
            </w:rPr>
            <w:t xml:space="preserve"> </w:t>
          </w:r>
          <w:r w:rsidR="008B144F" w:rsidRPr="008B144F">
            <w:rPr>
              <w:rFonts w:eastAsia="Times New Roman" w:cs="Times New Roman"/>
              <w:noProof/>
              <w:color w:val="222222"/>
              <w:szCs w:val="24"/>
              <w:shd w:val="clear" w:color="auto" w:fill="FFFFFF"/>
            </w:rPr>
            <w:t>(SIG, 2013)</w:t>
          </w:r>
          <w:r w:rsidR="008C1830">
            <w:rPr>
              <w:rFonts w:eastAsia="Times New Roman" w:cs="Times New Roman"/>
              <w:color w:val="222222"/>
              <w:szCs w:val="24"/>
              <w:shd w:val="clear" w:color="auto" w:fill="FFFFFF"/>
            </w:rPr>
            <w:fldChar w:fldCharType="end"/>
          </w:r>
        </w:sdtContent>
      </w:sdt>
      <w:r w:rsidRPr="00472E7E">
        <w:rPr>
          <w:rFonts w:eastAsia="Times New Roman" w:cs="Times New Roman"/>
          <w:color w:val="222222"/>
          <w:szCs w:val="24"/>
          <w:shd w:val="clear" w:color="auto" w:fill="FFFFFF"/>
        </w:rPr>
        <w:t>:</w:t>
      </w:r>
      <w:r w:rsidR="007C46ED">
        <w:rPr>
          <w:rFonts w:eastAsia="Times New Roman" w:cs="Times New Roman"/>
          <w:color w:val="222222"/>
          <w:szCs w:val="24"/>
          <w:shd w:val="clear" w:color="auto" w:fill="FFFFFF"/>
        </w:rPr>
        <w:t xml:space="preserve"> </w:t>
      </w:r>
      <w:r w:rsidRPr="00472E7E">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connections with less manual intervention,”</w:t>
      </w:r>
    </w:p>
    <w:p w14:paraId="51A773A6" w14:textId="77777777" w:rsidR="00472E7E" w:rsidRPr="00472E7E" w:rsidRDefault="00472E7E" w:rsidP="00C57EB0">
      <w:pPr>
        <w:spacing w:after="0" w:line="360" w:lineRule="auto"/>
        <w:rPr>
          <w:rFonts w:eastAsia="Times New Roman" w:cs="Times New Roman"/>
          <w:szCs w:val="24"/>
        </w:rPr>
      </w:pPr>
    </w:p>
    <w:p w14:paraId="200C7E60" w14:textId="77777777" w:rsidR="00065689" w:rsidRDefault="00472E7E" w:rsidP="00065689">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lastRenderedPageBreak/>
        <w:t xml:space="preserve">Bluetooth 4.2. </w:t>
      </w:r>
      <w:r w:rsidR="00065689" w:rsidRPr="00065689">
        <w:rPr>
          <w:rFonts w:eastAsia="Times New Roman" w:cs="Times New Roman"/>
          <w:color w:val="252525"/>
          <w:szCs w:val="24"/>
          <w:shd w:val="clear" w:color="auto" w:fill="FFFFFF"/>
        </w:rPr>
        <w:t>The latest version of Bluetooth is 4.2. According to FAQ d</w:t>
      </w:r>
      <w:r w:rsidR="00065689">
        <w:rPr>
          <w:rFonts w:eastAsia="Times New Roman" w:cs="Times New Roman"/>
          <w:color w:val="252525"/>
          <w:szCs w:val="24"/>
          <w:shd w:val="clear" w:color="auto" w:fill="FFFFFF"/>
        </w:rPr>
        <w:t xml:space="preserve">ocument of Bluetooth </w:t>
      </w:r>
      <w:sdt>
        <w:sdtPr>
          <w:rPr>
            <w:rFonts w:eastAsia="Times New Roman" w:cs="Times New Roman"/>
            <w:color w:val="252525"/>
            <w:szCs w:val="24"/>
            <w:shd w:val="clear" w:color="auto" w:fill="FFFFFF"/>
          </w:rPr>
          <w:id w:val="-1883006773"/>
          <w:citation/>
        </w:sdtPr>
        <w:sdtContent>
          <w:r w:rsidR="00065689">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16 \l 4105 </w:instrText>
          </w:r>
          <w:r w:rsidR="00065689">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(SIG, 2014)</w:t>
          </w:r>
          <w:r w:rsidR="00065689">
            <w:rPr>
              <w:rFonts w:eastAsia="Times New Roman" w:cs="Times New Roman"/>
              <w:color w:val="252525"/>
              <w:szCs w:val="24"/>
              <w:shd w:val="clear" w:color="auto" w:fill="FFFFFF"/>
            </w:rPr>
            <w:fldChar w:fldCharType="end"/>
          </w:r>
        </w:sdtContent>
      </w:sdt>
      <w:r w:rsidR="00065689" w:rsidRPr="00065689">
        <w:rPr>
          <w:rFonts w:eastAsia="Times New Roman" w:cs="Times New Roman"/>
          <w:color w:val="252525"/>
          <w:szCs w:val="24"/>
          <w:shd w:val="clear" w:color="auto" w:fill="FFFFFF"/>
        </w:rPr>
        <w:t xml:space="preserve">, the latest version has improved BLE in three aspects: </w:t>
      </w:r>
      <w:proofErr w:type="spellStart"/>
      <w:r w:rsidR="00065689" w:rsidRPr="00065689">
        <w:rPr>
          <w:rFonts w:eastAsia="Times New Roman" w:cs="Times New Roman"/>
          <w:color w:val="252525"/>
          <w:szCs w:val="24"/>
          <w:shd w:val="clear" w:color="auto" w:fill="FFFFFF"/>
        </w:rPr>
        <w:t>IoT</w:t>
      </w:r>
      <w:proofErr w:type="spellEnd"/>
      <w:r w:rsidR="00065689" w:rsidRPr="00065689">
        <w:rPr>
          <w:rFonts w:eastAsia="Times New Roman" w:cs="Times New Roman"/>
          <w:color w:val="252525"/>
          <w:szCs w:val="24"/>
          <w:shd w:val="clear" w:color="auto" w:fill="FFFFFF"/>
        </w:rPr>
        <w:t xml:space="preserve"> capability, security, and speed. </w:t>
      </w:r>
    </w:p>
    <w:p w14:paraId="1A58DEE7" w14:textId="77777777" w:rsidR="004422F4" w:rsidRPr="004422F4" w:rsidRDefault="004422F4" w:rsidP="004422F4">
      <w:pPr>
        <w:pStyle w:val="Caption"/>
      </w:pPr>
    </w:p>
    <w:p w14:paraId="5E6BF5F8" w14:textId="77777777" w:rsidR="00065689" w:rsidRDefault="00A52A0F" w:rsidP="00065689">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Regarding </w:t>
      </w:r>
      <w:proofErr w:type="spellStart"/>
      <w:r>
        <w:rPr>
          <w:rFonts w:eastAsia="Times New Roman" w:cs="Times New Roman"/>
          <w:color w:val="252525"/>
          <w:szCs w:val="24"/>
          <w:shd w:val="clear" w:color="auto" w:fill="FFFFFF"/>
        </w:rPr>
        <w:t>IoT</w:t>
      </w:r>
      <w:proofErr w:type="spellEnd"/>
      <w:r>
        <w:rPr>
          <w:rFonts w:eastAsia="Times New Roman" w:cs="Times New Roman"/>
          <w:color w:val="252525"/>
          <w:szCs w:val="24"/>
          <w:shd w:val="clear" w:color="auto" w:fill="FFFFFF"/>
        </w:rPr>
        <w:t xml:space="preserve"> capability</w:t>
      </w:r>
      <w:r w:rsidR="00065689" w:rsidRPr="00065689">
        <w:rPr>
          <w:rFonts w:eastAsia="Times New Roman" w:cs="Times New Roman"/>
          <w:color w:val="252525"/>
          <w:szCs w:val="24"/>
          <w:shd w:val="clear" w:color="auto" w:fill="FFFFFF"/>
        </w:rPr>
        <w:t xml:space="preserve">, a BLE device can directly participate in </w:t>
      </w:r>
      <w:proofErr w:type="spellStart"/>
      <w:r w:rsidR="00065689" w:rsidRPr="00065689">
        <w:rPr>
          <w:rFonts w:eastAsia="Times New Roman" w:cs="Times New Roman"/>
          <w:color w:val="252525"/>
          <w:szCs w:val="24"/>
          <w:shd w:val="clear" w:color="auto" w:fill="FFFFFF"/>
        </w:rPr>
        <w:t>IoT</w:t>
      </w:r>
      <w:proofErr w:type="spellEnd"/>
      <w:r w:rsidR="00065689" w:rsidRPr="00065689">
        <w:rPr>
          <w:rFonts w:eastAsia="Times New Roman" w:cs="Times New Roman"/>
          <w:color w:val="252525"/>
          <w:szCs w:val="24"/>
          <w:shd w:val="clear" w:color="auto" w:fill="FFFFFF"/>
        </w:rPr>
        <w:t xml:space="preserve"> network by adopting 6LowPAN and connect with router supporting Bluetooth Smart Internet Gateway. </w:t>
      </w:r>
    </w:p>
    <w:p w14:paraId="6EC811D1" w14:textId="77777777" w:rsidR="004422F4" w:rsidRPr="004422F4" w:rsidRDefault="004422F4" w:rsidP="004422F4">
      <w:pPr>
        <w:pStyle w:val="Caption"/>
      </w:pPr>
    </w:p>
    <w:p w14:paraId="0C608041" w14:textId="77777777" w:rsidR="00065689" w:rsidRDefault="00065689" w:rsidP="00065689">
      <w:pPr>
        <w:spacing w:after="0" w:line="360" w:lineRule="auto"/>
        <w:rPr>
          <w:rFonts w:eastAsia="Times New Roman" w:cs="Times New Roman"/>
          <w:color w:val="252525"/>
          <w:szCs w:val="24"/>
          <w:shd w:val="clear" w:color="auto" w:fill="FFFFFF"/>
        </w:rPr>
      </w:pPr>
      <w:r w:rsidRPr="00065689">
        <w:rPr>
          <w:rFonts w:eastAsia="Times New Roman" w:cs="Times New Roman"/>
          <w:color w:val="252525"/>
          <w:szCs w:val="24"/>
          <w:shd w:val="clear" w:color="auto" w:fill="FFFFFF"/>
        </w:rPr>
        <w:t>Regarding security, they introduced LE Privacy 1.2 to prevent Bluetooth smart device being tracked by untrusted devices. Moreover, it uses FIPS-compliant encryption to secure data transfer.</w:t>
      </w:r>
    </w:p>
    <w:p w14:paraId="6D2504DE" w14:textId="77777777" w:rsidR="004422F4" w:rsidRPr="004422F4" w:rsidRDefault="004422F4" w:rsidP="004422F4">
      <w:pPr>
        <w:pStyle w:val="Caption"/>
      </w:pPr>
    </w:p>
    <w:p w14:paraId="4038AEE3" w14:textId="77777777" w:rsidR="00065689" w:rsidRPr="00065689" w:rsidRDefault="00065689" w:rsidP="00065689">
      <w:pPr>
        <w:spacing w:after="0" w:line="360" w:lineRule="auto"/>
        <w:rPr>
          <w:rFonts w:eastAsia="Times New Roman" w:cs="Times New Roman"/>
          <w:color w:val="252525"/>
          <w:szCs w:val="24"/>
          <w:shd w:val="clear" w:color="auto" w:fill="FFFFFF"/>
        </w:rPr>
      </w:pPr>
      <w:r w:rsidRPr="00065689">
        <w:rPr>
          <w:rFonts w:eastAsia="Times New Roman" w:cs="Times New Roman"/>
          <w:color w:val="252525"/>
          <w:szCs w:val="24"/>
          <w:shd w:val="clear" w:color="auto" w:fill="FFFFFF"/>
        </w:rPr>
        <w:t xml:space="preserve">Regarding speed, the SIG claimed the new patch will make BLE 2.5 times faster and capacity of packet will be </w:t>
      </w:r>
      <w:r w:rsidR="001F74EE">
        <w:rPr>
          <w:rFonts w:eastAsia="Times New Roman" w:cs="Times New Roman"/>
          <w:color w:val="252525"/>
          <w:szCs w:val="24"/>
          <w:shd w:val="clear" w:color="auto" w:fill="FFFFFF"/>
        </w:rPr>
        <w:t>10</w:t>
      </w:r>
      <w:r w:rsidRPr="00065689">
        <w:rPr>
          <w:rFonts w:eastAsia="Times New Roman" w:cs="Times New Roman"/>
          <w:color w:val="252525"/>
          <w:szCs w:val="24"/>
          <w:shd w:val="clear" w:color="auto" w:fill="FFFFFF"/>
        </w:rPr>
        <w:t xml:space="preserve"> times larger than previous versions.</w:t>
      </w:r>
    </w:p>
    <w:p w14:paraId="599A0637" w14:textId="77777777" w:rsidR="008C1830" w:rsidRPr="008C1830" w:rsidRDefault="008C1830" w:rsidP="00DB240E">
      <w:pPr>
        <w:pStyle w:val="Caption"/>
        <w:jc w:val="left"/>
      </w:pPr>
    </w:p>
    <w:p w14:paraId="04ED5E53" w14:textId="77777777" w:rsidR="00065689" w:rsidRDefault="00472E7E" w:rsidP="00065689">
      <w:pPr>
        <w:spacing w:after="0" w:line="360" w:lineRule="auto"/>
        <w:rPr>
          <w:rFonts w:eastAsia="Times New Roman" w:cs="Times New Roman"/>
          <w:color w:val="252525"/>
          <w:szCs w:val="24"/>
          <w:shd w:val="clear" w:color="auto" w:fill="FFFFFF"/>
        </w:rPr>
      </w:pPr>
      <w:proofErr w:type="spellStart"/>
      <w:proofErr w:type="gramStart"/>
      <w:r w:rsidRPr="00472E7E">
        <w:rPr>
          <w:rFonts w:eastAsia="Times New Roman" w:cs="Times New Roman"/>
          <w:b/>
          <w:bCs/>
          <w:color w:val="252525"/>
          <w:szCs w:val="24"/>
          <w:shd w:val="clear" w:color="auto" w:fill="FFFFFF"/>
        </w:rPr>
        <w:t>iBeacon</w:t>
      </w:r>
      <w:proofErr w:type="spellEnd"/>
      <w:proofErr w:type="gramEnd"/>
      <w:r w:rsidRPr="00472E7E">
        <w:rPr>
          <w:rFonts w:eastAsia="Times New Roman" w:cs="Times New Roman"/>
          <w:b/>
          <w:bCs/>
          <w:color w:val="252525"/>
          <w:szCs w:val="24"/>
          <w:shd w:val="clear" w:color="auto" w:fill="FFFFFF"/>
        </w:rPr>
        <w:t xml:space="preserve">. </w:t>
      </w:r>
      <w:proofErr w:type="spellStart"/>
      <w:proofErr w:type="gramStart"/>
      <w:r w:rsidRPr="00472E7E">
        <w:rPr>
          <w:rFonts w:eastAsia="Times New Roman" w:cs="Times New Roman"/>
          <w:color w:val="252525"/>
          <w:szCs w:val="24"/>
          <w:shd w:val="clear" w:color="auto" w:fill="FFFFFF"/>
        </w:rPr>
        <w:t>iBeacon</w:t>
      </w:r>
      <w:proofErr w:type="spellEnd"/>
      <w:proofErr w:type="gramEnd"/>
      <w:r w:rsidRPr="00472E7E">
        <w:rPr>
          <w:rFonts w:eastAsia="Times New Roman" w:cs="Times New Roman"/>
          <w:color w:val="252525"/>
          <w:szCs w:val="24"/>
          <w:shd w:val="clear" w:color="auto" w:fill="FFFFFF"/>
        </w:rPr>
        <w:t xml:space="preserve"> is a protocol proposed by Apple. </w:t>
      </w:r>
      <w:r w:rsidR="002D35EA">
        <w:rPr>
          <w:rFonts w:eastAsia="Times New Roman" w:cs="Times New Roman"/>
          <w:color w:val="252525"/>
          <w:szCs w:val="24"/>
          <w:shd w:val="clear" w:color="auto" w:fill="FFFFFF"/>
        </w:rPr>
        <w:t xml:space="preserve">It defines the use of BLE in goods’ information transfer. </w:t>
      </w:r>
      <w:r w:rsidRPr="00472E7E">
        <w:rPr>
          <w:rFonts w:eastAsia="Times New Roman" w:cs="Times New Roman"/>
          <w:color w:val="252525"/>
          <w:szCs w:val="24"/>
          <w:shd w:val="clear" w:color="auto" w:fill="FFFFFF"/>
        </w:rPr>
        <w:t xml:space="preserve">According to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standard, user can set up to 20-bytes</w:t>
      </w:r>
      <w:r w:rsidR="00220B8B">
        <w:rPr>
          <w:rFonts w:eastAsia="Times New Roman" w:cs="Times New Roman"/>
          <w:color w:val="252525"/>
          <w:szCs w:val="24"/>
          <w:shd w:val="clear" w:color="auto" w:fill="FFFFFF"/>
        </w:rPr>
        <w:t xml:space="preserve"> payload. Apple proposed the</w:t>
      </w:r>
      <w:r w:rsidRPr="00472E7E">
        <w:rPr>
          <w:rFonts w:eastAsia="Times New Roman" w:cs="Times New Roman"/>
          <w:color w:val="252525"/>
          <w:szCs w:val="24"/>
          <w:shd w:val="clear" w:color="auto" w:fill="FFFFFF"/>
        </w:rPr>
        <w:t xml:space="preserve"> protocol to format </w:t>
      </w:r>
      <w:r w:rsidR="007C46ED" w:rsidRPr="00472E7E">
        <w:rPr>
          <w:rFonts w:eastAsia="Times New Roman" w:cs="Times New Roman"/>
          <w:color w:val="252525"/>
          <w:szCs w:val="24"/>
          <w:shd w:val="clear" w:color="auto" w:fill="FFFFFF"/>
        </w:rPr>
        <w:t>advertising</w:t>
      </w:r>
      <w:r w:rsidR="007C46ED">
        <w:rPr>
          <w:rFonts w:eastAsia="Times New Roman" w:cs="Times New Roman"/>
          <w:color w:val="252525"/>
          <w:szCs w:val="24"/>
          <w:shd w:val="clear" w:color="auto" w:fill="FFFFFF"/>
        </w:rPr>
        <w:t xml:space="preserve"> data</w:t>
      </w:r>
      <w:sdt>
        <w:sdtPr>
          <w:rPr>
            <w:rFonts w:eastAsia="Times New Roman" w:cs="Times New Roman"/>
            <w:color w:val="252525"/>
            <w:szCs w:val="24"/>
            <w:shd w:val="clear" w:color="auto" w:fill="FFFFFF"/>
          </w:rPr>
          <w:id w:val="-872766591"/>
          <w:citation/>
        </w:sdtPr>
        <w:sdtContent>
          <w:r w:rsidR="00295DC5">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17 \l 4105 </w:instrText>
          </w:r>
          <w:r w:rsidR="00295DC5">
            <w:rPr>
              <w:rFonts w:eastAsia="Times New Roman" w:cs="Times New Roman"/>
              <w:color w:val="252525"/>
              <w:szCs w:val="24"/>
              <w:shd w:val="clear" w:color="auto" w:fill="FFFFFF"/>
            </w:rPr>
            <w:fldChar w:fldCharType="separate"/>
          </w:r>
          <w:r w:rsidR="008B144F">
            <w:rPr>
              <w:rFonts w:eastAsia="Times New Roman" w:cs="Times New Roman"/>
              <w:noProof/>
              <w:color w:val="252525"/>
              <w:szCs w:val="24"/>
              <w:shd w:val="clear" w:color="auto" w:fill="FFFFFF"/>
            </w:rPr>
            <w:t xml:space="preserve"> </w:t>
          </w:r>
          <w:r w:rsidR="008B144F" w:rsidRPr="008B144F">
            <w:rPr>
              <w:rFonts w:eastAsia="Times New Roman" w:cs="Times New Roman"/>
              <w:noProof/>
              <w:color w:val="252525"/>
              <w:szCs w:val="24"/>
              <w:shd w:val="clear" w:color="auto" w:fill="FFFFFF"/>
            </w:rPr>
            <w:t>(iOS, 2014)</w:t>
          </w:r>
          <w:r w:rsidR="00295DC5">
            <w:rPr>
              <w:rFonts w:eastAsia="Times New Roman" w:cs="Times New Roman"/>
              <w:color w:val="252525"/>
              <w:szCs w:val="24"/>
              <w:shd w:val="clear" w:color="auto" w:fill="FFFFFF"/>
            </w:rPr>
            <w:fldChar w:fldCharType="end"/>
          </w:r>
        </w:sdtContent>
      </w:sdt>
      <w:r w:rsidR="007C46ED">
        <w:rPr>
          <w:rFonts w:eastAsia="Times New Roman" w:cs="Times New Roman"/>
          <w:color w:val="252525"/>
          <w:szCs w:val="24"/>
          <w:shd w:val="clear" w:color="auto" w:fill="FFFFFF"/>
        </w:rPr>
        <w:t>. The 20-</w:t>
      </w:r>
      <w:r w:rsidRPr="00472E7E">
        <w:rPr>
          <w:rFonts w:eastAsia="Times New Roman" w:cs="Times New Roman"/>
          <w:color w:val="252525"/>
          <w:szCs w:val="24"/>
          <w:shd w:val="clear" w:color="auto" w:fill="FFFFFF"/>
        </w:rPr>
        <w:t>bytes has been divided int</w:t>
      </w:r>
      <w:r w:rsidR="007C46ED">
        <w:rPr>
          <w:rFonts w:eastAsia="Times New Roman" w:cs="Times New Roman"/>
          <w:color w:val="252525"/>
          <w:szCs w:val="24"/>
          <w:shd w:val="clear" w:color="auto" w:fill="FFFFFF"/>
        </w:rPr>
        <w:t>o three parts: 16-bytes UUID, 2-</w:t>
      </w:r>
      <w:r w:rsidRPr="00472E7E">
        <w:rPr>
          <w:rFonts w:eastAsia="Times New Roman" w:cs="Times New Roman"/>
          <w:color w:val="252525"/>
          <w:szCs w:val="24"/>
          <w:shd w:val="clear" w:color="auto" w:fill="FFFFFF"/>
        </w:rPr>
        <w:t>bytes major value</w:t>
      </w:r>
      <w:r w:rsidR="00065689">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and 2</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bytes minor </w:t>
      </w:r>
      <w:r w:rsidR="007C46ED" w:rsidRPr="00472E7E">
        <w:rPr>
          <w:rFonts w:eastAsia="Times New Roman" w:cs="Times New Roman"/>
          <w:color w:val="252525"/>
          <w:szCs w:val="24"/>
          <w:shd w:val="clear" w:color="auto" w:fill="FFFFFF"/>
        </w:rPr>
        <w:t>value. The</w:t>
      </w:r>
      <w:r w:rsidRPr="00472E7E">
        <w:rPr>
          <w:rFonts w:eastAsia="Times New Roman" w:cs="Times New Roman"/>
          <w:color w:val="252525"/>
          <w:szCs w:val="24"/>
          <w:shd w:val="clear" w:color="auto" w:fill="FFFFFF"/>
        </w:rPr>
        <w:t xml:space="preserve"> protocol is designed for business owners who want to push ids of their products to people who are nearby the store. The technology taking advantages of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proofErr w:type="gramStart"/>
      <w:r w:rsidRPr="00472E7E">
        <w:rPr>
          <w:rFonts w:eastAsia="Times New Roman" w:cs="Times New Roman"/>
          <w:color w:val="252525"/>
          <w:szCs w:val="24"/>
          <w:shd w:val="clear" w:color="auto" w:fill="FFFFFF"/>
        </w:rPr>
        <w:t>mechanism which can guarantee those 20 bytes</w:t>
      </w:r>
      <w:proofErr w:type="gramEnd"/>
      <w:r w:rsidRPr="00472E7E">
        <w:rPr>
          <w:rFonts w:eastAsia="Times New Roman" w:cs="Times New Roman"/>
          <w:color w:val="252525"/>
          <w:szCs w:val="24"/>
          <w:shd w:val="clear" w:color="auto" w:fill="FFFFFF"/>
        </w:rPr>
        <w:t xml:space="preserve"> can always be </w:t>
      </w:r>
      <w:r w:rsidR="000B0053">
        <w:rPr>
          <w:rFonts w:eastAsia="Times New Roman" w:cs="Times New Roman"/>
          <w:color w:val="252525"/>
          <w:szCs w:val="24"/>
          <w:shd w:val="clear" w:color="auto" w:fill="FFFFFF"/>
        </w:rPr>
        <w:t>visited</w:t>
      </w:r>
      <w:r w:rsidRPr="00472E7E">
        <w:rPr>
          <w:rFonts w:eastAsia="Times New Roman" w:cs="Times New Roman"/>
          <w:color w:val="252525"/>
          <w:szCs w:val="24"/>
          <w:shd w:val="clear" w:color="auto" w:fill="FFFFFF"/>
        </w:rPr>
        <w:t xml:space="preserve"> by BLE smart ready devices </w:t>
      </w:r>
      <w:r w:rsidR="009E2F1D">
        <w:rPr>
          <w:rFonts w:eastAsia="Times New Roman" w:cs="Times New Roman"/>
          <w:color w:val="252525"/>
          <w:szCs w:val="24"/>
          <w:shd w:val="clear" w:color="auto" w:fill="FFFFFF"/>
        </w:rPr>
        <w:t>when</w:t>
      </w:r>
      <w:r w:rsidRPr="00472E7E">
        <w:rPr>
          <w:rFonts w:eastAsia="Times New Roman" w:cs="Times New Roman"/>
          <w:color w:val="252525"/>
          <w:szCs w:val="24"/>
          <w:shd w:val="clear" w:color="auto" w:fill="FFFFFF"/>
        </w:rPr>
        <w:t xml:space="preserve"> scanning status.  </w:t>
      </w:r>
    </w:p>
    <w:p w14:paraId="214850AC" w14:textId="77777777" w:rsidR="00065689" w:rsidRDefault="00065689" w:rsidP="00065689">
      <w:pPr>
        <w:pStyle w:val="Caption"/>
      </w:pPr>
    </w:p>
    <w:p w14:paraId="6E4BAB00" w14:textId="77777777" w:rsidR="00065689" w:rsidRPr="00065689" w:rsidRDefault="00065689" w:rsidP="00290F9A">
      <w:pPr>
        <w:spacing w:line="360" w:lineRule="auto"/>
        <w:rPr>
          <w:b/>
        </w:rPr>
      </w:pPr>
      <w:r>
        <w:rPr>
          <w:rFonts w:eastAsia="Times New Roman" w:cs="Times New Roman"/>
          <w:color w:val="252525"/>
          <w:szCs w:val="24"/>
          <w:shd w:val="clear" w:color="auto" w:fill="FFFFFF"/>
        </w:rPr>
        <w:t>T</w:t>
      </w:r>
      <w:r w:rsidRPr="00472E7E">
        <w:rPr>
          <w:rFonts w:eastAsia="Times New Roman" w:cs="Times New Roman"/>
          <w:color w:val="252525"/>
          <w:szCs w:val="24"/>
          <w:shd w:val="clear" w:color="auto" w:fill="FFFFFF"/>
        </w:rPr>
        <w:t>aking advantages of BLE’s short radiation</w:t>
      </w:r>
      <w:r w:rsidR="00F82C32" w:rsidRPr="00F82C32">
        <w:rPr>
          <w:rFonts w:eastAsia="Times New Roman" w:cs="Times New Roman"/>
          <w:color w:val="252525"/>
          <w:szCs w:val="24"/>
          <w:shd w:val="clear" w:color="auto" w:fill="FFFFFF"/>
        </w:rPr>
        <w:t xml:space="preserve"> </w:t>
      </w:r>
      <w:r w:rsidR="00F82C32" w:rsidRPr="00472E7E">
        <w:rPr>
          <w:rFonts w:eastAsia="Times New Roman" w:cs="Times New Roman"/>
          <w:color w:val="252525"/>
          <w:szCs w:val="24"/>
          <w:shd w:val="clear" w:color="auto" w:fill="FFFFFF"/>
        </w:rPr>
        <w:t>range</w:t>
      </w:r>
      <w:r w:rsidRPr="00472E7E">
        <w:rPr>
          <w:rFonts w:eastAsia="Times New Roman" w:cs="Times New Roman"/>
          <w:color w:val="252525"/>
          <w:szCs w:val="24"/>
          <w:shd w:val="clear" w:color="auto" w:fill="FFFFFF"/>
        </w:rPr>
        <w:t xml:space="preserve">, the </w:t>
      </w:r>
      <w:proofErr w:type="spellStart"/>
      <w:r w:rsidRPr="00472E7E">
        <w:rPr>
          <w:rFonts w:eastAsia="Times New Roman" w:cs="Times New Roman"/>
          <w:color w:val="252525"/>
          <w:szCs w:val="24"/>
          <w:shd w:val="clear" w:color="auto" w:fill="FFFFFF"/>
        </w:rPr>
        <w:t>iBeacon</w:t>
      </w:r>
      <w:proofErr w:type="spellEnd"/>
      <w:r w:rsidRPr="00472E7E">
        <w:rPr>
          <w:rFonts w:eastAsia="Times New Roman" w:cs="Times New Roman"/>
          <w:color w:val="252525"/>
          <w:szCs w:val="24"/>
          <w:shd w:val="clear" w:color="auto" w:fill="FFFFFF"/>
        </w:rPr>
        <w:t xml:space="preserve"> can push data notification to a BLE smart ready device. It aims to use BLE as a tag of real products and use phone as a personal hub to retrieve </w:t>
      </w:r>
      <w:r w:rsidR="00CB374A">
        <w:rPr>
          <w:rFonts w:eastAsia="Times New Roman" w:cs="Times New Roman"/>
          <w:color w:val="252525"/>
          <w:szCs w:val="24"/>
          <w:shd w:val="clear" w:color="auto" w:fill="FFFFFF"/>
        </w:rPr>
        <w:t>information</w:t>
      </w:r>
      <w:r w:rsidRPr="00472E7E">
        <w:rPr>
          <w:rFonts w:eastAsia="Times New Roman" w:cs="Times New Roman"/>
          <w:color w:val="252525"/>
          <w:szCs w:val="24"/>
          <w:shd w:val="clear" w:color="auto" w:fill="FFFFFF"/>
        </w:rPr>
        <w:t>.</w:t>
      </w:r>
    </w:p>
    <w:p w14:paraId="67EC1B01" w14:textId="77777777" w:rsidR="00472E7E" w:rsidRPr="00472E7E" w:rsidRDefault="00472E7E" w:rsidP="00C57EB0">
      <w:pPr>
        <w:spacing w:after="0" w:line="360" w:lineRule="auto"/>
        <w:rPr>
          <w:rFonts w:eastAsia="Times New Roman" w:cs="Times New Roman"/>
          <w:szCs w:val="24"/>
        </w:rPr>
      </w:pPr>
    </w:p>
    <w:p w14:paraId="67D4E6E1" w14:textId="77777777" w:rsidR="00AA726C" w:rsidRPr="00E14690" w:rsidRDefault="00472E7E" w:rsidP="000D51EA">
      <w:pPr>
        <w:spacing w:after="0" w:line="360" w:lineRule="auto"/>
        <w:rPr>
          <w:rFonts w:cs="Times New Roman"/>
          <w:color w:val="252525"/>
          <w:szCs w:val="24"/>
          <w:shd w:val="clear" w:color="auto" w:fill="FFFFFF"/>
        </w:rPr>
      </w:pPr>
      <w:r w:rsidRPr="00472E7E">
        <w:rPr>
          <w:rFonts w:eastAsia="Times New Roman" w:cs="Times New Roman"/>
          <w:b/>
          <w:bCs/>
          <w:color w:val="252525"/>
          <w:szCs w:val="24"/>
          <w:shd w:val="clear" w:color="auto" w:fill="FFFFFF"/>
        </w:rPr>
        <w:t xml:space="preserve">6LowPAN. </w:t>
      </w:r>
      <w:r w:rsidR="00614437" w:rsidRPr="00614437">
        <w:rPr>
          <w:rFonts w:eastAsia="Times New Roman" w:cs="Times New Roman"/>
          <w:color w:val="252525"/>
          <w:szCs w:val="24"/>
          <w:shd w:val="clear" w:color="auto" w:fill="FFFFFF"/>
        </w:rPr>
        <w:t>6LowPAN is short for IPv6 over Low-Power Wireless Personal Area Networks. So far, the l</w:t>
      </w:r>
      <w:r w:rsidR="00D33FBE">
        <w:rPr>
          <w:rFonts w:eastAsia="Times New Roman" w:cs="Times New Roman"/>
          <w:color w:val="252525"/>
          <w:szCs w:val="24"/>
          <w:shd w:val="clear" w:color="auto" w:fill="FFFFFF"/>
        </w:rPr>
        <w:t xml:space="preserve">atest version of BLE </w:t>
      </w:r>
      <w:sdt>
        <w:sdtPr>
          <w:rPr>
            <w:rFonts w:eastAsia="Times New Roman" w:cs="Times New Roman"/>
            <w:color w:val="252525"/>
            <w:szCs w:val="24"/>
            <w:shd w:val="clear" w:color="auto" w:fill="FFFFFF"/>
          </w:rPr>
          <w:id w:val="-1554920469"/>
          <w:citation/>
        </w:sdtPr>
        <w:sdtContent>
          <w:r w:rsidR="00D33FBE">
            <w:rPr>
              <w:rFonts w:eastAsia="Times New Roman" w:cs="Times New Roman"/>
              <w:color w:val="252525"/>
              <w:szCs w:val="24"/>
              <w:shd w:val="clear" w:color="auto" w:fill="FFFFFF"/>
            </w:rPr>
            <w:fldChar w:fldCharType="begin"/>
          </w:r>
          <w:r w:rsidR="00D33FBE">
            <w:rPr>
              <w:rFonts w:eastAsia="Times New Roman" w:cs="Times New Roman"/>
              <w:color w:val="252525"/>
              <w:szCs w:val="24"/>
              <w:shd w:val="clear" w:color="auto" w:fill="FFFFFF"/>
            </w:rPr>
            <w:instrText xml:space="preserve"> CITATION 16 \l 4105 </w:instrText>
          </w:r>
          <w:r w:rsidR="00D33FBE">
            <w:rPr>
              <w:rFonts w:eastAsia="Times New Roman" w:cs="Times New Roman"/>
              <w:color w:val="252525"/>
              <w:szCs w:val="24"/>
              <w:shd w:val="clear" w:color="auto" w:fill="FFFFFF"/>
            </w:rPr>
            <w:fldChar w:fldCharType="separate"/>
          </w:r>
          <w:r w:rsidR="00D33FBE" w:rsidRPr="00D33FBE">
            <w:rPr>
              <w:rFonts w:eastAsia="Times New Roman" w:cs="Times New Roman"/>
              <w:noProof/>
              <w:color w:val="252525"/>
              <w:szCs w:val="24"/>
              <w:shd w:val="clear" w:color="auto" w:fill="FFFFFF"/>
            </w:rPr>
            <w:t>(SIG, 2014)</w:t>
          </w:r>
          <w:r w:rsidR="00D33FBE">
            <w:rPr>
              <w:rFonts w:eastAsia="Times New Roman" w:cs="Times New Roman"/>
              <w:color w:val="252525"/>
              <w:szCs w:val="24"/>
              <w:shd w:val="clear" w:color="auto" w:fill="FFFFFF"/>
            </w:rPr>
            <w:fldChar w:fldCharType="end"/>
          </w:r>
        </w:sdtContent>
      </w:sdt>
      <w:r w:rsidR="00D33FBE">
        <w:rPr>
          <w:rFonts w:eastAsia="Times New Roman" w:cs="Times New Roman"/>
          <w:color w:val="252525"/>
          <w:szCs w:val="24"/>
          <w:shd w:val="clear" w:color="auto" w:fill="FFFFFF"/>
        </w:rPr>
        <w:t xml:space="preserve"> </w:t>
      </w:r>
      <w:r w:rsidR="00614437" w:rsidRPr="00614437">
        <w:rPr>
          <w:rFonts w:eastAsia="Times New Roman" w:cs="Times New Roman"/>
          <w:color w:val="252525"/>
          <w:szCs w:val="24"/>
          <w:shd w:val="clear" w:color="auto" w:fill="FFFFFF"/>
        </w:rPr>
        <w:t xml:space="preserve">has proposed 6LoWPAN implementation and </w:t>
      </w:r>
      <w:r w:rsidR="00614437" w:rsidRPr="00614437">
        <w:rPr>
          <w:rFonts w:eastAsia="Times New Roman" w:cs="Times New Roman"/>
          <w:color w:val="252525"/>
          <w:szCs w:val="24"/>
          <w:shd w:val="clear" w:color="auto" w:fill="FFFFFF"/>
        </w:rPr>
        <w:lastRenderedPageBreak/>
        <w:t>Bluetooth Smart Internet Gateways to support IPv6 based communication. This means a remote device can directly co</w:t>
      </w:r>
      <w:r w:rsidR="000D51EA">
        <w:rPr>
          <w:rFonts w:eastAsia="Times New Roman" w:cs="Times New Roman"/>
          <w:color w:val="252525"/>
          <w:szCs w:val="24"/>
          <w:shd w:val="clear" w:color="auto" w:fill="FFFFFF"/>
        </w:rPr>
        <w:t xml:space="preserve">ntrol a </w:t>
      </w:r>
      <w:r w:rsidR="00CC698D">
        <w:rPr>
          <w:rFonts w:eastAsia="Times New Roman" w:cs="Times New Roman"/>
          <w:color w:val="252525"/>
          <w:szCs w:val="24"/>
          <w:shd w:val="clear" w:color="auto" w:fill="FFFFFF"/>
        </w:rPr>
        <w:t xml:space="preserve">BLE </w:t>
      </w:r>
      <w:r w:rsidR="00951367">
        <w:rPr>
          <w:rFonts w:eastAsia="Times New Roman" w:cs="Times New Roman"/>
          <w:color w:val="252525"/>
          <w:szCs w:val="24"/>
          <w:shd w:val="clear" w:color="auto" w:fill="FFFFFF"/>
        </w:rPr>
        <w:t>sensor</w:t>
      </w:r>
      <w:r w:rsidR="00A836F6">
        <w:rPr>
          <w:rFonts w:eastAsia="Times New Roman" w:cs="Times New Roman"/>
          <w:color w:val="252525"/>
          <w:szCs w:val="24"/>
          <w:shd w:val="clear" w:color="auto" w:fill="FFFFFF"/>
        </w:rPr>
        <w:t xml:space="preserve"> by IPv6.</w:t>
      </w:r>
    </w:p>
    <w:p w14:paraId="6DAA26B1" w14:textId="77777777" w:rsidR="00AA726C" w:rsidRPr="00AA726C" w:rsidRDefault="00AA726C" w:rsidP="00AA726C"/>
    <w:p w14:paraId="339B5627" w14:textId="77777777" w:rsidR="00472E7E" w:rsidRPr="00472E7E" w:rsidRDefault="00BF72ED" w:rsidP="00177A7C">
      <w:pPr>
        <w:pStyle w:val="Heading3"/>
      </w:pPr>
      <w:bookmarkStart w:id="329" w:name="_Toc449949726"/>
      <w:r w:rsidRPr="00BF72ED">
        <w:t>3.</w:t>
      </w:r>
      <w:r w:rsidR="00DB4A40">
        <w:t>5</w:t>
      </w:r>
      <w:r w:rsidR="00472E7E" w:rsidRPr="00BF72ED">
        <w:t xml:space="preserve">.3 Classic Bluetooth </w:t>
      </w:r>
      <w:proofErr w:type="spellStart"/>
      <w:r w:rsidR="00472E7E" w:rsidRPr="00BF72ED">
        <w:t>vs</w:t>
      </w:r>
      <w:proofErr w:type="spellEnd"/>
      <w:r w:rsidR="00472E7E" w:rsidRPr="00BF72ED">
        <w:t xml:space="preserve"> Bluetooth Low Energy</w:t>
      </w:r>
      <w:bookmarkEnd w:id="329"/>
    </w:p>
    <w:p w14:paraId="6944E7C3" w14:textId="77777777" w:rsidR="005745E9" w:rsidRPr="005745E9" w:rsidRDefault="009161B6" w:rsidP="005745E9">
      <w:pPr>
        <w:spacing w:after="0" w:line="360" w:lineRule="auto"/>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Based on above introduction, we can come to </w:t>
      </w:r>
      <w:r w:rsidR="00BD673D">
        <w:rPr>
          <w:rFonts w:eastAsia="Times New Roman" w:cs="Times New Roman"/>
          <w:color w:val="252525"/>
          <w:szCs w:val="24"/>
          <w:shd w:val="clear" w:color="auto" w:fill="FFFFFF"/>
        </w:rPr>
        <w:t>a</w:t>
      </w:r>
      <w:r w:rsidRPr="009161B6">
        <w:rPr>
          <w:rFonts w:eastAsia="Times New Roman" w:cs="Times New Roman"/>
          <w:color w:val="252525"/>
          <w:szCs w:val="24"/>
          <w:shd w:val="clear" w:color="auto" w:fill="FFFFFF"/>
        </w:rPr>
        <w:t xml:space="preserve"> conclusion that Classic Bluetooth and Bluetooth Low Energy target different markets. For Classic Bluetooth, it</w:t>
      </w:r>
      <w:r w:rsidR="00112F00">
        <w:rPr>
          <w:rFonts w:eastAsia="Times New Roman" w:cs="Times New Roman"/>
          <w:color w:val="252525"/>
          <w:szCs w:val="24"/>
          <w:shd w:val="clear" w:color="auto" w:fill="FFFFFF"/>
        </w:rPr>
        <w:t xml:space="preserve"> is a desirable solution when </w:t>
      </w:r>
      <w:r w:rsidR="008555F7">
        <w:rPr>
          <w:rFonts w:eastAsia="Times New Roman" w:cs="Times New Roman"/>
          <w:color w:val="252525"/>
          <w:szCs w:val="24"/>
          <w:shd w:val="clear" w:color="auto" w:fill="FFFFFF"/>
        </w:rPr>
        <w:t xml:space="preserve">higher data rate is required </w:t>
      </w:r>
      <w:r w:rsidRPr="009161B6">
        <w:rPr>
          <w:rFonts w:eastAsia="Times New Roman" w:cs="Times New Roman"/>
          <w:color w:val="252525"/>
          <w:szCs w:val="24"/>
          <w:shd w:val="clear" w:color="auto" w:fill="FFFFFF"/>
        </w:rPr>
        <w:t xml:space="preserve">and more power is available. For Bluetooth Low Energy, it is designed for devices with less power than Classic Bluetooth devices. BLE is a </w:t>
      </w:r>
      <w:r w:rsidR="00A20C98">
        <w:rPr>
          <w:rFonts w:eastAsia="Times New Roman" w:cs="Times New Roman"/>
          <w:color w:val="252525"/>
          <w:szCs w:val="24"/>
          <w:shd w:val="clear" w:color="auto" w:fill="FFFFFF"/>
        </w:rPr>
        <w:t xml:space="preserve">better option when </w:t>
      </w:r>
      <w:proofErr w:type="gramStart"/>
      <w:r w:rsidR="00EE6DCF">
        <w:rPr>
          <w:rFonts w:eastAsia="Times New Roman" w:cs="Times New Roman"/>
          <w:color w:val="252525"/>
          <w:szCs w:val="24"/>
          <w:shd w:val="clear" w:color="auto" w:fill="FFFFFF"/>
        </w:rPr>
        <w:t xml:space="preserve">a </w:t>
      </w:r>
      <w:r w:rsidR="00A20C98">
        <w:rPr>
          <w:rFonts w:eastAsia="Times New Roman" w:cs="Times New Roman"/>
          <w:color w:val="252525"/>
          <w:szCs w:val="24"/>
          <w:shd w:val="clear" w:color="auto" w:fill="FFFFFF"/>
        </w:rPr>
        <w:t>small amount</w:t>
      </w:r>
      <w:r w:rsidRPr="009161B6">
        <w:rPr>
          <w:rFonts w:eastAsia="Times New Roman" w:cs="Times New Roman"/>
          <w:color w:val="252525"/>
          <w:szCs w:val="24"/>
          <w:shd w:val="clear" w:color="auto" w:fill="FFFFFF"/>
        </w:rPr>
        <w:t xml:space="preserve"> of data need</w:t>
      </w:r>
      <w:proofErr w:type="gramEnd"/>
      <w:r w:rsidRPr="009161B6">
        <w:rPr>
          <w:rFonts w:eastAsia="Times New Roman" w:cs="Times New Roman"/>
          <w:color w:val="252525"/>
          <w:szCs w:val="24"/>
          <w:shd w:val="clear" w:color="auto" w:fill="FFFFFF"/>
        </w:rPr>
        <w:t xml:space="preserve"> to be transferred frequently. Also, the BLE has some features make it different from other short-range wireless technologies. </w:t>
      </w:r>
    </w:p>
    <w:p w14:paraId="137C1CA1" w14:textId="77777777" w:rsidR="00472E7E" w:rsidRPr="00472E7E" w:rsidRDefault="00472E7E" w:rsidP="00177A7C">
      <w:pPr>
        <w:pStyle w:val="Heading3"/>
      </w:pPr>
      <w:bookmarkStart w:id="330" w:name="_Toc449949727"/>
      <w:r w:rsidRPr="00BF72ED">
        <w:t>3</w:t>
      </w:r>
      <w:r w:rsidR="00BF72ED" w:rsidRPr="00BF72ED">
        <w:t>.</w:t>
      </w:r>
      <w:r w:rsidR="00DB4A40">
        <w:t>5</w:t>
      </w:r>
      <w:r w:rsidRPr="00BF72ED">
        <w:t>.4 Conclusion</w:t>
      </w:r>
      <w:bookmarkEnd w:id="330"/>
    </w:p>
    <w:p w14:paraId="1B62F879" w14:textId="77777777"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 xml:space="preserve">So far, the BLE is widely adopted in smart devices, which has brought it to an important position in the market. With the adoption of IPv6, it can join in the </w:t>
      </w:r>
      <w:proofErr w:type="spellStart"/>
      <w:r w:rsidRPr="009161B6">
        <w:rPr>
          <w:rFonts w:eastAsia="Times New Roman" w:cs="Times New Roman"/>
          <w:color w:val="252525"/>
          <w:szCs w:val="24"/>
          <w:shd w:val="clear" w:color="auto" w:fill="FFFFFF"/>
        </w:rPr>
        <w:t>IoT</w:t>
      </w:r>
      <w:proofErr w:type="spellEnd"/>
      <w:r w:rsidRPr="009161B6">
        <w:rPr>
          <w:rFonts w:eastAsia="Times New Roman" w:cs="Times New Roman"/>
          <w:color w:val="252525"/>
          <w:szCs w:val="24"/>
          <w:shd w:val="clear" w:color="auto" w:fill="FFFFFF"/>
        </w:rPr>
        <w:t xml:space="preserve"> with less effort. Meanwhile, with more and more extra protocols are developed for it (e.g. beacon). The ecosystem of it will become more and more robust. The latest changes for BLE are IPv6's capability, packet size and security level. Those improvements meet the development of </w:t>
      </w:r>
      <w:proofErr w:type="spellStart"/>
      <w:r w:rsidRPr="009161B6">
        <w:rPr>
          <w:rFonts w:eastAsia="Times New Roman" w:cs="Times New Roman"/>
          <w:color w:val="252525"/>
          <w:szCs w:val="24"/>
          <w:shd w:val="clear" w:color="auto" w:fill="FFFFFF"/>
        </w:rPr>
        <w:t>IoT</w:t>
      </w:r>
      <w:proofErr w:type="spellEnd"/>
      <w:r w:rsidRPr="009161B6">
        <w:rPr>
          <w:rFonts w:eastAsia="Times New Roman" w:cs="Times New Roman"/>
          <w:color w:val="252525"/>
          <w:szCs w:val="24"/>
          <w:shd w:val="clear" w:color="auto" w:fill="FFFFFF"/>
        </w:rPr>
        <w:t xml:space="preserve">. </w:t>
      </w:r>
      <w:proofErr w:type="gramStart"/>
      <w:r w:rsidRPr="009161B6">
        <w:rPr>
          <w:rFonts w:eastAsia="Times New Roman" w:cs="Times New Roman"/>
          <w:color w:val="252525"/>
          <w:szCs w:val="24"/>
          <w:shd w:val="clear" w:color="auto" w:fill="FFFFFF"/>
        </w:rPr>
        <w:t>Developers</w:t>
      </w:r>
      <w:proofErr w:type="gramEnd"/>
      <w:r w:rsidRPr="009161B6">
        <w:rPr>
          <w:rFonts w:eastAsia="Times New Roman" w:cs="Times New Roman"/>
          <w:color w:val="252525"/>
          <w:szCs w:val="24"/>
          <w:shd w:val="clear" w:color="auto" w:fill="FFFFFF"/>
        </w:rPr>
        <w:t xml:space="preserve"> need Bluetooth become more compatible with existing network and can transfer more data in a more secure way.  With the development of </w:t>
      </w:r>
      <w:proofErr w:type="spellStart"/>
      <w:r w:rsidRPr="009161B6">
        <w:rPr>
          <w:rFonts w:eastAsia="Times New Roman" w:cs="Times New Roman"/>
          <w:color w:val="252525"/>
          <w:szCs w:val="24"/>
          <w:shd w:val="clear" w:color="auto" w:fill="FFFFFF"/>
        </w:rPr>
        <w:t>IoT</w:t>
      </w:r>
      <w:proofErr w:type="spellEnd"/>
      <w:r w:rsidRPr="009161B6">
        <w:rPr>
          <w:rFonts w:eastAsia="Times New Roman" w:cs="Times New Roman"/>
          <w:color w:val="252525"/>
          <w:szCs w:val="24"/>
          <w:shd w:val="clear" w:color="auto" w:fill="FFFFFF"/>
        </w:rPr>
        <w:t xml:space="preserve">, we should also expect the density of sensors will increase, and the computing power of sensors will increase. </w:t>
      </w:r>
    </w:p>
    <w:p w14:paraId="3EE30556" w14:textId="77777777" w:rsidR="009161B6" w:rsidRPr="009161B6" w:rsidRDefault="009161B6" w:rsidP="009161B6">
      <w:pPr>
        <w:rPr>
          <w:rFonts w:eastAsia="Times New Roman" w:cs="Times New Roman"/>
          <w:color w:val="252525"/>
          <w:szCs w:val="24"/>
          <w:shd w:val="clear" w:color="auto" w:fill="FFFFFF"/>
        </w:rPr>
      </w:pPr>
    </w:p>
    <w:p w14:paraId="265083BE" w14:textId="77777777"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So far, there are two inn</w:t>
      </w:r>
      <w:r w:rsidR="00EE5D35">
        <w:rPr>
          <w:rFonts w:eastAsia="Times New Roman" w:cs="Times New Roman"/>
          <w:color w:val="252525"/>
          <w:szCs w:val="24"/>
          <w:shd w:val="clear" w:color="auto" w:fill="FFFFFF"/>
        </w:rPr>
        <w:t>ovation directions for BLE</w:t>
      </w:r>
      <w:r w:rsidR="000D777B">
        <w:rPr>
          <w:rFonts w:eastAsia="Times New Roman" w:cs="Times New Roman"/>
          <w:color w:val="252525"/>
          <w:szCs w:val="24"/>
          <w:shd w:val="clear" w:color="auto" w:fill="FFFFFF"/>
        </w:rPr>
        <w:t xml:space="preserve"> devices</w:t>
      </w:r>
      <w:r w:rsidRPr="009161B6">
        <w:rPr>
          <w:rFonts w:eastAsia="Times New Roman" w:cs="Times New Roman"/>
          <w:color w:val="252525"/>
          <w:szCs w:val="24"/>
          <w:shd w:val="clear" w:color="auto" w:fill="FFFFFF"/>
        </w:rPr>
        <w:t xml:space="preserve">. </w:t>
      </w:r>
    </w:p>
    <w:p w14:paraId="79DADF25" w14:textId="77777777" w:rsidR="009161B6" w:rsidRPr="009161B6" w:rsidRDefault="009161B6" w:rsidP="009161B6">
      <w:pPr>
        <w:rPr>
          <w:rFonts w:eastAsia="Times New Roman" w:cs="Times New Roman"/>
          <w:color w:val="252525"/>
          <w:szCs w:val="24"/>
          <w:shd w:val="clear" w:color="auto" w:fill="FFFFFF"/>
        </w:rPr>
      </w:pPr>
    </w:p>
    <w:p w14:paraId="5CAF8773" w14:textId="77777777" w:rsidR="009161B6" w:rsidRPr="009161B6" w:rsidRDefault="009161B6" w:rsidP="009161B6">
      <w:pPr>
        <w:rPr>
          <w:rFonts w:eastAsia="Times New Roman" w:cs="Times New Roman"/>
          <w:color w:val="252525"/>
          <w:szCs w:val="24"/>
          <w:shd w:val="clear" w:color="auto" w:fill="FFFFFF"/>
        </w:rPr>
      </w:pPr>
      <w:proofErr w:type="gramStart"/>
      <w:r w:rsidRPr="009161B6">
        <w:rPr>
          <w:rFonts w:eastAsia="Times New Roman" w:cs="Times New Roman"/>
          <w:color w:val="252525"/>
          <w:szCs w:val="24"/>
          <w:shd w:val="clear" w:color="auto" w:fill="FFFFFF"/>
        </w:rPr>
        <w:t>The first direction towards cheaper and simpler.</w:t>
      </w:r>
      <w:proofErr w:type="gramEnd"/>
      <w:r w:rsidRPr="009161B6">
        <w:rPr>
          <w:rFonts w:eastAsia="Times New Roman" w:cs="Times New Roman"/>
          <w:color w:val="252525"/>
          <w:szCs w:val="24"/>
          <w:shd w:val="clear" w:color="auto" w:fill="FFFFFF"/>
        </w:rPr>
        <w:t xml:space="preserve"> This kind of sensor has simple tasks to collect limited kinds of data. For example, in a large </w:t>
      </w:r>
      <w:proofErr w:type="gramStart"/>
      <w:r w:rsidRPr="009161B6">
        <w:rPr>
          <w:rFonts w:eastAsia="Times New Roman" w:cs="Times New Roman"/>
          <w:color w:val="252525"/>
          <w:szCs w:val="24"/>
          <w:shd w:val="clear" w:color="auto" w:fill="FFFFFF"/>
        </w:rPr>
        <w:t>farm land</w:t>
      </w:r>
      <w:proofErr w:type="gramEnd"/>
      <w:r w:rsidRPr="009161B6">
        <w:rPr>
          <w:rFonts w:eastAsia="Times New Roman" w:cs="Times New Roman"/>
          <w:color w:val="252525"/>
          <w:szCs w:val="24"/>
          <w:shd w:val="clear" w:color="auto" w:fill="FFFFFF"/>
        </w:rPr>
        <w:t xml:space="preserve">, farmer need to manage temperature and humidity indifferent spot. In this scenario, many sensors will involve in the network. They will constantly report two data to the local hub. In this case, each sensor </w:t>
      </w:r>
      <w:proofErr w:type="gramStart"/>
      <w:r w:rsidR="00B23977">
        <w:rPr>
          <w:rFonts w:eastAsia="Times New Roman" w:cs="Times New Roman"/>
          <w:color w:val="252525"/>
          <w:szCs w:val="24"/>
          <w:shd w:val="clear" w:color="auto" w:fill="FFFFFF"/>
        </w:rPr>
        <w:t>need</w:t>
      </w:r>
      <w:proofErr w:type="gramEnd"/>
      <w:r w:rsidR="00B23977">
        <w:rPr>
          <w:rFonts w:eastAsia="Times New Roman" w:cs="Times New Roman"/>
          <w:color w:val="252525"/>
          <w:szCs w:val="24"/>
          <w:shd w:val="clear" w:color="auto" w:fill="FFFFFF"/>
        </w:rPr>
        <w:t xml:space="preserve"> to</w:t>
      </w:r>
      <w:r w:rsidRPr="009161B6">
        <w:rPr>
          <w:rFonts w:eastAsia="Times New Roman" w:cs="Times New Roman"/>
          <w:color w:val="252525"/>
          <w:szCs w:val="24"/>
          <w:shd w:val="clear" w:color="auto" w:fill="FFFFFF"/>
        </w:rPr>
        <w:t xml:space="preserve"> be as ch</w:t>
      </w:r>
      <w:r w:rsidR="0058631D">
        <w:rPr>
          <w:rFonts w:eastAsia="Times New Roman" w:cs="Times New Roman"/>
          <w:color w:val="252525"/>
          <w:szCs w:val="24"/>
          <w:shd w:val="clear" w:color="auto" w:fill="FFFFFF"/>
        </w:rPr>
        <w:t xml:space="preserve">eap as </w:t>
      </w:r>
      <w:r w:rsidR="001B76CC">
        <w:rPr>
          <w:rFonts w:eastAsia="Times New Roman" w:cs="Times New Roman"/>
          <w:color w:val="252525"/>
          <w:szCs w:val="24"/>
          <w:shd w:val="clear" w:color="auto" w:fill="FFFFFF"/>
        </w:rPr>
        <w:t>possible</w:t>
      </w:r>
      <w:r w:rsidRPr="009161B6">
        <w:rPr>
          <w:rFonts w:eastAsia="Times New Roman" w:cs="Times New Roman"/>
          <w:color w:val="252525"/>
          <w:szCs w:val="24"/>
          <w:shd w:val="clear" w:color="auto" w:fill="FFFFFF"/>
        </w:rPr>
        <w:t xml:space="preserve">. </w:t>
      </w:r>
    </w:p>
    <w:p w14:paraId="54EC2E1A" w14:textId="77777777" w:rsidR="009161B6" w:rsidRPr="009161B6" w:rsidRDefault="009161B6" w:rsidP="009161B6">
      <w:pPr>
        <w:rPr>
          <w:rFonts w:eastAsia="Times New Roman" w:cs="Times New Roman"/>
          <w:color w:val="252525"/>
          <w:szCs w:val="24"/>
          <w:shd w:val="clear" w:color="auto" w:fill="FFFFFF"/>
        </w:rPr>
      </w:pPr>
    </w:p>
    <w:p w14:paraId="03B187CC" w14:textId="77777777" w:rsidR="009161B6" w:rsidRPr="009161B6" w:rsidRDefault="009161B6" w:rsidP="009161B6">
      <w:pPr>
        <w:rPr>
          <w:rFonts w:eastAsia="Times New Roman" w:cs="Times New Roman"/>
          <w:color w:val="252525"/>
          <w:szCs w:val="24"/>
          <w:shd w:val="clear" w:color="auto" w:fill="FFFFFF"/>
        </w:rPr>
      </w:pPr>
      <w:r w:rsidRPr="009161B6">
        <w:rPr>
          <w:rFonts w:eastAsia="Times New Roman" w:cs="Times New Roman"/>
          <w:color w:val="252525"/>
          <w:szCs w:val="24"/>
          <w:shd w:val="clear" w:color="auto" w:fill="FFFFFF"/>
        </w:rPr>
        <w:t>The other direction is integrating sensors in smart device</w:t>
      </w:r>
      <w:r w:rsidR="005036BE">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where different kinds of data need to be processed at the same time. Therefore, this kind device is battery constraint and bandwidth </w:t>
      </w:r>
      <w:r w:rsidRPr="009161B6">
        <w:rPr>
          <w:rFonts w:eastAsia="Times New Roman" w:cs="Times New Roman"/>
          <w:color w:val="252525"/>
          <w:szCs w:val="24"/>
          <w:shd w:val="clear" w:color="auto" w:fill="FFFFFF"/>
        </w:rPr>
        <w:lastRenderedPageBreak/>
        <w:t>constraint. The recent updates of BLE improv</w:t>
      </w:r>
      <w:r w:rsidR="001B0C28">
        <w:rPr>
          <w:rFonts w:eastAsia="Times New Roman" w:cs="Times New Roman"/>
          <w:color w:val="252525"/>
          <w:szCs w:val="24"/>
          <w:shd w:val="clear" w:color="auto" w:fill="FFFFFF"/>
        </w:rPr>
        <w:t>ed its performance</w:t>
      </w:r>
      <w:r w:rsidRPr="009161B6">
        <w:rPr>
          <w:rFonts w:eastAsia="Times New Roman" w:cs="Times New Roman"/>
          <w:color w:val="252525"/>
          <w:szCs w:val="24"/>
          <w:shd w:val="clear" w:color="auto" w:fill="FFFFFF"/>
        </w:rPr>
        <w:t>. Now, developers are more comfortable to develop a medium size app f</w:t>
      </w:r>
      <w:r w:rsidR="001D3EBA">
        <w:rPr>
          <w:rFonts w:eastAsia="Times New Roman" w:cs="Times New Roman"/>
          <w:color w:val="252525"/>
          <w:szCs w:val="24"/>
          <w:shd w:val="clear" w:color="auto" w:fill="FFFFFF"/>
        </w:rPr>
        <w:t>or integrated sensors</w:t>
      </w:r>
      <w:r w:rsidRPr="009161B6">
        <w:rPr>
          <w:rFonts w:eastAsia="Times New Roman" w:cs="Times New Roman"/>
          <w:color w:val="252525"/>
          <w:szCs w:val="24"/>
          <w:shd w:val="clear" w:color="auto" w:fill="FFFFFF"/>
        </w:rPr>
        <w:t>.</w:t>
      </w:r>
    </w:p>
    <w:p w14:paraId="4CB3433F" w14:textId="77777777" w:rsidR="006D31AC" w:rsidRPr="006D31AC" w:rsidRDefault="009161B6" w:rsidP="009161B6">
      <w:r w:rsidRPr="009161B6">
        <w:rPr>
          <w:rFonts w:eastAsia="Times New Roman" w:cs="Times New Roman"/>
          <w:color w:val="252525"/>
          <w:szCs w:val="24"/>
          <w:shd w:val="clear" w:color="auto" w:fill="FFFFFF"/>
        </w:rPr>
        <w:t xml:space="preserve">In the next section, I will discuss the CAP </w:t>
      </w:r>
      <w:proofErr w:type="gramStart"/>
      <w:r w:rsidRPr="009161B6">
        <w:rPr>
          <w:rFonts w:eastAsia="Times New Roman" w:cs="Times New Roman"/>
          <w:color w:val="252525"/>
          <w:szCs w:val="24"/>
          <w:shd w:val="clear" w:color="auto" w:fill="FFFFFF"/>
        </w:rPr>
        <w:t>theorem which</w:t>
      </w:r>
      <w:proofErr w:type="gramEnd"/>
      <w:r w:rsidRPr="009161B6">
        <w:rPr>
          <w:rFonts w:eastAsia="Times New Roman" w:cs="Times New Roman"/>
          <w:color w:val="252525"/>
          <w:szCs w:val="24"/>
          <w:shd w:val="clear" w:color="auto" w:fill="FFFFFF"/>
        </w:rPr>
        <w:t xml:space="preserve"> become</w:t>
      </w:r>
      <w:r w:rsidR="00E31C2B">
        <w:rPr>
          <w:rFonts w:eastAsia="Times New Roman" w:cs="Times New Roman"/>
          <w:color w:val="252525"/>
          <w:szCs w:val="24"/>
          <w:shd w:val="clear" w:color="auto" w:fill="FFFFFF"/>
        </w:rPr>
        <w:t>s</w:t>
      </w:r>
      <w:r w:rsidRPr="009161B6">
        <w:rPr>
          <w:rFonts w:eastAsia="Times New Roman" w:cs="Times New Roman"/>
          <w:color w:val="252525"/>
          <w:szCs w:val="24"/>
          <w:shd w:val="clear" w:color="auto" w:fill="FFFFFF"/>
        </w:rPr>
        <w:t xml:space="preserve"> a principle throu</w:t>
      </w:r>
      <w:r>
        <w:rPr>
          <w:rFonts w:eastAsia="Times New Roman" w:cs="Times New Roman"/>
          <w:color w:val="252525"/>
          <w:szCs w:val="24"/>
          <w:shd w:val="clear" w:color="auto" w:fill="FFFFFF"/>
        </w:rPr>
        <w:t>ghout design and implementation</w:t>
      </w:r>
      <w:r w:rsidR="00A96A9C">
        <w:rPr>
          <w:rFonts w:eastAsia="Times New Roman" w:cs="Times New Roman"/>
          <w:color w:val="252525"/>
          <w:szCs w:val="24"/>
          <w:shd w:val="clear" w:color="auto" w:fill="FFFFFF"/>
        </w:rPr>
        <w:t xml:space="preserve"> of proposed architecture</w:t>
      </w:r>
      <w:r w:rsidR="006D31AC">
        <w:t>.</w:t>
      </w:r>
    </w:p>
    <w:p w14:paraId="1427B330" w14:textId="77777777" w:rsidR="00472E7E" w:rsidRPr="00472E7E" w:rsidRDefault="00DB4A40" w:rsidP="00177A7C">
      <w:pPr>
        <w:pStyle w:val="Heading2"/>
      </w:pPr>
      <w:bookmarkStart w:id="331" w:name="_Toc449949728"/>
      <w:r>
        <w:t>3.6</w:t>
      </w:r>
      <w:r w:rsidR="00472E7E" w:rsidRPr="00BF72ED">
        <w:t xml:space="preserve"> CAP Theorem</w:t>
      </w:r>
      <w:bookmarkEnd w:id="331"/>
    </w:p>
    <w:p w14:paraId="5211F01C" w14:textId="77777777" w:rsidR="00472E7E" w:rsidRPr="009524DD" w:rsidRDefault="001229A6" w:rsidP="00C57EB0">
      <w:pPr>
        <w:spacing w:after="0" w:line="360" w:lineRule="auto"/>
        <w:rPr>
          <w:rFonts w:eastAsia="Times New Roman" w:cs="Times New Roman"/>
          <w:szCs w:val="24"/>
        </w:rPr>
      </w:pPr>
      <w:r w:rsidRPr="001229A6">
        <w:rPr>
          <w:rFonts w:eastAsia="Times New Roman" w:cs="Times New Roman"/>
          <w:color w:val="252525"/>
          <w:szCs w:val="24"/>
          <w:shd w:val="clear" w:color="auto" w:fill="FFFFFF"/>
        </w:rPr>
        <w:t xml:space="preserve">The CAP stands for Consistency, Availability, and Partition-tolerance. It is an important concept in any design of a distributed architecture. </w:t>
      </w:r>
      <w:proofErr w:type="gramStart"/>
      <w:r w:rsidRPr="001229A6">
        <w:rPr>
          <w:rFonts w:eastAsia="Times New Roman" w:cs="Times New Roman"/>
          <w:color w:val="252525"/>
          <w:szCs w:val="24"/>
          <w:shd w:val="clear" w:color="auto" w:fill="FFFFFF"/>
        </w:rPr>
        <w:t>It was proposed by Brewer</w:t>
      </w:r>
      <w:proofErr w:type="gramEnd"/>
      <w:r w:rsidRPr="001229A6">
        <w:rPr>
          <w:rFonts w:eastAsia="Times New Roman" w:cs="Times New Roman"/>
          <w:color w:val="252525"/>
          <w:szCs w:val="24"/>
          <w:shd w:val="clear" w:color="auto" w:fill="FFFFFF"/>
        </w:rPr>
        <w:t xml:space="preserve"> in 2000. In 2002, Seth Gilbert and Nancy Lynch proved</w:t>
      </w:r>
      <w:r>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1549958935"/>
          <w:citation/>
        </w:sdtPr>
        <w:sdtContent>
          <w:r w:rsidR="008B5ED2">
            <w:rPr>
              <w:rFonts w:eastAsia="Times New Roman" w:cs="Times New Roman"/>
              <w:color w:val="252525"/>
              <w:szCs w:val="24"/>
              <w:shd w:val="clear" w:color="auto" w:fill="FFFFFF"/>
            </w:rPr>
            <w:fldChar w:fldCharType="begin"/>
          </w:r>
          <w:r w:rsidR="00B95B61">
            <w:rPr>
              <w:rFonts w:eastAsia="Times New Roman" w:cs="Times New Roman"/>
              <w:color w:val="252525"/>
              <w:szCs w:val="24"/>
              <w:shd w:val="clear" w:color="auto" w:fill="FFFFFF"/>
            </w:rPr>
            <w:instrText xml:space="preserve">CITATION 18 \l 4105 </w:instrText>
          </w:r>
          <w:r w:rsidR="008B5ED2">
            <w:rPr>
              <w:rFonts w:eastAsia="Times New Roman" w:cs="Times New Roman"/>
              <w:color w:val="252525"/>
              <w:szCs w:val="24"/>
              <w:shd w:val="clear" w:color="auto" w:fill="FFFFFF"/>
            </w:rPr>
            <w:fldChar w:fldCharType="separate"/>
          </w:r>
          <w:r w:rsidR="008B144F" w:rsidRPr="008B144F">
            <w:rPr>
              <w:rFonts w:eastAsia="Times New Roman" w:cs="Times New Roman"/>
              <w:noProof/>
              <w:color w:val="252525"/>
              <w:szCs w:val="24"/>
              <w:shd w:val="clear" w:color="auto" w:fill="FFFFFF"/>
            </w:rPr>
            <w:t>(Gilbert, S., Lynch, N., 2002)</w:t>
          </w:r>
          <w:r w:rsidR="008B5ED2">
            <w:rPr>
              <w:rFonts w:eastAsia="Times New Roman" w:cs="Times New Roman"/>
              <w:color w:val="252525"/>
              <w:szCs w:val="24"/>
              <w:shd w:val="clear" w:color="auto" w:fill="FFFFFF"/>
            </w:rPr>
            <w:fldChar w:fldCharType="end"/>
          </w:r>
        </w:sdtContent>
      </w:sdt>
      <w:r w:rsidR="008B5ED2">
        <w:rPr>
          <w:rFonts w:eastAsia="Times New Roman" w:cs="Times New Roman"/>
          <w:color w:val="252525"/>
          <w:szCs w:val="24"/>
          <w:shd w:val="clear" w:color="auto" w:fill="FFFFFF"/>
        </w:rPr>
        <w:t xml:space="preserve"> the theorem and pointed out “</w:t>
      </w:r>
      <w:r w:rsidR="008B5ED2">
        <w:t>It is impossible to achieve all three.</w:t>
      </w:r>
      <w:r w:rsidR="008B5ED2">
        <w:rPr>
          <w:rFonts w:eastAsia="Times New Roman" w:cs="Times New Roman"/>
          <w:color w:val="252525"/>
          <w:szCs w:val="24"/>
          <w:shd w:val="clear" w:color="auto" w:fill="FFFFFF"/>
        </w:rPr>
        <w:t xml:space="preserve">” </w:t>
      </w:r>
      <w:r w:rsidR="00095B2C">
        <w:rPr>
          <w:rFonts w:cs="Times New Roman"/>
          <w:color w:val="252525"/>
          <w:szCs w:val="24"/>
          <w:shd w:val="clear" w:color="auto" w:fill="FFFFFF"/>
        </w:rPr>
        <w:t>The following are details of those three concept</w:t>
      </w:r>
      <w:r w:rsidR="004273E2">
        <w:rPr>
          <w:rFonts w:cs="Times New Roman"/>
          <w:color w:val="252525"/>
          <w:szCs w:val="24"/>
          <w:shd w:val="clear" w:color="auto" w:fill="FFFFFF"/>
        </w:rPr>
        <w:t>s</w:t>
      </w:r>
      <w:r w:rsidR="00991DCF">
        <w:rPr>
          <w:rFonts w:cs="Times New Roman"/>
          <w:color w:val="252525"/>
          <w:szCs w:val="24"/>
          <w:shd w:val="clear" w:color="auto" w:fill="FFFFFF"/>
        </w:rPr>
        <w:t>.</w:t>
      </w:r>
    </w:p>
    <w:p w14:paraId="15353A71" w14:textId="77777777"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Consistency: </w:t>
      </w:r>
      <w:r w:rsidR="001229A6" w:rsidRPr="001229A6">
        <w:rPr>
          <w:rFonts w:eastAsia="Times New Roman" w:cs="Times New Roman"/>
          <w:color w:val="252525"/>
          <w:szCs w:val="24"/>
          <w:shd w:val="clear" w:color="auto" w:fill="FFFFFF"/>
        </w:rPr>
        <w:t>Consistency means only users an operation of users can only be fully executed or dropped. For example, in a consistency constrained system, a user might get 100 dollars in an account with 50 dollars by sending request multiple times</w:t>
      </w:r>
      <w:r w:rsidRPr="00472E7E">
        <w:rPr>
          <w:rFonts w:eastAsia="Times New Roman" w:cs="Times New Roman"/>
          <w:color w:val="252525"/>
          <w:szCs w:val="24"/>
          <w:shd w:val="clear" w:color="auto" w:fill="FFFFFF"/>
        </w:rPr>
        <w:t>.</w:t>
      </w:r>
    </w:p>
    <w:p w14:paraId="360FB37A" w14:textId="77777777" w:rsidR="00472E7E" w:rsidRPr="00472E7E"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Availability: </w:t>
      </w:r>
      <w:r w:rsidR="001229A6" w:rsidRPr="001229A6">
        <w:rPr>
          <w:rFonts w:eastAsia="Times New Roman" w:cs="Times New Roman"/>
          <w:color w:val="252525"/>
          <w:szCs w:val="24"/>
          <w:shd w:val="clear" w:color="auto" w:fill="FFFFFF"/>
        </w:rPr>
        <w:t>Availability means a user can be served at any time. For example, in a high availability system, it can be accessed by users at any time even when it is updating or maintaining</w:t>
      </w:r>
      <w:r w:rsidRPr="00472E7E">
        <w:rPr>
          <w:rFonts w:eastAsia="Times New Roman" w:cs="Times New Roman"/>
          <w:color w:val="252525"/>
          <w:szCs w:val="24"/>
          <w:shd w:val="clear" w:color="auto" w:fill="FFFFFF"/>
        </w:rPr>
        <w:t>.</w:t>
      </w:r>
    </w:p>
    <w:p w14:paraId="13653287" w14:textId="77777777" w:rsidR="00472E7E" w:rsidRPr="00472E7E" w:rsidRDefault="00472E7E" w:rsidP="001229A6">
      <w:pPr>
        <w:numPr>
          <w:ilvl w:val="0"/>
          <w:numId w:val="14"/>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Partition Tolerance: </w:t>
      </w:r>
      <w:r w:rsidR="001229A6" w:rsidRPr="001229A6">
        <w:rPr>
          <w:rFonts w:eastAsia="Times New Roman" w:cs="Times New Roman"/>
          <w:color w:val="252525"/>
          <w:szCs w:val="24"/>
          <w:shd w:val="clear" w:color="auto" w:fill="FFFFFF"/>
        </w:rPr>
        <w:t>A system with high partition tolerance can still serve users if connections between two nodes are lost</w:t>
      </w:r>
      <w:r w:rsidRPr="00472E7E">
        <w:rPr>
          <w:rFonts w:eastAsia="Times New Roman" w:cs="Times New Roman"/>
          <w:color w:val="252525"/>
          <w:szCs w:val="24"/>
          <w:shd w:val="clear" w:color="auto" w:fill="FFFFFF"/>
        </w:rPr>
        <w:t>.</w:t>
      </w:r>
    </w:p>
    <w:p w14:paraId="2C502B67" w14:textId="77777777"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14:paraId="1A9DD767" w14:textId="77777777" w:rsidR="00472E7E" w:rsidRPr="00472E7E" w:rsidRDefault="0062555D" w:rsidP="00C57EB0">
      <w:pPr>
        <w:spacing w:after="240" w:line="360" w:lineRule="auto"/>
        <w:rPr>
          <w:rFonts w:eastAsia="Times New Roman" w:cs="Times New Roman"/>
          <w:szCs w:val="24"/>
        </w:rPr>
      </w:pPr>
      <w:r w:rsidRPr="0062555D">
        <w:rPr>
          <w:rFonts w:eastAsia="Times New Roman" w:cs="Times New Roman"/>
          <w:color w:val="252525"/>
          <w:szCs w:val="24"/>
          <w:shd w:val="clear" w:color="auto" w:fill="FFFFFF"/>
        </w:rPr>
        <w:t xml:space="preserve">In the context of PA (Partition Tolerance and availability), the system and database are separated into different nodes to guarantee both Partition Tolerance and availability since data have copies on a different node. Since the whole data assets are available for each node, </w:t>
      </w:r>
      <w:r w:rsidR="00592112">
        <w:rPr>
          <w:rFonts w:eastAsia="Times New Roman" w:cs="Times New Roman"/>
          <w:color w:val="252525"/>
          <w:szCs w:val="24"/>
          <w:shd w:val="clear" w:color="auto" w:fill="FFFFFF"/>
        </w:rPr>
        <w:t xml:space="preserve">a </w:t>
      </w:r>
      <w:r w:rsidRPr="0062555D">
        <w:rPr>
          <w:rFonts w:eastAsia="Times New Roman" w:cs="Times New Roman"/>
          <w:color w:val="252525"/>
          <w:szCs w:val="24"/>
          <w:shd w:val="clear" w:color="auto" w:fill="FFFFFF"/>
        </w:rPr>
        <w:t>user can access any data they want when one or more nodes are not available. However, in this scenario, consistency cannot be guaranteed since changes made by the user can</w:t>
      </w:r>
      <w:r>
        <w:rPr>
          <w:rFonts w:eastAsia="Times New Roman" w:cs="Times New Roman"/>
          <w:color w:val="252525"/>
          <w:szCs w:val="24"/>
          <w:shd w:val="clear" w:color="auto" w:fill="FFFFFF"/>
        </w:rPr>
        <w:t xml:space="preserve"> synchronize with the lost node</w:t>
      </w:r>
      <w:r w:rsidR="00472E7E" w:rsidRPr="00472E7E">
        <w:rPr>
          <w:rFonts w:eastAsia="Times New Roman" w:cs="Times New Roman"/>
          <w:color w:val="252525"/>
          <w:szCs w:val="24"/>
          <w:shd w:val="clear" w:color="auto" w:fill="FFFFFF"/>
        </w:rPr>
        <w:t>.</w:t>
      </w:r>
    </w:p>
    <w:p w14:paraId="345D3ABF" w14:textId="77777777" w:rsidR="00472E7E" w:rsidRPr="00472E7E" w:rsidRDefault="00472E7E" w:rsidP="00C57EB0">
      <w:pPr>
        <w:spacing w:after="0" w:line="360" w:lineRule="auto"/>
        <w:rPr>
          <w:rFonts w:eastAsia="Times New Roman" w:cs="Times New Roman"/>
          <w:szCs w:val="24"/>
        </w:rPr>
      </w:pPr>
    </w:p>
    <w:p w14:paraId="77A3914B" w14:textId="77777777" w:rsidR="00472E7E" w:rsidRPr="00472E7E" w:rsidRDefault="00BC68C0" w:rsidP="00C57EB0">
      <w:pPr>
        <w:spacing w:after="240" w:line="360" w:lineRule="auto"/>
        <w:rPr>
          <w:rFonts w:eastAsia="Times New Roman" w:cs="Times New Roman"/>
          <w:szCs w:val="24"/>
        </w:rPr>
      </w:pPr>
      <w:r w:rsidRPr="00BC68C0">
        <w:rPr>
          <w:rFonts w:eastAsia="Times New Roman" w:cs="Times New Roman"/>
          <w:color w:val="252525"/>
          <w:szCs w:val="24"/>
          <w:shd w:val="clear" w:color="auto" w:fill="FFFFFF"/>
        </w:rPr>
        <w:t xml:space="preserve">In the context of PC (Partition Tolerance and Consistency), if a system’s Consistency is guaranteed while the system needs partition tolerance, the system cannot have high availability since the best scenario is to separate data. When a node lost connection, other nodes can change </w:t>
      </w:r>
      <w:r w:rsidRPr="00BC68C0">
        <w:rPr>
          <w:rFonts w:eastAsia="Times New Roman" w:cs="Times New Roman"/>
          <w:color w:val="252525"/>
          <w:szCs w:val="24"/>
          <w:shd w:val="clear" w:color="auto" w:fill="FFFFFF"/>
        </w:rPr>
        <w:lastRenderedPageBreak/>
        <w:t xml:space="preserve">data without worrying about the issue of inconsistency when the lost node backs to the network. However, in this scenario, users </w:t>
      </w:r>
      <w:proofErr w:type="gramStart"/>
      <w:r w:rsidRPr="00BC68C0">
        <w:rPr>
          <w:rFonts w:eastAsia="Times New Roman" w:cs="Times New Roman"/>
          <w:color w:val="252525"/>
          <w:szCs w:val="24"/>
          <w:shd w:val="clear" w:color="auto" w:fill="FFFFFF"/>
        </w:rPr>
        <w:t>can n</w:t>
      </w:r>
      <w:r>
        <w:rPr>
          <w:rFonts w:eastAsia="Times New Roman" w:cs="Times New Roman"/>
          <w:color w:val="252525"/>
          <w:szCs w:val="24"/>
          <w:shd w:val="clear" w:color="auto" w:fill="FFFFFF"/>
        </w:rPr>
        <w:t>ot</w:t>
      </w:r>
      <w:proofErr w:type="gramEnd"/>
      <w:r>
        <w:rPr>
          <w:rFonts w:eastAsia="Times New Roman" w:cs="Times New Roman"/>
          <w:color w:val="252525"/>
          <w:szCs w:val="24"/>
          <w:shd w:val="clear" w:color="auto" w:fill="FFFFFF"/>
        </w:rPr>
        <w:t xml:space="preserve"> access data in the lost node</w:t>
      </w:r>
      <w:r w:rsidR="00472E7E" w:rsidRPr="00472E7E">
        <w:rPr>
          <w:rFonts w:eastAsia="Times New Roman" w:cs="Times New Roman"/>
          <w:color w:val="252525"/>
          <w:szCs w:val="24"/>
          <w:shd w:val="clear" w:color="auto" w:fill="FFFFFF"/>
        </w:rPr>
        <w:t xml:space="preserve">. </w:t>
      </w:r>
    </w:p>
    <w:p w14:paraId="5909D744" w14:textId="77777777" w:rsidR="00472E7E" w:rsidRPr="00472E7E" w:rsidRDefault="00472E7E" w:rsidP="00C57EB0">
      <w:pPr>
        <w:spacing w:after="0" w:line="360" w:lineRule="auto"/>
        <w:rPr>
          <w:rFonts w:eastAsia="Times New Roman" w:cs="Times New Roman"/>
          <w:szCs w:val="24"/>
        </w:rPr>
      </w:pPr>
    </w:p>
    <w:p w14:paraId="699430A1" w14:textId="77777777" w:rsidR="002A5FF2" w:rsidRPr="006D31AC"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architecture aims to guarantee high accessibility.  Even if </w:t>
      </w:r>
      <w:proofErr w:type="gramStart"/>
      <w:r w:rsidR="001E3389">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devices are</w:t>
      </w:r>
      <w:proofErr w:type="gramEnd"/>
      <w:r w:rsidRPr="00472E7E">
        <w:rPr>
          <w:rFonts w:eastAsia="Times New Roman" w:cs="Times New Roman"/>
          <w:color w:val="252525"/>
          <w:szCs w:val="24"/>
          <w:shd w:val="clear" w:color="auto" w:fill="FFFFFF"/>
        </w:rPr>
        <w:t xml:space="preserve"> not available (can </w:t>
      </w:r>
      <w:r w:rsidR="009161B6" w:rsidRPr="009161B6">
        <w:rPr>
          <w:rFonts w:eastAsia="Times New Roman" w:cs="Times New Roman"/>
          <w:color w:val="252525"/>
          <w:szCs w:val="24"/>
          <w:shd w:val="clear" w:color="auto" w:fill="FFFFFF"/>
        </w:rPr>
        <w:t xml:space="preserve">happen </w:t>
      </w:r>
      <w:r w:rsidRPr="00472E7E">
        <w:rPr>
          <w:rFonts w:eastAsia="Times New Roman" w:cs="Times New Roman"/>
          <w:color w:val="252525"/>
          <w:szCs w:val="24"/>
          <w:shd w:val="clear" w:color="auto" w:fill="FFFFFF"/>
        </w:rPr>
        <w:t>at any time for intermittent connectivity), a request should still get a response. Therefore, the system must choose PA as its design principles.</w:t>
      </w:r>
    </w:p>
    <w:p w14:paraId="751A8406" w14:textId="77777777" w:rsidR="002A5FF2" w:rsidRDefault="002A5FF2" w:rsidP="00C57EB0">
      <w:pPr>
        <w:spacing w:after="240" w:line="360" w:lineRule="auto"/>
        <w:rPr>
          <w:rFonts w:eastAsia="Times New Roman" w:cs="Times New Roman"/>
          <w:color w:val="252525"/>
          <w:szCs w:val="24"/>
          <w:shd w:val="clear" w:color="auto" w:fill="FFFFFF"/>
        </w:rPr>
      </w:pPr>
    </w:p>
    <w:p w14:paraId="1547DDD5" w14:textId="77777777" w:rsidR="002A5FF2" w:rsidRDefault="002A5FF2" w:rsidP="00C57EB0">
      <w:pPr>
        <w:spacing w:after="240" w:line="360" w:lineRule="auto"/>
        <w:rPr>
          <w:rFonts w:eastAsia="Times New Roman" w:cs="Times New Roman"/>
          <w:szCs w:val="24"/>
        </w:rPr>
      </w:pPr>
    </w:p>
    <w:p w14:paraId="0115ED67" w14:textId="77777777" w:rsidR="006E4151" w:rsidRDefault="006E4151" w:rsidP="006E4151">
      <w:pPr>
        <w:pStyle w:val="Caption"/>
      </w:pPr>
    </w:p>
    <w:p w14:paraId="414144A9" w14:textId="77777777" w:rsidR="006E4151" w:rsidRDefault="006E4151" w:rsidP="006E4151"/>
    <w:p w14:paraId="7FF3E2BB" w14:textId="77777777" w:rsidR="006E4151" w:rsidRDefault="006E4151" w:rsidP="006E4151">
      <w:pPr>
        <w:pStyle w:val="Caption"/>
      </w:pPr>
    </w:p>
    <w:p w14:paraId="4A4E1559" w14:textId="77777777" w:rsidR="006E4151" w:rsidRDefault="006E4151" w:rsidP="006E4151"/>
    <w:p w14:paraId="3095C316" w14:textId="77777777" w:rsidR="006E4151" w:rsidRDefault="006E4151" w:rsidP="006E4151">
      <w:pPr>
        <w:pStyle w:val="Caption"/>
      </w:pPr>
    </w:p>
    <w:p w14:paraId="7C69EEF7" w14:textId="77777777" w:rsidR="006E4151" w:rsidRDefault="006E4151" w:rsidP="006E4151"/>
    <w:p w14:paraId="070180FB" w14:textId="77777777" w:rsidR="006E4151" w:rsidRDefault="006E4151" w:rsidP="006E4151">
      <w:pPr>
        <w:pStyle w:val="Caption"/>
      </w:pPr>
    </w:p>
    <w:p w14:paraId="5FBDCB6A" w14:textId="77777777" w:rsidR="006E4151" w:rsidRDefault="006E4151" w:rsidP="006E4151"/>
    <w:p w14:paraId="0F317E1F" w14:textId="77777777" w:rsidR="006E4151" w:rsidRDefault="006E4151" w:rsidP="006E4151">
      <w:pPr>
        <w:pStyle w:val="Caption"/>
      </w:pPr>
    </w:p>
    <w:p w14:paraId="78C03237" w14:textId="77777777" w:rsidR="006E4151" w:rsidRDefault="006E4151" w:rsidP="006E4151"/>
    <w:p w14:paraId="005368B6" w14:textId="77777777" w:rsidR="00EF7967" w:rsidRPr="00EF7967" w:rsidRDefault="00EF7967" w:rsidP="00EF7967"/>
    <w:p w14:paraId="1AE4C3FE" w14:textId="77777777" w:rsidR="00472E7E" w:rsidRPr="00472E7E" w:rsidRDefault="00472E7E" w:rsidP="00C57EB0">
      <w:pPr>
        <w:spacing w:after="0" w:line="360" w:lineRule="auto"/>
        <w:rPr>
          <w:rFonts w:eastAsia="Times New Roman" w:cs="Times New Roman"/>
          <w:szCs w:val="24"/>
        </w:rPr>
      </w:pPr>
    </w:p>
    <w:p w14:paraId="553FB1C1" w14:textId="77777777" w:rsidR="00472E7E" w:rsidRPr="00472E7E" w:rsidRDefault="00472E7E" w:rsidP="001A0673">
      <w:pPr>
        <w:pStyle w:val="Heading1"/>
      </w:pPr>
      <w:bookmarkStart w:id="332" w:name="_Toc449949729"/>
      <w:r w:rsidRPr="00472E7E">
        <w:t>DESIGN AND ARCHITECTURE</w:t>
      </w:r>
      <w:bookmarkEnd w:id="332"/>
    </w:p>
    <w:p w14:paraId="0793101C" w14:textId="77777777" w:rsidR="00CC2ECA" w:rsidRDefault="00CC2ECA" w:rsidP="00CC2ECA">
      <w:pPr>
        <w:spacing w:after="0" w:line="360" w:lineRule="auto"/>
        <w:rPr>
          <w:rFonts w:eastAsia="Times New Roman" w:cs="Times New Roman"/>
          <w:color w:val="252525"/>
          <w:szCs w:val="24"/>
          <w:shd w:val="clear" w:color="auto" w:fill="FFFFFF"/>
        </w:rPr>
      </w:pPr>
      <w:r w:rsidRPr="00CC2ECA">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w:t>
      </w:r>
      <w:proofErr w:type="spellStart"/>
      <w:r w:rsidRPr="00CC2ECA">
        <w:rPr>
          <w:rFonts w:eastAsia="Times New Roman" w:cs="Times New Roman"/>
          <w:color w:val="252525"/>
          <w:szCs w:val="24"/>
          <w:shd w:val="clear" w:color="auto" w:fill="FFFFFF"/>
        </w:rPr>
        <w:t>CoAP</w:t>
      </w:r>
      <w:proofErr w:type="spellEnd"/>
      <w:r w:rsidRPr="00CC2ECA">
        <w:rPr>
          <w:rFonts w:eastAsia="Times New Roman" w:cs="Times New Roman"/>
          <w:color w:val="252525"/>
          <w:szCs w:val="24"/>
          <w:shd w:val="clear" w:color="auto" w:fill="FFFFFF"/>
        </w:rPr>
        <w:t xml:space="preserve"> should be supported in those networks. In this research, our main goal is to propose a suitable solution to support </w:t>
      </w:r>
      <w:proofErr w:type="spellStart"/>
      <w:r w:rsidRPr="00CC2ECA">
        <w:rPr>
          <w:rFonts w:eastAsia="Times New Roman" w:cs="Times New Roman"/>
          <w:color w:val="252525"/>
          <w:szCs w:val="24"/>
          <w:shd w:val="clear" w:color="auto" w:fill="FFFFFF"/>
        </w:rPr>
        <w:t>CoAP</w:t>
      </w:r>
      <w:proofErr w:type="spellEnd"/>
      <w:r w:rsidRPr="00CC2ECA">
        <w:rPr>
          <w:rFonts w:eastAsia="Times New Roman" w:cs="Times New Roman"/>
          <w:color w:val="252525"/>
          <w:szCs w:val="24"/>
          <w:shd w:val="clear" w:color="auto" w:fill="FFFFFF"/>
        </w:rPr>
        <w:t xml:space="preserve"> in Non-IP based WPAN.  </w:t>
      </w:r>
    </w:p>
    <w:p w14:paraId="2FDDB13A" w14:textId="77777777" w:rsidR="007308DB" w:rsidRPr="007308DB" w:rsidRDefault="007308DB" w:rsidP="007308DB">
      <w:pPr>
        <w:pStyle w:val="Caption"/>
      </w:pPr>
    </w:p>
    <w:p w14:paraId="66E4DA9B" w14:textId="77777777" w:rsidR="00472E7E" w:rsidRPr="00E25924" w:rsidRDefault="00CC2ECA" w:rsidP="00E76CA9">
      <w:pPr>
        <w:spacing w:after="0" w:line="360" w:lineRule="auto"/>
        <w:rPr>
          <w:color w:val="44546A" w:themeColor="text2"/>
          <w:szCs w:val="18"/>
        </w:rPr>
      </w:pPr>
      <w:r w:rsidRPr="00CC2ECA">
        <w:rPr>
          <w:rFonts w:eastAsia="Times New Roman" w:cs="Times New Roman"/>
          <w:color w:val="252525"/>
          <w:szCs w:val="24"/>
          <w:shd w:val="clear" w:color="auto" w:fill="FFFFFF"/>
        </w:rPr>
        <w:t xml:space="preserve">Currently, implementations of </w:t>
      </w:r>
      <w:proofErr w:type="spellStart"/>
      <w:r w:rsidRPr="00CC2ECA">
        <w:rPr>
          <w:rFonts w:eastAsia="Times New Roman" w:cs="Times New Roman"/>
          <w:color w:val="252525"/>
          <w:szCs w:val="24"/>
          <w:shd w:val="clear" w:color="auto" w:fill="FFFFFF"/>
        </w:rPr>
        <w:t>CoAP</w:t>
      </w:r>
      <w:proofErr w:type="spellEnd"/>
      <w:r w:rsidRPr="00CC2ECA">
        <w:rPr>
          <w:rFonts w:eastAsia="Times New Roman" w:cs="Times New Roman"/>
          <w:color w:val="252525"/>
          <w:szCs w:val="24"/>
          <w:shd w:val="clear" w:color="auto" w:fill="FFFFFF"/>
        </w:rPr>
        <w:t xml:space="preserve"> only support IP based </w:t>
      </w:r>
      <w:proofErr w:type="gramStart"/>
      <w:r w:rsidRPr="00CC2ECA">
        <w:rPr>
          <w:rFonts w:eastAsia="Times New Roman" w:cs="Times New Roman"/>
          <w:color w:val="252525"/>
          <w:szCs w:val="24"/>
          <w:shd w:val="clear" w:color="auto" w:fill="FFFFFF"/>
        </w:rPr>
        <w:t>communication which</w:t>
      </w:r>
      <w:proofErr w:type="gramEnd"/>
      <w:r w:rsidRPr="00CC2ECA">
        <w:rPr>
          <w:rFonts w:eastAsia="Times New Roman" w:cs="Times New Roman"/>
          <w:color w:val="252525"/>
          <w:szCs w:val="24"/>
          <w:shd w:val="clear" w:color="auto" w:fill="FFFFFF"/>
        </w:rPr>
        <w:t xml:space="preserve"> is a natural barrier for WPAN. Technology like BLE (below v4.2) and NFC do not support IP and have their standards to transfer data. However, with the increase of bandwidth in WPAN, the </w:t>
      </w:r>
      <w:proofErr w:type="spellStart"/>
      <w:r w:rsidRPr="00CC2ECA">
        <w:rPr>
          <w:rFonts w:eastAsia="Times New Roman" w:cs="Times New Roman"/>
          <w:color w:val="252525"/>
          <w:szCs w:val="24"/>
          <w:shd w:val="clear" w:color="auto" w:fill="FFFFFF"/>
        </w:rPr>
        <w:t>CoAP</w:t>
      </w:r>
      <w:proofErr w:type="spellEnd"/>
      <w:r w:rsidRPr="00CC2ECA">
        <w:rPr>
          <w:rFonts w:eastAsia="Times New Roman" w:cs="Times New Roman"/>
          <w:color w:val="252525"/>
          <w:szCs w:val="24"/>
          <w:shd w:val="clear" w:color="auto" w:fill="FFFFFF"/>
        </w:rPr>
        <w:t xml:space="preserve"> communication mechanism should be implemented in those technologies for seamless communication. On the other hand, if all WPAN use </w:t>
      </w:r>
      <w:r w:rsidR="007E4E7D" w:rsidRPr="007E4E7D">
        <w:rPr>
          <w:rFonts w:eastAsia="Times New Roman" w:cs="Times New Roman"/>
          <w:color w:val="252525"/>
          <w:szCs w:val="24"/>
          <w:shd w:val="clear" w:color="auto" w:fill="FFFFFF"/>
        </w:rPr>
        <w:t xml:space="preserve">the </w:t>
      </w:r>
      <w:r w:rsidRPr="00CC2ECA">
        <w:rPr>
          <w:rFonts w:eastAsia="Times New Roman" w:cs="Times New Roman"/>
          <w:color w:val="252525"/>
          <w:szCs w:val="24"/>
          <w:shd w:val="clear" w:color="auto" w:fill="FFFFFF"/>
        </w:rPr>
        <w:t xml:space="preserve">same protocol to transfer data, the proxy can easily be integrated. </w:t>
      </w:r>
    </w:p>
    <w:p w14:paraId="74A352A8" w14:textId="77777777" w:rsidR="00472E7E" w:rsidRPr="00472E7E" w:rsidRDefault="00472E7E" w:rsidP="00C57EB0">
      <w:pPr>
        <w:spacing w:after="0" w:line="360" w:lineRule="auto"/>
        <w:rPr>
          <w:rFonts w:eastAsia="Times New Roman" w:cs="Times New Roman"/>
          <w:szCs w:val="24"/>
        </w:rPr>
      </w:pPr>
    </w:p>
    <w:p w14:paraId="38A6FBE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remaining section of the chapter, we will introduce our solution: </w:t>
      </w:r>
      <w:proofErr w:type="spellStart"/>
      <w:r w:rsidRPr="00472E7E">
        <w:rPr>
          <w:rFonts w:eastAsia="Times New Roman" w:cs="Times New Roman"/>
          <w:color w:val="252525"/>
          <w:szCs w:val="24"/>
          <w:shd w:val="clear" w:color="auto" w:fill="FFFFFF"/>
        </w:rPr>
        <w:t>CoAPNonIP</w:t>
      </w:r>
      <w:proofErr w:type="spellEnd"/>
      <w:r w:rsidRPr="00472E7E">
        <w:rPr>
          <w:rFonts w:eastAsia="Times New Roman" w:cs="Times New Roman"/>
          <w:color w:val="252525"/>
          <w:szCs w:val="24"/>
          <w:shd w:val="clear" w:color="auto" w:fill="FFFFFF"/>
        </w:rPr>
        <w:t xml:space="preserve"> architecture.  </w:t>
      </w:r>
    </w:p>
    <w:p w14:paraId="7919C286" w14:textId="77777777" w:rsidR="00472E7E" w:rsidRPr="00472E7E" w:rsidRDefault="00472E7E" w:rsidP="00C57EB0">
      <w:pPr>
        <w:spacing w:after="0" w:line="360" w:lineRule="auto"/>
        <w:rPr>
          <w:rFonts w:eastAsia="Times New Roman" w:cs="Times New Roman"/>
          <w:szCs w:val="24"/>
        </w:rPr>
      </w:pPr>
    </w:p>
    <w:p w14:paraId="6C487C13" w14:textId="77777777" w:rsidR="00472E7E" w:rsidRPr="00472E7E" w:rsidRDefault="005A4DF6"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As shown below, </w:t>
      </w:r>
      <w:r w:rsidR="003B3112" w:rsidRPr="00472E7E">
        <w:rPr>
          <w:rFonts w:eastAsia="Times New Roman" w:cs="Times New Roman"/>
          <w:color w:val="252525"/>
          <w:szCs w:val="24"/>
          <w:shd w:val="clear" w:color="auto" w:fill="FFFFFF"/>
        </w:rPr>
        <w:t>the</w:t>
      </w:r>
      <w:r w:rsidR="00472E7E" w:rsidRPr="00472E7E">
        <w:rPr>
          <w:rFonts w:eastAsia="Times New Roman" w:cs="Times New Roman"/>
          <w:color w:val="252525"/>
          <w:szCs w:val="24"/>
          <w:shd w:val="clear" w:color="auto" w:fill="FFFFFF"/>
        </w:rPr>
        <w:t xml:space="preserve"> proposed </w:t>
      </w:r>
      <w:proofErr w:type="spellStart"/>
      <w:r w:rsidR="00472E7E" w:rsidRPr="00472E7E">
        <w:rPr>
          <w:rFonts w:eastAsia="Times New Roman" w:cs="Times New Roman"/>
          <w:color w:val="252525"/>
          <w:szCs w:val="24"/>
          <w:shd w:val="clear" w:color="auto" w:fill="FFFFFF"/>
        </w:rPr>
        <w:t>CoAPNonIP</w:t>
      </w:r>
      <w:proofErr w:type="spellEnd"/>
      <w:r w:rsidR="00472E7E" w:rsidRPr="00472E7E">
        <w:rPr>
          <w:rFonts w:eastAsia="Times New Roman" w:cs="Times New Roman"/>
          <w:color w:val="252525"/>
          <w:szCs w:val="24"/>
          <w:shd w:val="clear" w:color="auto" w:fill="FFFFFF"/>
        </w:rPr>
        <w:t xml:space="preserve"> architecture consists of </w:t>
      </w:r>
      <w:r w:rsidR="007E4E7D">
        <w:rPr>
          <w:rFonts w:eastAsia="Times New Roman" w:cs="Times New Roman"/>
          <w:color w:val="252525"/>
          <w:szCs w:val="24"/>
          <w:shd w:val="clear" w:color="auto" w:fill="FFFFFF"/>
        </w:rPr>
        <w:t>a</w:t>
      </w:r>
      <w:r w:rsidR="008677A4">
        <w:rPr>
          <w:rFonts w:eastAsia="Times New Roman" w:cs="Times New Roman"/>
          <w:color w:val="252525"/>
          <w:szCs w:val="24"/>
          <w:shd w:val="clear" w:color="auto" w:fill="FFFFFF"/>
        </w:rPr>
        <w:t>n</w:t>
      </w:r>
      <w:r w:rsidR="007E4E7D">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application layer and </w:t>
      </w:r>
      <w:r w:rsidR="007E4E7D">
        <w:rPr>
          <w:rFonts w:eastAsia="Times New Roman" w:cs="Times New Roman"/>
          <w:color w:val="252525"/>
          <w:szCs w:val="24"/>
          <w:shd w:val="clear" w:color="auto" w:fill="FFFFFF"/>
        </w:rPr>
        <w:t xml:space="preserve">a </w:t>
      </w:r>
      <w:r w:rsidR="00472E7E" w:rsidRPr="00472E7E">
        <w:rPr>
          <w:rFonts w:eastAsia="Times New Roman" w:cs="Times New Roman"/>
          <w:color w:val="252525"/>
          <w:szCs w:val="24"/>
          <w:shd w:val="clear" w:color="auto" w:fill="FFFFFF"/>
        </w:rPr>
        <w:t xml:space="preserve">network layer. The Application Layer </w:t>
      </w:r>
      <w:proofErr w:type="gramStart"/>
      <w:r w:rsidR="00472E7E" w:rsidRPr="00472E7E">
        <w:rPr>
          <w:rFonts w:eastAsia="Times New Roman" w:cs="Times New Roman"/>
          <w:color w:val="252525"/>
          <w:szCs w:val="24"/>
          <w:shd w:val="clear" w:color="auto" w:fill="FFFFFF"/>
        </w:rPr>
        <w:t>focus</w:t>
      </w:r>
      <w:proofErr w:type="gramEnd"/>
      <w:r w:rsidR="00472E7E" w:rsidRPr="00472E7E">
        <w:rPr>
          <w:rFonts w:eastAsia="Times New Roman" w:cs="Times New Roman"/>
          <w:color w:val="252525"/>
          <w:szCs w:val="24"/>
          <w:shd w:val="clear" w:color="auto" w:fill="FFFFFF"/>
        </w:rPr>
        <w:t xml:space="preserve"> on message management and message </w:t>
      </w:r>
      <w:r w:rsidR="007E4E7D" w:rsidRPr="007E4E7D">
        <w:rPr>
          <w:rFonts w:eastAsia="Times New Roman" w:cs="Times New Roman"/>
          <w:color w:val="252525"/>
          <w:szCs w:val="24"/>
          <w:shd w:val="clear" w:color="auto" w:fill="FFFFFF"/>
        </w:rPr>
        <w:t>delivery</w:t>
      </w:r>
      <w:r w:rsidR="00472E7E" w:rsidRPr="00472E7E">
        <w:rPr>
          <w:rFonts w:eastAsia="Times New Roman" w:cs="Times New Roman"/>
          <w:color w:val="252525"/>
          <w:szCs w:val="24"/>
          <w:shd w:val="clear" w:color="auto" w:fill="FFFFFF"/>
        </w:rPr>
        <w:t xml:space="preserve">. </w:t>
      </w:r>
    </w:p>
    <w:p w14:paraId="33CCC63C" w14:textId="77777777" w:rsidR="00472E7E" w:rsidRPr="00472E7E" w:rsidRDefault="00472E7E" w:rsidP="00C57EB0">
      <w:pPr>
        <w:spacing w:after="0" w:line="360" w:lineRule="auto"/>
        <w:rPr>
          <w:rFonts w:eastAsia="Times New Roman" w:cs="Times New Roman"/>
          <w:szCs w:val="24"/>
        </w:rPr>
      </w:pPr>
    </w:p>
    <w:p w14:paraId="51DDC3D6" w14:textId="77777777" w:rsidR="001A10E7" w:rsidRDefault="00472E7E" w:rsidP="001A10E7">
      <w:pPr>
        <w:keepNext/>
        <w:spacing w:after="0" w:line="360" w:lineRule="auto"/>
        <w:jc w:val="center"/>
      </w:pPr>
      <w:r w:rsidRPr="00472E7E">
        <w:rPr>
          <w:rFonts w:eastAsia="Times New Roman" w:cs="Times New Roman"/>
          <w:noProof/>
          <w:color w:val="252525"/>
          <w:szCs w:val="24"/>
          <w:shd w:val="clear" w:color="auto" w:fill="FFFFFF"/>
          <w:lang w:val="en-US" w:eastAsia="en-US"/>
        </w:rPr>
        <w:drawing>
          <wp:inline distT="0" distB="0" distL="0" distR="0" wp14:anchorId="7394578C" wp14:editId="1CEF89C7">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14:paraId="43AED2FE" w14:textId="77777777" w:rsidR="009B7AA6" w:rsidRPr="000D49C9" w:rsidRDefault="001A10E7" w:rsidP="001A10E7">
      <w:pPr>
        <w:pStyle w:val="Caption"/>
      </w:pPr>
      <w:bookmarkStart w:id="333" w:name="_Toc449450786"/>
      <w:bookmarkStart w:id="334" w:name="_Toc449949772"/>
      <w:proofErr w:type="gramStart"/>
      <w:r w:rsidRPr="001A10E7">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1</w:t>
      </w:r>
      <w:r w:rsidR="003B3445">
        <w:rPr>
          <w:color w:val="000000" w:themeColor="text1"/>
        </w:rPr>
        <w:fldChar w:fldCharType="end"/>
      </w:r>
      <w:r>
        <w:t xml:space="preserve"> </w:t>
      </w:r>
      <w:r>
        <w:rPr>
          <w:color w:val="0D0D0D" w:themeColor="text1" w:themeTint="F2"/>
        </w:rPr>
        <w:t>Layers of proposed architecture</w:t>
      </w:r>
      <w:bookmarkEnd w:id="333"/>
      <w:bookmarkEnd w:id="334"/>
      <w:r>
        <w:rPr>
          <w:rFonts w:eastAsia="Times New Roman" w:cs="Times New Roman"/>
          <w:szCs w:val="24"/>
        </w:rPr>
        <w:t xml:space="preserve"> </w:t>
      </w:r>
    </w:p>
    <w:p w14:paraId="24E1237B" w14:textId="77777777" w:rsidR="009B7AA6" w:rsidRDefault="009B7AA6" w:rsidP="009B7AA6">
      <w:pPr>
        <w:pStyle w:val="Caption"/>
      </w:pPr>
    </w:p>
    <w:p w14:paraId="6C1AEAEA" w14:textId="77777777" w:rsidR="00F40CFA" w:rsidRDefault="00F40CFA" w:rsidP="00F40CFA"/>
    <w:p w14:paraId="5FB30CEA" w14:textId="77777777" w:rsidR="00F40CFA" w:rsidRPr="00F40CFA" w:rsidRDefault="00F40CFA" w:rsidP="00F40CFA">
      <w:pPr>
        <w:pStyle w:val="Caption"/>
      </w:pPr>
    </w:p>
    <w:p w14:paraId="73035B39" w14:textId="77777777" w:rsidR="00472E7E" w:rsidRPr="00472E7E" w:rsidRDefault="00472E7E" w:rsidP="00177A7C">
      <w:pPr>
        <w:pStyle w:val="Heading2"/>
      </w:pPr>
      <w:bookmarkStart w:id="335" w:name="_Toc449949730"/>
      <w:r w:rsidRPr="003C7FB5">
        <w:t>4.1 Application layer</w:t>
      </w:r>
      <w:bookmarkEnd w:id="335"/>
    </w:p>
    <w:p w14:paraId="62CFA153"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Since the aim of the project is to support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protocol in </w:t>
      </w:r>
      <w:proofErr w:type="spellStart"/>
      <w:r w:rsidRPr="00472E7E">
        <w:rPr>
          <w:rFonts w:eastAsia="Times New Roman" w:cs="Times New Roman"/>
          <w:color w:val="252525"/>
          <w:szCs w:val="24"/>
          <w:shd w:val="clear" w:color="auto" w:fill="FFFFFF"/>
        </w:rPr>
        <w:t>NonIP</w:t>
      </w:r>
      <w:proofErr w:type="spellEnd"/>
      <w:r w:rsidRPr="00472E7E">
        <w:rPr>
          <w:rFonts w:eastAsia="Times New Roman" w:cs="Times New Roman"/>
          <w:color w:val="252525"/>
          <w:szCs w:val="24"/>
          <w:shd w:val="clear" w:color="auto" w:fill="FFFFFF"/>
        </w:rPr>
        <w:t xml:space="preserve"> based environment, </w:t>
      </w:r>
      <w:r w:rsidR="00705FD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adopt a</w:t>
      </w:r>
      <w:r w:rsidR="00705FDA">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application layer to manage data and provide a </w:t>
      </w:r>
      <w:r w:rsidR="00111A25" w:rsidRPr="00111A25">
        <w:rPr>
          <w:rFonts w:eastAsia="Times New Roman" w:cs="Times New Roman"/>
          <w:color w:val="252525"/>
          <w:szCs w:val="24"/>
          <w:shd w:val="clear" w:color="auto" w:fill="FFFFFF"/>
        </w:rPr>
        <w:t>user-friendly</w:t>
      </w:r>
      <w:r w:rsidR="00111A2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interface for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developers. </w:t>
      </w:r>
    </w:p>
    <w:p w14:paraId="526CE4AA" w14:textId="77777777" w:rsidR="00472E7E" w:rsidRPr="00472E7E" w:rsidRDefault="00472E7E" w:rsidP="00C57EB0">
      <w:pPr>
        <w:spacing w:after="0" w:line="360" w:lineRule="auto"/>
        <w:rPr>
          <w:rFonts w:eastAsia="Times New Roman" w:cs="Times New Roman"/>
          <w:szCs w:val="24"/>
        </w:rPr>
      </w:pPr>
    </w:p>
    <w:p w14:paraId="368D1CBC" w14:textId="77777777" w:rsidR="00D73F19" w:rsidRDefault="00472E7E" w:rsidP="00D73F19">
      <w:pPr>
        <w:keepNext/>
        <w:spacing w:after="0" w:line="360" w:lineRule="auto"/>
        <w:jc w:val="center"/>
      </w:pPr>
      <w:r w:rsidRPr="00472E7E">
        <w:rPr>
          <w:rFonts w:eastAsia="Times New Roman" w:cs="Times New Roman"/>
          <w:noProof/>
          <w:color w:val="252525"/>
          <w:szCs w:val="24"/>
          <w:shd w:val="clear" w:color="auto" w:fill="FFFFFF"/>
          <w:lang w:val="en-US" w:eastAsia="en-US"/>
        </w:rPr>
        <w:lastRenderedPageBreak/>
        <w:drawing>
          <wp:inline distT="0" distB="0" distL="0" distR="0" wp14:anchorId="2C854AC5" wp14:editId="1092393E">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14:paraId="5E941D01" w14:textId="77777777" w:rsidR="009B0A0D" w:rsidRDefault="00D73F19" w:rsidP="00D73F19">
      <w:pPr>
        <w:pStyle w:val="Caption"/>
        <w:rPr>
          <w:rFonts w:eastAsia="Times New Roman" w:cs="Times New Roman"/>
          <w:szCs w:val="24"/>
        </w:rPr>
      </w:pPr>
      <w:bookmarkStart w:id="336" w:name="_Toc449450787"/>
      <w:bookmarkStart w:id="337" w:name="_Toc449949773"/>
      <w:proofErr w:type="gramStart"/>
      <w:r w:rsidRPr="00D73F1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2</w:t>
      </w:r>
      <w:r w:rsidR="003B3445">
        <w:rPr>
          <w:color w:val="000000" w:themeColor="text1"/>
        </w:rPr>
        <w:fldChar w:fldCharType="end"/>
      </w:r>
      <w:r>
        <w:t xml:space="preserve"> </w:t>
      </w:r>
      <w:r>
        <w:rPr>
          <w:color w:val="0D0D0D" w:themeColor="text1" w:themeTint="F2"/>
        </w:rPr>
        <w:t>Application layer structure</w:t>
      </w:r>
      <w:bookmarkEnd w:id="336"/>
      <w:bookmarkEnd w:id="337"/>
      <w:r>
        <w:rPr>
          <w:rFonts w:eastAsia="Times New Roman" w:cs="Times New Roman"/>
          <w:szCs w:val="24"/>
        </w:rPr>
        <w:t xml:space="preserve"> </w:t>
      </w:r>
    </w:p>
    <w:p w14:paraId="73299EDB" w14:textId="77777777" w:rsidR="00087323" w:rsidRPr="00087323" w:rsidRDefault="00087323" w:rsidP="00087323"/>
    <w:p w14:paraId="1EC01C3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in order to grant capability of supporting different protocols of </w:t>
      </w:r>
      <w:r w:rsidRPr="00472E7E">
        <w:rPr>
          <w:rFonts w:eastAsia="Times New Roman" w:cs="Times New Roman"/>
          <w:color w:val="222222"/>
          <w:szCs w:val="24"/>
          <w:shd w:val="clear" w:color="auto" w:fill="FFFFFF"/>
        </w:rPr>
        <w:t>WPAN (wireless personal area network)</w:t>
      </w:r>
      <w:r w:rsidRPr="00472E7E">
        <w:rPr>
          <w:rFonts w:eastAsia="Times New Roman" w:cs="Times New Roman"/>
          <w:color w:val="252525"/>
          <w:szCs w:val="24"/>
          <w:shd w:val="clear" w:color="auto" w:fill="FFFFFF"/>
        </w:rPr>
        <w:t xml:space="preserve"> the architecture and provide a robust management mechanism, we implemented two </w:t>
      </w:r>
      <w:r w:rsidR="00662C05" w:rsidRPr="00472E7E">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in</w:t>
      </w:r>
      <w:r w:rsidR="006948B4">
        <w:rPr>
          <w:rFonts w:eastAsia="Times New Roman" w:cs="Times New Roman"/>
          <w:color w:val="252525"/>
          <w:szCs w:val="24"/>
          <w:shd w:val="clear" w:color="auto" w:fill="FFFFFF"/>
        </w:rPr>
        <w:t xml:space="preserve"> the</w:t>
      </w:r>
      <w:r w:rsidRPr="00472E7E">
        <w:rPr>
          <w:rFonts w:eastAsia="Times New Roman" w:cs="Times New Roman"/>
          <w:color w:val="252525"/>
          <w:szCs w:val="24"/>
          <w:shd w:val="clear" w:color="auto" w:fill="FFFFFF"/>
        </w:rPr>
        <w:t xml:space="preserve"> application layer.  The process component aims to provide queue management for send and receive messages. The communication layer aims to provide </w:t>
      </w:r>
      <w:r w:rsidR="00DC02B4">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common interface for message delivery between process component and network layer. </w:t>
      </w:r>
    </w:p>
    <w:p w14:paraId="4B06352E" w14:textId="77777777" w:rsidR="00472E7E" w:rsidRPr="00472E7E" w:rsidRDefault="00472E7E" w:rsidP="00177A7C">
      <w:pPr>
        <w:pStyle w:val="Heading3"/>
      </w:pPr>
      <w:bookmarkStart w:id="338" w:name="_Toc449949731"/>
      <w:r w:rsidRPr="003C7FB5">
        <w:t>4.1.1 Process component</w:t>
      </w:r>
      <w:bookmarkEnd w:id="338"/>
    </w:p>
    <w:p w14:paraId="4832F416" w14:textId="77777777" w:rsidR="00472E7E" w:rsidRPr="00472E7E" w:rsidRDefault="00332E94" w:rsidP="00C57EB0">
      <w:pPr>
        <w:spacing w:after="0" w:line="360" w:lineRule="auto"/>
        <w:rPr>
          <w:rFonts w:eastAsia="Times New Roman" w:cs="Times New Roman"/>
          <w:szCs w:val="24"/>
        </w:rPr>
      </w:pPr>
      <w:r w:rsidRPr="00332E94">
        <w:rPr>
          <w:rFonts w:eastAsia="Times New Roman" w:cs="Times New Roman"/>
          <w:color w:val="252525"/>
          <w:szCs w:val="24"/>
          <w:shd w:val="clear" w:color="auto" w:fill="FFFFFF"/>
        </w:rPr>
        <w:t>Process component aims to provide message management hub where message queue and cache are implemented to improve performances. In the process component, there are some important concepts</w:t>
      </w:r>
      <w:r w:rsidR="00472E7E" w:rsidRPr="00472E7E">
        <w:rPr>
          <w:rFonts w:eastAsia="Times New Roman" w:cs="Times New Roman"/>
          <w:color w:val="252525"/>
          <w:szCs w:val="24"/>
          <w:shd w:val="clear" w:color="auto" w:fill="FFFFFF"/>
        </w:rPr>
        <w:t xml:space="preserve">. </w:t>
      </w:r>
    </w:p>
    <w:p w14:paraId="65CAC9AE"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Receiver: </w:t>
      </w:r>
      <w:r w:rsidR="00332E94" w:rsidRPr="00332E94">
        <w:rPr>
          <w:rFonts w:eastAsia="Times New Roman" w:cs="Times New Roman"/>
          <w:color w:val="252525"/>
          <w:szCs w:val="24"/>
          <w:shd w:val="clear" w:color="auto" w:fill="FFFFFF"/>
        </w:rPr>
        <w:t>Receiver is the access point of received data</w:t>
      </w:r>
      <w:r w:rsidRPr="00472E7E">
        <w:rPr>
          <w:rFonts w:eastAsia="Times New Roman" w:cs="Times New Roman"/>
          <w:color w:val="252525"/>
          <w:szCs w:val="24"/>
          <w:shd w:val="clear" w:color="auto" w:fill="FFFFFF"/>
        </w:rPr>
        <w:t>.</w:t>
      </w:r>
    </w:p>
    <w:p w14:paraId="2FA80250"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Sender: </w:t>
      </w:r>
      <w:r w:rsidR="00332E94" w:rsidRPr="00332E94">
        <w:rPr>
          <w:rFonts w:eastAsia="Times New Roman" w:cs="Times New Roman"/>
          <w:color w:val="252525"/>
          <w:szCs w:val="24"/>
          <w:shd w:val="clear" w:color="auto" w:fill="FFFFFF"/>
        </w:rPr>
        <w:t xml:space="preserve">Sender is the place to convert objects to a byte array and send to the network layer. It consists of multiple threads to handle </w:t>
      </w:r>
      <w:proofErr w:type="spellStart"/>
      <w:r w:rsidR="00332E94" w:rsidRPr="00332E94">
        <w:rPr>
          <w:rFonts w:eastAsia="Times New Roman" w:cs="Times New Roman"/>
          <w:color w:val="252525"/>
          <w:szCs w:val="24"/>
          <w:shd w:val="clear" w:color="auto" w:fill="FFFFFF"/>
        </w:rPr>
        <w:t>CoAP</w:t>
      </w:r>
      <w:proofErr w:type="spellEnd"/>
      <w:r w:rsidR="00332E94" w:rsidRPr="00332E94">
        <w:rPr>
          <w:rFonts w:eastAsia="Times New Roman" w:cs="Times New Roman"/>
          <w:color w:val="252525"/>
          <w:szCs w:val="24"/>
          <w:shd w:val="clear" w:color="auto" w:fill="FFFFFF"/>
        </w:rPr>
        <w:t xml:space="preserve"> messages</w:t>
      </w:r>
      <w:r w:rsidRPr="00472E7E">
        <w:rPr>
          <w:rFonts w:eastAsia="Times New Roman" w:cs="Times New Roman"/>
          <w:color w:val="252525"/>
          <w:szCs w:val="24"/>
          <w:shd w:val="clear" w:color="auto" w:fill="FFFFFF"/>
        </w:rPr>
        <w:t>.</w:t>
      </w:r>
    </w:p>
    <w:p w14:paraId="5B6D7254"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Processors: </w:t>
      </w:r>
      <w:r w:rsidR="00332E94" w:rsidRPr="00332E94">
        <w:rPr>
          <w:rFonts w:eastAsia="Times New Roman" w:cs="Times New Roman"/>
          <w:color w:val="252525"/>
          <w:szCs w:val="24"/>
          <w:shd w:val="clear" w:color="auto" w:fill="FFFFFF"/>
        </w:rPr>
        <w:t xml:space="preserve">The processors consist of multiple threads where specific </w:t>
      </w:r>
      <w:proofErr w:type="spellStart"/>
      <w:r w:rsidR="00332E94" w:rsidRPr="00332E94">
        <w:rPr>
          <w:rFonts w:eastAsia="Times New Roman" w:cs="Times New Roman"/>
          <w:color w:val="252525"/>
          <w:szCs w:val="24"/>
          <w:shd w:val="clear" w:color="auto" w:fill="FFFFFF"/>
        </w:rPr>
        <w:t>CoAP</w:t>
      </w:r>
      <w:proofErr w:type="spellEnd"/>
      <w:r w:rsidR="00332E94" w:rsidRPr="00332E94">
        <w:rPr>
          <w:rFonts w:eastAsia="Times New Roman" w:cs="Times New Roman"/>
          <w:color w:val="252525"/>
          <w:szCs w:val="24"/>
          <w:shd w:val="clear" w:color="auto" w:fill="FFFFFF"/>
        </w:rPr>
        <w:t xml:space="preserve"> request can be processed in a predefined way</w:t>
      </w:r>
      <w:r w:rsidRPr="00472E7E">
        <w:rPr>
          <w:rFonts w:eastAsia="Times New Roman" w:cs="Times New Roman"/>
          <w:color w:val="252525"/>
          <w:szCs w:val="24"/>
          <w:shd w:val="clear" w:color="auto" w:fill="FFFFFF"/>
        </w:rPr>
        <w:t>.</w:t>
      </w:r>
    </w:p>
    <w:p w14:paraId="10C7F45C"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w:t>
      </w:r>
      <w:r w:rsidR="00332E94" w:rsidRPr="00332E94">
        <w:rPr>
          <w:rFonts w:eastAsia="Times New Roman" w:cs="Times New Roman"/>
          <w:color w:val="252525"/>
          <w:szCs w:val="24"/>
          <w:shd w:val="clear" w:color="auto" w:fill="FFFFFF"/>
        </w:rPr>
        <w:t xml:space="preserve">Resource is a concept in </w:t>
      </w:r>
      <w:proofErr w:type="spellStart"/>
      <w:r w:rsidR="00332E94" w:rsidRPr="00332E94">
        <w:rPr>
          <w:rFonts w:eastAsia="Times New Roman" w:cs="Times New Roman"/>
          <w:color w:val="252525"/>
          <w:szCs w:val="24"/>
          <w:shd w:val="clear" w:color="auto" w:fill="FFFFFF"/>
        </w:rPr>
        <w:t>CoAP</w:t>
      </w:r>
      <w:proofErr w:type="spellEnd"/>
      <w:r w:rsidR="00332E94" w:rsidRPr="00332E94">
        <w:rPr>
          <w:rFonts w:eastAsia="Times New Roman" w:cs="Times New Roman"/>
          <w:color w:val="252525"/>
          <w:szCs w:val="24"/>
          <w:shd w:val="clear" w:color="auto" w:fill="FFFFFF"/>
        </w:rPr>
        <w:t>. It represents an available data at server side. A resource management tool is provided in the application layer</w:t>
      </w:r>
      <w:r w:rsidRPr="00472E7E">
        <w:rPr>
          <w:rFonts w:eastAsia="Times New Roman" w:cs="Times New Roman"/>
          <w:color w:val="252525"/>
          <w:szCs w:val="24"/>
          <w:shd w:val="clear" w:color="auto" w:fill="FFFFFF"/>
        </w:rPr>
        <w:t>.</w:t>
      </w:r>
    </w:p>
    <w:p w14:paraId="61F619DA"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Callback</w:t>
      </w:r>
      <w:proofErr w:type="spellEnd"/>
      <w:r w:rsidRPr="00472E7E">
        <w:rPr>
          <w:rFonts w:eastAsia="Times New Roman" w:cs="Times New Roman"/>
          <w:color w:val="252525"/>
          <w:szCs w:val="24"/>
          <w:shd w:val="clear" w:color="auto" w:fill="FFFFFF"/>
        </w:rPr>
        <w:t xml:space="preserve"> Map: </w:t>
      </w:r>
      <w:r w:rsidR="00332E94" w:rsidRPr="00332E94">
        <w:rPr>
          <w:rFonts w:eastAsia="Times New Roman" w:cs="Times New Roman"/>
          <w:color w:val="252525"/>
          <w:szCs w:val="24"/>
          <w:shd w:val="clear" w:color="auto" w:fill="FFFFFF"/>
        </w:rPr>
        <w:t xml:space="preserve">When </w:t>
      </w:r>
      <w:r w:rsidR="006A61BD">
        <w:rPr>
          <w:rFonts w:eastAsia="Times New Roman" w:cs="Times New Roman"/>
          <w:color w:val="252525"/>
          <w:szCs w:val="24"/>
          <w:shd w:val="clear" w:color="auto" w:fill="FFFFFF"/>
        </w:rPr>
        <w:t xml:space="preserve">a </w:t>
      </w:r>
      <w:r w:rsidR="00332E94" w:rsidRPr="00332E94">
        <w:rPr>
          <w:rFonts w:eastAsia="Times New Roman" w:cs="Times New Roman"/>
          <w:color w:val="252525"/>
          <w:szCs w:val="24"/>
          <w:shd w:val="clear" w:color="auto" w:fill="FFFFFF"/>
        </w:rPr>
        <w:t xml:space="preserve">user tries to send a request, he or she can specify a customized </w:t>
      </w:r>
      <w:proofErr w:type="spellStart"/>
      <w:r w:rsidR="00332E94" w:rsidRPr="00332E94">
        <w:rPr>
          <w:rFonts w:eastAsia="Times New Roman" w:cs="Times New Roman"/>
          <w:color w:val="252525"/>
          <w:szCs w:val="24"/>
          <w:shd w:val="clear" w:color="auto" w:fill="FFFFFF"/>
        </w:rPr>
        <w:t>callback</w:t>
      </w:r>
      <w:proofErr w:type="spellEnd"/>
      <w:r w:rsidR="00332E94" w:rsidRPr="00332E94">
        <w:rPr>
          <w:rFonts w:eastAsia="Times New Roman" w:cs="Times New Roman"/>
          <w:color w:val="252525"/>
          <w:szCs w:val="24"/>
          <w:shd w:val="clear" w:color="auto" w:fill="FFFFFF"/>
        </w:rPr>
        <w:t xml:space="preserve"> function to handle responses to the </w:t>
      </w:r>
      <w:proofErr w:type="gramStart"/>
      <w:r w:rsidR="00332E94" w:rsidRPr="00332E94">
        <w:rPr>
          <w:rFonts w:eastAsia="Times New Roman" w:cs="Times New Roman"/>
          <w:color w:val="252525"/>
          <w:szCs w:val="24"/>
          <w:shd w:val="clear" w:color="auto" w:fill="FFFFFF"/>
        </w:rPr>
        <w:t>request which</w:t>
      </w:r>
      <w:proofErr w:type="gramEnd"/>
      <w:r w:rsidR="00332E94" w:rsidRPr="00332E94">
        <w:rPr>
          <w:rFonts w:eastAsia="Times New Roman" w:cs="Times New Roman"/>
          <w:color w:val="252525"/>
          <w:szCs w:val="24"/>
          <w:shd w:val="clear" w:color="auto" w:fill="FFFFFF"/>
        </w:rPr>
        <w:t xml:space="preserve"> will be registered in a </w:t>
      </w:r>
      <w:proofErr w:type="spellStart"/>
      <w:r w:rsidR="00332E94" w:rsidRPr="00332E94">
        <w:rPr>
          <w:rFonts w:eastAsia="Times New Roman" w:cs="Times New Roman"/>
          <w:color w:val="252525"/>
          <w:szCs w:val="24"/>
          <w:shd w:val="clear" w:color="auto" w:fill="FFFFFF"/>
        </w:rPr>
        <w:t>callback</w:t>
      </w:r>
      <w:proofErr w:type="spellEnd"/>
      <w:r w:rsidR="00332E94" w:rsidRPr="00332E94">
        <w:rPr>
          <w:rFonts w:eastAsia="Times New Roman" w:cs="Times New Roman"/>
          <w:color w:val="252525"/>
          <w:szCs w:val="24"/>
          <w:shd w:val="clear" w:color="auto" w:fill="FFFFFF"/>
        </w:rPr>
        <w:t xml:space="preserve"> map for management</w:t>
      </w:r>
      <w:r w:rsidRPr="00472E7E">
        <w:rPr>
          <w:rFonts w:eastAsia="Times New Roman" w:cs="Times New Roman"/>
          <w:color w:val="252525"/>
          <w:szCs w:val="24"/>
          <w:shd w:val="clear" w:color="auto" w:fill="FFFFFF"/>
        </w:rPr>
        <w:t>.</w:t>
      </w:r>
    </w:p>
    <w:p w14:paraId="394AB562" w14:textId="77777777" w:rsidR="00472E7E" w:rsidRPr="00472E7E"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Default Receive Handler: </w:t>
      </w:r>
      <w:r w:rsidR="00332E94" w:rsidRPr="00332E94">
        <w:rPr>
          <w:rFonts w:eastAsia="Times New Roman" w:cs="Times New Roman"/>
          <w:color w:val="252525"/>
          <w:szCs w:val="24"/>
          <w:shd w:val="clear" w:color="auto" w:fill="FFFFFF"/>
        </w:rPr>
        <w:t xml:space="preserve">If user not specifies a </w:t>
      </w:r>
      <w:proofErr w:type="spellStart"/>
      <w:r w:rsidR="00332E94" w:rsidRPr="00332E94">
        <w:rPr>
          <w:rFonts w:eastAsia="Times New Roman" w:cs="Times New Roman"/>
          <w:color w:val="252525"/>
          <w:szCs w:val="24"/>
          <w:shd w:val="clear" w:color="auto" w:fill="FFFFFF"/>
        </w:rPr>
        <w:t>callback</w:t>
      </w:r>
      <w:proofErr w:type="spellEnd"/>
      <w:r w:rsidR="00332E94" w:rsidRPr="00332E94">
        <w:rPr>
          <w:rFonts w:eastAsia="Times New Roman" w:cs="Times New Roman"/>
          <w:color w:val="252525"/>
          <w:szCs w:val="24"/>
          <w:shd w:val="clear" w:color="auto" w:fill="FFFFFF"/>
        </w:rPr>
        <w:t xml:space="preserve"> function for a request message. A default response handler will be triggered when a response of the request come</w:t>
      </w:r>
      <w:r w:rsidRPr="00472E7E">
        <w:rPr>
          <w:rFonts w:eastAsia="Times New Roman" w:cs="Times New Roman"/>
          <w:color w:val="252525"/>
          <w:szCs w:val="24"/>
          <w:shd w:val="clear" w:color="auto" w:fill="FFFFFF"/>
        </w:rPr>
        <w:t>.</w:t>
      </w:r>
    </w:p>
    <w:p w14:paraId="021D4DBE" w14:textId="77777777" w:rsidR="00472E7E" w:rsidRPr="00472E7E" w:rsidRDefault="00472E7E" w:rsidP="00C57EB0">
      <w:pPr>
        <w:spacing w:after="0" w:line="360" w:lineRule="auto"/>
        <w:rPr>
          <w:rFonts w:eastAsia="Times New Roman" w:cs="Times New Roman"/>
          <w:szCs w:val="24"/>
        </w:rPr>
      </w:pPr>
    </w:p>
    <w:p w14:paraId="393C1D08" w14:textId="77777777" w:rsidR="00472E7E" w:rsidRPr="00472E7E" w:rsidRDefault="00332E94" w:rsidP="00C57EB0">
      <w:pPr>
        <w:spacing w:after="0" w:line="360" w:lineRule="auto"/>
        <w:rPr>
          <w:rFonts w:eastAsia="Times New Roman" w:cs="Times New Roman"/>
          <w:szCs w:val="24"/>
        </w:rPr>
      </w:pPr>
      <w:r w:rsidRPr="00332E94">
        <w:rPr>
          <w:rFonts w:eastAsia="Times New Roman" w:cs="Times New Roman"/>
          <w:color w:val="252525"/>
          <w:szCs w:val="24"/>
          <w:shd w:val="clear" w:color="auto" w:fill="FFFFFF"/>
        </w:rPr>
        <w:t>The main task of process component is managing resources and handling messages. To increase the capability of the system, we grant the architecture the ability to define multiple threads to process data. In detail, Users can define one or more processors to process received data and one or more senders to send data to lower layer</w:t>
      </w:r>
      <w:r w:rsidR="00472E7E" w:rsidRPr="00472E7E">
        <w:rPr>
          <w:rFonts w:eastAsia="Times New Roman" w:cs="Times New Roman"/>
          <w:color w:val="252525"/>
          <w:szCs w:val="24"/>
          <w:shd w:val="clear" w:color="auto" w:fill="FFFFFF"/>
        </w:rPr>
        <w:t xml:space="preserve">. </w:t>
      </w:r>
    </w:p>
    <w:p w14:paraId="52329FCA" w14:textId="77777777" w:rsidR="00472E7E" w:rsidRPr="00472E7E" w:rsidRDefault="00472E7E" w:rsidP="00C57EB0">
      <w:pPr>
        <w:spacing w:after="0" w:line="360" w:lineRule="auto"/>
        <w:rPr>
          <w:rFonts w:eastAsia="Times New Roman" w:cs="Times New Roman"/>
          <w:szCs w:val="24"/>
        </w:rPr>
      </w:pPr>
    </w:p>
    <w:p w14:paraId="7B28D7BB" w14:textId="77777777" w:rsidR="00B43324" w:rsidRDefault="009B0A0D" w:rsidP="00B43324">
      <w:pPr>
        <w:keepNext/>
        <w:spacing w:after="0" w:line="360" w:lineRule="auto"/>
        <w:jc w:val="center"/>
      </w:pPr>
      <w:r>
        <w:rPr>
          <w:noProof/>
          <w:lang w:val="en-US" w:eastAsia="en-US"/>
        </w:rPr>
        <w:drawing>
          <wp:inline distT="0" distB="0" distL="0" distR="0" wp14:anchorId="54AAB28C" wp14:editId="33909973">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0650"/>
                    </a:xfrm>
                    <a:prstGeom prst="rect">
                      <a:avLst/>
                    </a:prstGeom>
                  </pic:spPr>
                </pic:pic>
              </a:graphicData>
            </a:graphic>
          </wp:inline>
        </w:drawing>
      </w:r>
    </w:p>
    <w:p w14:paraId="68E9087B" w14:textId="77777777" w:rsidR="009B0A0D" w:rsidRPr="000D49C9" w:rsidRDefault="00B43324" w:rsidP="00B43324">
      <w:pPr>
        <w:pStyle w:val="Caption"/>
      </w:pPr>
      <w:bookmarkStart w:id="339" w:name="_Toc449450788"/>
      <w:bookmarkStart w:id="340" w:name="_Toc449949774"/>
      <w:proofErr w:type="gramStart"/>
      <w:r w:rsidRPr="00B43324">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t xml:space="preserve"> </w:t>
      </w:r>
      <w:r>
        <w:rPr>
          <w:color w:val="0D0D0D" w:themeColor="text1" w:themeTint="F2"/>
        </w:rPr>
        <w:t>Process component flowchart</w:t>
      </w:r>
      <w:bookmarkEnd w:id="339"/>
      <w:bookmarkEnd w:id="340"/>
      <w:r>
        <w:rPr>
          <w:rFonts w:eastAsia="Times New Roman" w:cs="Times New Roman"/>
          <w:szCs w:val="24"/>
        </w:rPr>
        <w:t xml:space="preserve"> </w:t>
      </w:r>
    </w:p>
    <w:p w14:paraId="4EF75816" w14:textId="77777777" w:rsidR="009B0A0D" w:rsidRPr="009B0A0D" w:rsidRDefault="009B0A0D" w:rsidP="009B0A0D">
      <w:pPr>
        <w:pStyle w:val="Caption"/>
      </w:pPr>
    </w:p>
    <w:p w14:paraId="01FB1212" w14:textId="77777777" w:rsidR="00472E7E" w:rsidRPr="00472E7E" w:rsidRDefault="00AC40A8" w:rsidP="00C57EB0">
      <w:pPr>
        <w:spacing w:after="0" w:line="360" w:lineRule="auto"/>
        <w:rPr>
          <w:rFonts w:eastAsia="Times New Roman" w:cs="Times New Roman"/>
          <w:szCs w:val="24"/>
        </w:rPr>
      </w:pPr>
      <w:r w:rsidRPr="00AC40A8">
        <w:rPr>
          <w:rFonts w:eastAsia="Times New Roman" w:cs="Times New Roman"/>
          <w:color w:val="252525"/>
          <w:szCs w:val="24"/>
          <w:shd w:val="clear" w:color="auto" w:fill="FFFFFF"/>
        </w:rPr>
        <w:t xml:space="preserve">As shown above, there are three important roles in application layer: Receiver, Processors, and Senders. When a receiver gets messages from the lower network layer, it will trigger a </w:t>
      </w:r>
      <w:proofErr w:type="spellStart"/>
      <w:proofErr w:type="gramStart"/>
      <w:r w:rsidRPr="00AC40A8">
        <w:rPr>
          <w:rFonts w:eastAsia="Times New Roman" w:cs="Times New Roman"/>
          <w:color w:val="252525"/>
          <w:szCs w:val="24"/>
          <w:shd w:val="clear" w:color="auto" w:fill="FFFFFF"/>
        </w:rPr>
        <w:t>callback</w:t>
      </w:r>
      <w:proofErr w:type="spellEnd"/>
      <w:r w:rsidRPr="00AC40A8">
        <w:rPr>
          <w:rFonts w:eastAsia="Times New Roman" w:cs="Times New Roman"/>
          <w:color w:val="252525"/>
          <w:szCs w:val="24"/>
          <w:shd w:val="clear" w:color="auto" w:fill="FFFFFF"/>
        </w:rPr>
        <w:t xml:space="preserve"> which</w:t>
      </w:r>
      <w:proofErr w:type="gramEnd"/>
      <w:r w:rsidRPr="00AC40A8">
        <w:rPr>
          <w:rFonts w:eastAsia="Times New Roman" w:cs="Times New Roman"/>
          <w:color w:val="252525"/>
          <w:szCs w:val="24"/>
          <w:shd w:val="clear" w:color="auto" w:fill="FFFFFF"/>
        </w:rPr>
        <w:t xml:space="preserve"> may be defined by a user or the default one. If it needs to process the received message, it will run a dispatcher to decide in which processor to process the data. After processing the data, a response may need to send through Senders. Then, the message will be pushed into a</w:t>
      </w:r>
      <w:r>
        <w:rPr>
          <w:rFonts w:eastAsia="Times New Roman" w:cs="Times New Roman"/>
          <w:color w:val="252525"/>
          <w:szCs w:val="24"/>
          <w:shd w:val="clear" w:color="auto" w:fill="FFFFFF"/>
        </w:rPr>
        <w:t xml:space="preserve"> sender thread to send the data</w:t>
      </w:r>
      <w:r w:rsidR="00472E7E" w:rsidRPr="00472E7E">
        <w:rPr>
          <w:rFonts w:eastAsia="Times New Roman" w:cs="Times New Roman"/>
          <w:color w:val="252525"/>
          <w:szCs w:val="24"/>
          <w:shd w:val="clear" w:color="auto" w:fill="FFFFFF"/>
        </w:rPr>
        <w:t>.</w:t>
      </w:r>
    </w:p>
    <w:p w14:paraId="17F0FA5C" w14:textId="77777777" w:rsidR="003C7FB5" w:rsidRDefault="00472E7E" w:rsidP="00177A7C">
      <w:pPr>
        <w:pStyle w:val="Heading3"/>
      </w:pPr>
      <w:bookmarkStart w:id="341" w:name="_Toc449949732"/>
      <w:r w:rsidRPr="003C7FB5">
        <w:t>4.1.2 Communication component</w:t>
      </w:r>
      <w:bookmarkEnd w:id="341"/>
    </w:p>
    <w:p w14:paraId="12C14949" w14:textId="77777777" w:rsidR="00472E7E" w:rsidRPr="00472E7E" w:rsidRDefault="00472E7E" w:rsidP="00C57EB0">
      <w:pPr>
        <w:spacing w:after="0" w:line="360" w:lineRule="auto"/>
        <w:rPr>
          <w:rFonts w:eastAsia="Times New Roman" w:cs="Times New Roman"/>
          <w:szCs w:val="24"/>
        </w:rPr>
      </w:pPr>
      <w:proofErr w:type="gramStart"/>
      <w:r w:rsidRPr="00472E7E">
        <w:rPr>
          <w:rFonts w:eastAsia="Times New Roman" w:cs="Times New Roman"/>
          <w:color w:val="252525"/>
          <w:szCs w:val="24"/>
          <w:shd w:val="clear" w:color="auto" w:fill="FFFFFF"/>
        </w:rPr>
        <w:lastRenderedPageBreak/>
        <w:t>Message receive</w:t>
      </w:r>
      <w:proofErr w:type="gramEnd"/>
      <w:r w:rsidRPr="00472E7E">
        <w:rPr>
          <w:rFonts w:eastAsia="Times New Roman" w:cs="Times New Roman"/>
          <w:color w:val="252525"/>
          <w:szCs w:val="24"/>
          <w:shd w:val="clear" w:color="auto" w:fill="FFFFFF"/>
        </w:rPr>
        <w:t xml:space="preserve"> and send in process component are based on function calls at communication component. The communication component implemented a general interface where following actions are defined. </w:t>
      </w:r>
    </w:p>
    <w:p w14:paraId="1C251FEE" w14:textId="77777777" w:rsidR="00472E7E" w:rsidRPr="00472E7E" w:rsidRDefault="00472E7E" w:rsidP="00C57EB0">
      <w:pPr>
        <w:spacing w:after="0" w:line="360" w:lineRule="auto"/>
        <w:rPr>
          <w:rFonts w:eastAsia="Times New Roman" w:cs="Times New Roman"/>
          <w:szCs w:val="24"/>
        </w:rPr>
      </w:pPr>
    </w:p>
    <w:p w14:paraId="5746BFF5"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Broadcast: </w:t>
      </w:r>
      <w:r w:rsidR="00830ED6" w:rsidRPr="00830ED6">
        <w:rPr>
          <w:rFonts w:eastAsia="Times New Roman" w:cs="Times New Roman"/>
          <w:color w:val="252525"/>
          <w:szCs w:val="24"/>
          <w:shd w:val="clear" w:color="auto" w:fill="FFFFFF"/>
        </w:rPr>
        <w:t>As a server (group owner) in wireless p2p communication, a device needs to broadcast itself to make sure other devices can find it. In this state, we say the device is discoverable. Regarding BLE’s implementation, the broadcast method will try to advertise itself as a BLE advertiser. If any connection is created, it shifts to a BLE peripheral device</w:t>
      </w:r>
      <w:r w:rsidRPr="00472E7E">
        <w:rPr>
          <w:rFonts w:eastAsia="Times New Roman" w:cs="Times New Roman"/>
          <w:color w:val="252525"/>
          <w:szCs w:val="24"/>
          <w:shd w:val="clear" w:color="auto" w:fill="FFFFFF"/>
        </w:rPr>
        <w:t>.</w:t>
      </w:r>
    </w:p>
    <w:p w14:paraId="503EF351"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Search Peers: </w:t>
      </w:r>
      <w:r w:rsidR="00830ED6" w:rsidRPr="00830ED6">
        <w:rPr>
          <w:rFonts w:eastAsia="Times New Roman" w:cs="Times New Roman"/>
          <w:color w:val="252525"/>
          <w:szCs w:val="24"/>
          <w:shd w:val="clear" w:color="auto" w:fill="FFFFFF"/>
        </w:rPr>
        <w:t>If a device plays the role of client, it needs to search nearby broadcast signals to find other nodes. Regarding BLE’s implementation, the method will trigger a search operation. If a searcher finds a broadcaster and creates a connection with it, the searcher becomes a central device</w:t>
      </w:r>
      <w:r w:rsidRPr="00472E7E">
        <w:rPr>
          <w:rFonts w:eastAsia="Times New Roman" w:cs="Times New Roman"/>
          <w:color w:val="252525"/>
          <w:szCs w:val="24"/>
          <w:shd w:val="clear" w:color="auto" w:fill="FFFFFF"/>
        </w:rPr>
        <w:t>.  </w:t>
      </w:r>
    </w:p>
    <w:p w14:paraId="1A09580C" w14:textId="77777777" w:rsidR="00472E7E" w:rsidRPr="00472E7E" w:rsidRDefault="00472E7E" w:rsidP="00F60F4A">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Get Nodes</w:t>
      </w:r>
      <w:r w:rsidR="00830ED6" w:rsidRPr="00830ED6">
        <w:t xml:space="preserve"> </w:t>
      </w:r>
      <w:proofErr w:type="gramStart"/>
      <w:r w:rsidR="00830ED6" w:rsidRPr="00830ED6">
        <w:rPr>
          <w:rFonts w:eastAsia="Times New Roman" w:cs="Times New Roman"/>
          <w:color w:val="252525"/>
          <w:szCs w:val="24"/>
          <w:shd w:val="clear" w:color="auto" w:fill="FFFFFF"/>
        </w:rPr>
        <w:t>A</w:t>
      </w:r>
      <w:proofErr w:type="gramEnd"/>
      <w:r w:rsidR="00830ED6" w:rsidRPr="00830ED6">
        <w:rPr>
          <w:rFonts w:eastAsia="Times New Roman" w:cs="Times New Roman"/>
          <w:color w:val="252525"/>
          <w:szCs w:val="24"/>
          <w:shd w:val="clear" w:color="auto" w:fill="FFFFFF"/>
        </w:rPr>
        <w:t xml:space="preserve"> node </w:t>
      </w:r>
      <w:r w:rsidR="00F60F4A" w:rsidRPr="00F60F4A">
        <w:rPr>
          <w:rFonts w:eastAsia="Times New Roman" w:cs="Times New Roman"/>
          <w:color w:val="252525"/>
          <w:szCs w:val="24"/>
          <w:shd w:val="clear" w:color="auto" w:fill="FFFFFF"/>
        </w:rPr>
        <w:t xml:space="preserve">needs </w:t>
      </w:r>
      <w:r w:rsidR="00830ED6" w:rsidRPr="00830ED6">
        <w:rPr>
          <w:rFonts w:eastAsia="Times New Roman" w:cs="Times New Roman"/>
          <w:color w:val="252525"/>
          <w:szCs w:val="24"/>
          <w:shd w:val="clear" w:color="auto" w:fill="FFFFFF"/>
        </w:rPr>
        <w:t>to know available devices in its network to decide destinations of a message. Regarding BLE’s implementation, the method will return all connected devices</w:t>
      </w:r>
      <w:r w:rsidRPr="00472E7E">
        <w:rPr>
          <w:rFonts w:eastAsia="Times New Roman" w:cs="Times New Roman"/>
          <w:color w:val="252525"/>
          <w:szCs w:val="24"/>
          <w:shd w:val="clear" w:color="auto" w:fill="FFFFFF"/>
        </w:rPr>
        <w:t>.</w:t>
      </w:r>
    </w:p>
    <w:p w14:paraId="7383943B"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 Data: </w:t>
      </w:r>
      <w:r w:rsidR="00830ED6" w:rsidRPr="00830ED6">
        <w:rPr>
          <w:rFonts w:eastAsia="Times New Roman" w:cs="Times New Roman"/>
          <w:color w:val="252525"/>
          <w:szCs w:val="24"/>
          <w:shd w:val="clear" w:color="auto" w:fill="FFFFFF"/>
        </w:rPr>
        <w:t>Every node can send data to one or multiple target devices. Regarding BLE’s implementation, the method will deliver destinations and byte array of a message to network layer for further process</w:t>
      </w:r>
      <w:r w:rsidRPr="00472E7E">
        <w:rPr>
          <w:rFonts w:eastAsia="Times New Roman" w:cs="Times New Roman"/>
          <w:color w:val="252525"/>
          <w:szCs w:val="24"/>
          <w:shd w:val="clear" w:color="auto" w:fill="FFFFFF"/>
        </w:rPr>
        <w:t>.</w:t>
      </w:r>
    </w:p>
    <w:p w14:paraId="19DA8D67" w14:textId="77777777" w:rsidR="00472E7E" w:rsidRPr="00472E7E"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Receive Data: </w:t>
      </w:r>
      <w:r w:rsidR="00830ED6" w:rsidRPr="00830ED6">
        <w:rPr>
          <w:rFonts w:eastAsia="Times New Roman" w:cs="Times New Roman"/>
          <w:color w:val="252525"/>
          <w:szCs w:val="24"/>
          <w:shd w:val="clear" w:color="auto" w:fill="FFFFFF"/>
        </w:rPr>
        <w:t>Every node needs to receive data from remote devices. Regarding BLE’s implementation, the method will receive data through call back function</w:t>
      </w:r>
      <w:r w:rsidR="00BC39A3">
        <w:rPr>
          <w:rFonts w:eastAsia="Times New Roman" w:cs="Times New Roman"/>
          <w:color w:val="252525"/>
          <w:szCs w:val="24"/>
          <w:shd w:val="clear" w:color="auto" w:fill="FFFFFF"/>
        </w:rPr>
        <w:t>.</w:t>
      </w:r>
    </w:p>
    <w:p w14:paraId="706F6688" w14:textId="77777777" w:rsidR="00472E7E" w:rsidRPr="00472E7E" w:rsidRDefault="00472E7E" w:rsidP="00C57EB0">
      <w:pPr>
        <w:spacing w:after="0" w:line="360" w:lineRule="auto"/>
        <w:rPr>
          <w:rFonts w:eastAsia="Times New Roman" w:cs="Times New Roman"/>
          <w:szCs w:val="24"/>
        </w:rPr>
      </w:pPr>
    </w:p>
    <w:p w14:paraId="7CBD5F7F" w14:textId="77777777" w:rsidR="00472E7E" w:rsidRPr="00472E7E" w:rsidRDefault="00830ED6" w:rsidP="00177A7C">
      <w:pPr>
        <w:spacing w:after="0" w:line="360" w:lineRule="auto"/>
        <w:rPr>
          <w:rFonts w:eastAsia="Times New Roman" w:cs="Times New Roman"/>
          <w:szCs w:val="24"/>
        </w:rPr>
      </w:pPr>
      <w:r w:rsidRPr="00830ED6">
        <w:rPr>
          <w:rFonts w:eastAsia="Times New Roman" w:cs="Times New Roman"/>
          <w:color w:val="252525"/>
          <w:szCs w:val="24"/>
          <w:shd w:val="clear" w:color="auto" w:fill="FFFFFF"/>
        </w:rPr>
        <w:t>The communication component will be implemented according to the technology used at the network layer, which grants the architecture’s reusability. Meanwhile, since the interface only consists of five functi</w:t>
      </w:r>
      <w:r>
        <w:rPr>
          <w:rFonts w:eastAsia="Times New Roman" w:cs="Times New Roman"/>
          <w:color w:val="252525"/>
          <w:szCs w:val="24"/>
          <w:shd w:val="clear" w:color="auto" w:fill="FFFFFF"/>
        </w:rPr>
        <w:t>ons, it guarantees low coupling</w:t>
      </w:r>
      <w:r w:rsidR="00472E7E" w:rsidRPr="00472E7E">
        <w:rPr>
          <w:rFonts w:eastAsia="Times New Roman" w:cs="Times New Roman"/>
          <w:color w:val="252525"/>
          <w:szCs w:val="24"/>
          <w:shd w:val="clear" w:color="auto" w:fill="FFFFFF"/>
        </w:rPr>
        <w:t>.</w:t>
      </w:r>
    </w:p>
    <w:p w14:paraId="08058127" w14:textId="77777777" w:rsidR="003C7FB5" w:rsidRDefault="00472E7E" w:rsidP="00177A7C">
      <w:pPr>
        <w:pStyle w:val="Heading3"/>
      </w:pPr>
      <w:bookmarkStart w:id="342" w:name="_Toc449949733"/>
      <w:r w:rsidRPr="003C7FB5">
        <w:t>4.1.3 Conclusion</w:t>
      </w:r>
      <w:bookmarkEnd w:id="342"/>
      <w:r w:rsidRPr="003C7FB5">
        <w:t xml:space="preserve"> </w:t>
      </w:r>
    </w:p>
    <w:p w14:paraId="56386BF1" w14:textId="77777777" w:rsidR="000B4A52" w:rsidRP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 xml:space="preserve">From descriptions above we know that the application layer consists of two layers. The process component proposed a multiple thread mechanism to manage messages.  It grants more capacity </w:t>
      </w:r>
      <w:r w:rsidRPr="000B4A52">
        <w:rPr>
          <w:rFonts w:eastAsia="Times New Roman" w:cs="Times New Roman"/>
          <w:color w:val="252525"/>
          <w:szCs w:val="24"/>
          <w:shd w:val="clear" w:color="auto" w:fill="FFFFFF"/>
        </w:rPr>
        <w:lastRenderedPageBreak/>
        <w:t xml:space="preserve">to the whole solution. Meanwhile, by supporting default handler and customized handler, it defines a standard procedure to handle </w:t>
      </w:r>
      <w:proofErr w:type="spellStart"/>
      <w:r w:rsidRPr="000B4A52">
        <w:rPr>
          <w:rFonts w:eastAsia="Times New Roman" w:cs="Times New Roman"/>
          <w:color w:val="252525"/>
          <w:szCs w:val="24"/>
          <w:shd w:val="clear" w:color="auto" w:fill="FFFFFF"/>
        </w:rPr>
        <w:t>CoAP</w:t>
      </w:r>
      <w:proofErr w:type="spellEnd"/>
      <w:r w:rsidRPr="000B4A52">
        <w:rPr>
          <w:rFonts w:eastAsia="Times New Roman" w:cs="Times New Roman"/>
          <w:color w:val="252525"/>
          <w:szCs w:val="24"/>
          <w:shd w:val="clear" w:color="auto" w:fill="FFFFFF"/>
        </w:rPr>
        <w:t xml:space="preserve"> message. </w:t>
      </w:r>
    </w:p>
    <w:p w14:paraId="4D91CDEC" w14:textId="77777777" w:rsidR="000B4A52" w:rsidRPr="000B4A52" w:rsidRDefault="000B4A52" w:rsidP="000B4A52">
      <w:pPr>
        <w:spacing w:after="0" w:line="360" w:lineRule="auto"/>
        <w:rPr>
          <w:rFonts w:eastAsia="Times New Roman" w:cs="Times New Roman"/>
          <w:color w:val="252525"/>
          <w:szCs w:val="24"/>
          <w:shd w:val="clear" w:color="auto" w:fill="FFFFFF"/>
        </w:rPr>
      </w:pPr>
    </w:p>
    <w:p w14:paraId="6D95BA9D" w14:textId="77777777" w:rsidR="000B4A52" w:rsidRPr="000B4A52"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w:t>
      </w:r>
      <w:proofErr w:type="gramStart"/>
      <w:r w:rsidRPr="000B4A52">
        <w:rPr>
          <w:rFonts w:eastAsia="Times New Roman" w:cs="Times New Roman"/>
          <w:color w:val="252525"/>
          <w:szCs w:val="24"/>
          <w:shd w:val="clear" w:color="auto" w:fill="FFFFFF"/>
        </w:rPr>
        <w:t>the define</w:t>
      </w:r>
      <w:proofErr w:type="gramEnd"/>
      <w:r w:rsidRPr="000B4A52">
        <w:rPr>
          <w:rFonts w:eastAsia="Times New Roman" w:cs="Times New Roman"/>
          <w:color w:val="252525"/>
          <w:szCs w:val="24"/>
          <w:shd w:val="clear" w:color="auto" w:fill="FFFFFF"/>
        </w:rPr>
        <w:t xml:space="preserve"> of those functions set standard actions for communication. In practice, based on those five basic </w:t>
      </w:r>
      <w:proofErr w:type="gramStart"/>
      <w:r w:rsidRPr="000B4A52">
        <w:rPr>
          <w:rFonts w:eastAsia="Times New Roman" w:cs="Times New Roman"/>
          <w:color w:val="252525"/>
          <w:szCs w:val="24"/>
          <w:shd w:val="clear" w:color="auto" w:fill="FFFFFF"/>
        </w:rPr>
        <w:t>function</w:t>
      </w:r>
      <w:proofErr w:type="gramEnd"/>
      <w:r w:rsidRPr="000B4A52">
        <w:rPr>
          <w:rFonts w:eastAsia="Times New Roman" w:cs="Times New Roman"/>
          <w:color w:val="252525"/>
          <w:szCs w:val="24"/>
          <w:shd w:val="clear" w:color="auto" w:fill="FFFFFF"/>
        </w:rPr>
        <w:t>, developers can customize more action to meet a specific requirement. In this way, this component provides great flexibility as well as set basic rules to programs.</w:t>
      </w:r>
    </w:p>
    <w:p w14:paraId="2424F7BF" w14:textId="77777777" w:rsidR="00472E7E" w:rsidRDefault="000B4A52" w:rsidP="000B4A52">
      <w:pPr>
        <w:spacing w:after="0" w:line="360" w:lineRule="auto"/>
        <w:rPr>
          <w:rFonts w:eastAsia="Times New Roman" w:cs="Times New Roman"/>
          <w:color w:val="252525"/>
          <w:szCs w:val="24"/>
          <w:shd w:val="clear" w:color="auto" w:fill="FFFFFF"/>
        </w:rPr>
      </w:pPr>
      <w:r w:rsidRPr="000B4A52">
        <w:rPr>
          <w:rFonts w:eastAsia="Times New Roman" w:cs="Times New Roman"/>
          <w:color w:val="252525"/>
          <w:szCs w:val="24"/>
          <w:shd w:val="clear" w:color="auto" w:fill="FFFFFF"/>
        </w:rPr>
        <w:t>To sum up, the application layer introduces two layers to handle messages, support multiple communication technologie</w:t>
      </w:r>
      <w:r>
        <w:rPr>
          <w:rFonts w:eastAsia="Times New Roman" w:cs="Times New Roman"/>
          <w:color w:val="252525"/>
          <w:szCs w:val="24"/>
          <w:shd w:val="clear" w:color="auto" w:fill="FFFFFF"/>
        </w:rPr>
        <w:t>s and provide the capability</w:t>
      </w:r>
      <w:r w:rsidR="00472E7E" w:rsidRPr="00472E7E">
        <w:rPr>
          <w:rFonts w:eastAsia="Times New Roman" w:cs="Times New Roman"/>
          <w:color w:val="252525"/>
          <w:szCs w:val="24"/>
          <w:shd w:val="clear" w:color="auto" w:fill="FFFFFF"/>
        </w:rPr>
        <w:t>.</w:t>
      </w:r>
    </w:p>
    <w:p w14:paraId="394124A4" w14:textId="77777777" w:rsidR="00535A4E" w:rsidRPr="00535A4E" w:rsidRDefault="00535A4E" w:rsidP="00535A4E">
      <w:pPr>
        <w:pStyle w:val="Caption"/>
      </w:pPr>
    </w:p>
    <w:p w14:paraId="132781A5" w14:textId="77777777" w:rsidR="00472E7E" w:rsidRPr="00472E7E" w:rsidRDefault="00472E7E" w:rsidP="00177A7C">
      <w:pPr>
        <w:pStyle w:val="Heading2"/>
      </w:pPr>
      <w:bookmarkStart w:id="343" w:name="_Toc449949734"/>
      <w:r w:rsidRPr="003C7FB5">
        <w:t>4.2 Network layer</w:t>
      </w:r>
      <w:bookmarkEnd w:id="343"/>
    </w:p>
    <w:p w14:paraId="6DA55727"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7B0D668E"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In the proposed architecture, the network layer is the underlying component for communication. </w:t>
      </w:r>
    </w:p>
    <w:p w14:paraId="4C244B4C"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main task of network layer gets data from a remote device or upper layer, process </w:t>
      </w:r>
      <w:proofErr w:type="gramStart"/>
      <w:r w:rsidRPr="008F166F">
        <w:rPr>
          <w:rFonts w:eastAsia="Times New Roman" w:cs="Times New Roman"/>
          <w:color w:val="252525"/>
          <w:szCs w:val="24"/>
          <w:shd w:val="clear" w:color="auto" w:fill="FFFFFF"/>
        </w:rPr>
        <w:t>message,</w:t>
      </w:r>
      <w:proofErr w:type="gramEnd"/>
      <w:r w:rsidRPr="008F166F">
        <w:rPr>
          <w:rFonts w:eastAsia="Times New Roman" w:cs="Times New Roman"/>
          <w:color w:val="252525"/>
          <w:szCs w:val="24"/>
          <w:shd w:val="clear" w:color="auto" w:fill="FFFFFF"/>
        </w:rPr>
        <w:t xml:space="preserve"> deliver processed data to remote device or upper layer. For different protocols, it can be implemented in different ways. </w:t>
      </w:r>
    </w:p>
    <w:p w14:paraId="27698A3D"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16E901A8"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hint="eastAsia"/>
          <w:color w:val="252525"/>
          <w:szCs w:val="24"/>
          <w:shd w:val="clear" w:color="auto" w:fill="FFFFFF"/>
        </w:rPr>
        <w:t>Under the context of BLE</w:t>
      </w:r>
      <w:r w:rsidRPr="008F166F">
        <w:rPr>
          <w:rFonts w:ascii="宋体" w:eastAsia="宋体" w:hAnsi="宋体" w:cs="宋体" w:hint="eastAsia"/>
          <w:color w:val="252525"/>
          <w:szCs w:val="24"/>
          <w:shd w:val="clear" w:color="auto" w:fill="FFFFFF"/>
        </w:rPr>
        <w:t>，</w:t>
      </w:r>
      <w:r w:rsidRPr="008F166F">
        <w:rPr>
          <w:rFonts w:eastAsia="Times New Roman" w:cs="Times New Roman" w:hint="eastAsia"/>
          <w:color w:val="252525"/>
          <w:szCs w:val="24"/>
          <w:shd w:val="clear" w:color="auto" w:fill="FFFFFF"/>
        </w:rPr>
        <w:t>we create a micro service will run at background. It receives messages from an upper layer and chop</w:t>
      </w:r>
      <w:r w:rsidR="00340F54">
        <w:rPr>
          <w:rFonts w:eastAsia="Times New Roman" w:cs="Times New Roman"/>
          <w:color w:val="252525"/>
          <w:szCs w:val="24"/>
          <w:shd w:val="clear" w:color="auto" w:fill="FFFFFF"/>
        </w:rPr>
        <w:t>s</w:t>
      </w:r>
      <w:r w:rsidRPr="008F166F">
        <w:rPr>
          <w:rFonts w:eastAsia="Times New Roman" w:cs="Times New Roman" w:hint="eastAsia"/>
          <w:color w:val="252525"/>
          <w:szCs w:val="24"/>
          <w:shd w:val="clear" w:color="auto" w:fill="FFFFFF"/>
        </w:rPr>
        <w:t xml:space="preserve"> message into multiple 20-bytes packets. Meanwhile, it retrieves data from remote devices, assemble them into </w:t>
      </w:r>
      <w:proofErr w:type="spellStart"/>
      <w:r w:rsidRPr="008F166F">
        <w:rPr>
          <w:rFonts w:eastAsia="Times New Roman" w:cs="Times New Roman" w:hint="eastAsia"/>
          <w:color w:val="252525"/>
          <w:szCs w:val="24"/>
          <w:shd w:val="clear" w:color="auto" w:fill="FFFFFF"/>
        </w:rPr>
        <w:t>CoAP</w:t>
      </w:r>
      <w:proofErr w:type="spellEnd"/>
      <w:r w:rsidRPr="008F166F">
        <w:rPr>
          <w:rFonts w:eastAsia="Times New Roman" w:cs="Times New Roman" w:hint="eastAsia"/>
          <w:color w:val="252525"/>
          <w:szCs w:val="24"/>
          <w:shd w:val="clear" w:color="auto" w:fill="FFFFFF"/>
        </w:rPr>
        <w:t xml:space="preserve"> message and deliv</w:t>
      </w:r>
      <w:r w:rsidRPr="008F166F">
        <w:rPr>
          <w:rFonts w:eastAsia="Times New Roman" w:cs="Times New Roman"/>
          <w:color w:val="252525"/>
          <w:szCs w:val="24"/>
          <w:shd w:val="clear" w:color="auto" w:fill="FFFFFF"/>
        </w:rPr>
        <w:t xml:space="preserve">er </w:t>
      </w:r>
      <w:proofErr w:type="gramStart"/>
      <w:r w:rsidRPr="008F166F">
        <w:rPr>
          <w:rFonts w:eastAsia="Times New Roman" w:cs="Times New Roman"/>
          <w:color w:val="252525"/>
          <w:szCs w:val="24"/>
          <w:shd w:val="clear" w:color="auto" w:fill="FFFFFF"/>
        </w:rPr>
        <w:t>those message</w:t>
      </w:r>
      <w:proofErr w:type="gramEnd"/>
      <w:r w:rsidRPr="008F166F">
        <w:rPr>
          <w:rFonts w:eastAsia="Times New Roman" w:cs="Times New Roman"/>
          <w:color w:val="252525"/>
          <w:szCs w:val="24"/>
          <w:shd w:val="clear" w:color="auto" w:fill="FFFFFF"/>
        </w:rPr>
        <w:t xml:space="preserve"> into the upper layer.</w:t>
      </w:r>
    </w:p>
    <w:p w14:paraId="03F1460E"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5A192727"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There are two roles in communication: Server is the device </w:t>
      </w:r>
      <w:proofErr w:type="gramStart"/>
      <w:r w:rsidRPr="008F166F">
        <w:rPr>
          <w:rFonts w:eastAsia="Times New Roman" w:cs="Times New Roman"/>
          <w:color w:val="252525"/>
          <w:szCs w:val="24"/>
          <w:shd w:val="clear" w:color="auto" w:fill="FFFFFF"/>
        </w:rPr>
        <w:t>who</w:t>
      </w:r>
      <w:proofErr w:type="gramEnd"/>
      <w:r w:rsidRPr="008F166F">
        <w:rPr>
          <w:rFonts w:eastAsia="Times New Roman" w:cs="Times New Roman"/>
          <w:color w:val="252525"/>
          <w:szCs w:val="24"/>
          <w:shd w:val="clear" w:color="auto" w:fill="FFFFFF"/>
        </w:rPr>
        <w:t xml:space="preserve"> advertise itself to create a connection. The client is the </w:t>
      </w:r>
      <w:proofErr w:type="gramStart"/>
      <w:r w:rsidRPr="008F166F">
        <w:rPr>
          <w:rFonts w:eastAsia="Times New Roman" w:cs="Times New Roman"/>
          <w:color w:val="252525"/>
          <w:szCs w:val="24"/>
          <w:shd w:val="clear" w:color="auto" w:fill="FFFFFF"/>
        </w:rPr>
        <w:t>device who search</w:t>
      </w:r>
      <w:proofErr w:type="gramEnd"/>
      <w:r w:rsidRPr="008F166F">
        <w:rPr>
          <w:rFonts w:eastAsia="Times New Roman" w:cs="Times New Roman"/>
          <w:color w:val="252525"/>
          <w:szCs w:val="24"/>
          <w:shd w:val="clear" w:color="auto" w:fill="FFFFFF"/>
        </w:rPr>
        <w:t xml:space="preserve"> devices to create a connection. Communication between the application layer and the network layer is achieved through message broadcast. </w:t>
      </w:r>
    </w:p>
    <w:p w14:paraId="11FFF97C"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At the application level, a developer can define one or more instance to handle messages, which may happen in a different position of a program or different applications.</w:t>
      </w:r>
    </w:p>
    <w:p w14:paraId="2412B642"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The network layer logic of a device can be implemented in a server service or client service. If a device decides to search other devices’ signals, it will start a client service. Otherwise, it will </w:t>
      </w:r>
      <w:r w:rsidRPr="008F166F">
        <w:rPr>
          <w:rFonts w:eastAsia="Times New Roman" w:cs="Times New Roman"/>
          <w:color w:val="252525"/>
          <w:szCs w:val="24"/>
          <w:shd w:val="clear" w:color="auto" w:fill="FFFFFF"/>
        </w:rPr>
        <w:lastRenderedPageBreak/>
        <w:t>broadcast itself through server service. Since the communication between network layer and application layer is through broadcast, network layer can support multiple instances of the application layer, which multiple apps can share the service of the network layer.</w:t>
      </w:r>
    </w:p>
    <w:p w14:paraId="7CE6BBE5"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3AC329B1" w14:textId="77777777" w:rsidR="008F166F" w:rsidRPr="008F166F"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If the device plays a role as a server, it will create a thread to loop message queue for send out a message and an instance to receive </w:t>
      </w:r>
      <w:proofErr w:type="spellStart"/>
      <w:r w:rsidRPr="008F166F">
        <w:rPr>
          <w:rFonts w:eastAsia="Times New Roman" w:cs="Times New Roman"/>
          <w:color w:val="252525"/>
          <w:szCs w:val="24"/>
          <w:shd w:val="clear" w:color="auto" w:fill="FFFFFF"/>
        </w:rPr>
        <w:t>callback</w:t>
      </w:r>
      <w:proofErr w:type="spellEnd"/>
      <w:r w:rsidRPr="008F166F">
        <w:rPr>
          <w:rFonts w:eastAsia="Times New Roman" w:cs="Times New Roman"/>
          <w:color w:val="252525"/>
          <w:szCs w:val="24"/>
          <w:shd w:val="clear" w:color="auto" w:fill="FFFFFF"/>
        </w:rPr>
        <w:t xml:space="preserve"> functions. Meanwhile, it will define two characteristics for receive and send data respectively. Those characteristics will be accessible by clients through advertisement. </w:t>
      </w:r>
    </w:p>
    <w:p w14:paraId="6C233B8C" w14:textId="77777777" w:rsidR="008F166F" w:rsidRPr="008F166F" w:rsidRDefault="008F166F" w:rsidP="008F166F">
      <w:pPr>
        <w:spacing w:after="0" w:line="360" w:lineRule="auto"/>
        <w:rPr>
          <w:rFonts w:eastAsia="Times New Roman" w:cs="Times New Roman"/>
          <w:color w:val="252525"/>
          <w:szCs w:val="24"/>
          <w:shd w:val="clear" w:color="auto" w:fill="FFFFFF"/>
        </w:rPr>
      </w:pPr>
    </w:p>
    <w:p w14:paraId="1EB0584E" w14:textId="77777777" w:rsidR="003C7FB5" w:rsidRDefault="008F166F" w:rsidP="008F166F">
      <w:pPr>
        <w:spacing w:after="0" w:line="360" w:lineRule="auto"/>
        <w:rPr>
          <w:rFonts w:eastAsia="Times New Roman" w:cs="Times New Roman"/>
          <w:color w:val="252525"/>
          <w:szCs w:val="24"/>
          <w:shd w:val="clear" w:color="auto" w:fill="FFFFFF"/>
        </w:rPr>
      </w:pPr>
      <w:r w:rsidRPr="008F166F">
        <w:rPr>
          <w:rFonts w:eastAsia="Times New Roman" w:cs="Times New Roman"/>
          <w:color w:val="252525"/>
          <w:szCs w:val="24"/>
          <w:shd w:val="clear" w:color="auto" w:fill="FFFFFF"/>
        </w:rPr>
        <w:t xml:space="preserve">On the other hand, if a device decides to play a role as a client, it will try to search nearby server. If a new server is available, it will try to create a connection with the server. Therefore, a client service needs to maintain one or more </w:t>
      </w:r>
      <w:proofErr w:type="spellStart"/>
      <w:r w:rsidRPr="008F166F">
        <w:rPr>
          <w:rFonts w:eastAsia="Times New Roman" w:cs="Times New Roman"/>
          <w:color w:val="252525"/>
          <w:szCs w:val="24"/>
          <w:shd w:val="clear" w:color="auto" w:fill="FFFFFF"/>
        </w:rPr>
        <w:t>callback</w:t>
      </w:r>
      <w:proofErr w:type="spellEnd"/>
      <w:r w:rsidRPr="008F166F">
        <w:rPr>
          <w:rFonts w:eastAsia="Times New Roman" w:cs="Times New Roman"/>
          <w:color w:val="252525"/>
          <w:szCs w:val="24"/>
          <w:shd w:val="clear" w:color="auto" w:fill="FFFFFF"/>
        </w:rPr>
        <w:t xml:space="preserve"> instances and send thread. In the following section we will discuss the structure of client </w:t>
      </w:r>
      <w:r>
        <w:rPr>
          <w:rFonts w:eastAsia="Times New Roman" w:cs="Times New Roman"/>
          <w:color w:val="252525"/>
          <w:szCs w:val="24"/>
          <w:shd w:val="clear" w:color="auto" w:fill="FFFFFF"/>
        </w:rPr>
        <w:t>side and server side in details</w:t>
      </w:r>
      <w:r w:rsidR="00472E7E" w:rsidRPr="00472E7E">
        <w:rPr>
          <w:rFonts w:eastAsia="Times New Roman" w:cs="Times New Roman"/>
          <w:color w:val="252525"/>
          <w:szCs w:val="24"/>
          <w:shd w:val="clear" w:color="auto" w:fill="FFFFFF"/>
        </w:rPr>
        <w:t>.</w:t>
      </w:r>
    </w:p>
    <w:p w14:paraId="6E387848" w14:textId="77777777" w:rsidR="00535A4E" w:rsidRDefault="00535A4E" w:rsidP="00535A4E">
      <w:pPr>
        <w:pStyle w:val="Caption"/>
      </w:pPr>
    </w:p>
    <w:p w14:paraId="076B5B18" w14:textId="77777777" w:rsidR="00535A4E" w:rsidRDefault="00535A4E" w:rsidP="00535A4E"/>
    <w:p w14:paraId="3C9261CA" w14:textId="77777777" w:rsidR="00535A4E" w:rsidRPr="00535A4E" w:rsidRDefault="00535A4E" w:rsidP="00535A4E">
      <w:pPr>
        <w:pStyle w:val="Caption"/>
      </w:pPr>
    </w:p>
    <w:p w14:paraId="56BE5374" w14:textId="77777777" w:rsidR="003C7FB5" w:rsidRDefault="00472E7E" w:rsidP="00177A7C">
      <w:pPr>
        <w:pStyle w:val="Heading2"/>
      </w:pPr>
      <w:bookmarkStart w:id="344" w:name="_Toc449949735"/>
      <w:r w:rsidRPr="003C7FB5">
        <w:t>4.3 Communication Mechanism</w:t>
      </w:r>
      <w:bookmarkEnd w:id="344"/>
    </w:p>
    <w:p w14:paraId="5E947782" w14:textId="77777777" w:rsidR="00472E7E" w:rsidRPr="00472E7E" w:rsidRDefault="00932497" w:rsidP="00C57EB0">
      <w:pPr>
        <w:spacing w:after="0" w:line="360" w:lineRule="auto"/>
        <w:rPr>
          <w:rFonts w:eastAsia="Times New Roman" w:cs="Times New Roman"/>
          <w:szCs w:val="24"/>
        </w:rPr>
      </w:pPr>
      <w:r w:rsidRPr="00932497">
        <w:rPr>
          <w:rFonts w:eastAsia="Times New Roman" w:cs="Times New Roman"/>
          <w:color w:val="252525"/>
          <w:szCs w:val="24"/>
          <w:shd w:val="clear" w:color="auto" w:fill="FFFFFF"/>
        </w:rPr>
        <w:t xml:space="preserve">As introduced in the literature review section, the BLE is not a stream based communication technology. Instead, a BLE connection is open and close periodically. Messages only send out in short time frames when </w:t>
      </w:r>
      <w:proofErr w:type="gramStart"/>
      <w:r w:rsidRPr="00932497">
        <w:rPr>
          <w:rFonts w:eastAsia="Times New Roman" w:cs="Times New Roman"/>
          <w:color w:val="252525"/>
          <w:szCs w:val="24"/>
          <w:shd w:val="clear" w:color="auto" w:fill="FFFFFF"/>
        </w:rPr>
        <w:t>connection are</w:t>
      </w:r>
      <w:proofErr w:type="gramEnd"/>
      <w:r w:rsidRPr="00932497">
        <w:rPr>
          <w:rFonts w:eastAsia="Times New Roman" w:cs="Times New Roman"/>
          <w:color w:val="252525"/>
          <w:szCs w:val="24"/>
          <w:shd w:val="clear" w:color="auto" w:fill="FFFFFF"/>
        </w:rPr>
        <w:t xml:space="preserve"> available. There are two ways to send a message in BLE: One is to send a message sequentially, which will wait for a signal from a remote device before send the next message. The other is </w:t>
      </w:r>
      <w:proofErr w:type="gramStart"/>
      <w:r w:rsidRPr="00932497">
        <w:rPr>
          <w:rFonts w:eastAsia="Times New Roman" w:cs="Times New Roman"/>
          <w:color w:val="252525"/>
          <w:szCs w:val="24"/>
          <w:shd w:val="clear" w:color="auto" w:fill="FFFFFF"/>
        </w:rPr>
        <w:t>send</w:t>
      </w:r>
      <w:proofErr w:type="gramEnd"/>
      <w:r w:rsidRPr="00932497">
        <w:rPr>
          <w:rFonts w:eastAsia="Times New Roman" w:cs="Times New Roman"/>
          <w:color w:val="252525"/>
          <w:szCs w:val="24"/>
          <w:shd w:val="clear" w:color="auto" w:fill="FFFFFF"/>
        </w:rPr>
        <w:t xml:space="preserve"> message none sequentially where messages are sending without wait response from the remote device. In the proposed architecture, we send and receive message sequentially. The following chart shows how BLE client and ser</w:t>
      </w:r>
      <w:r>
        <w:rPr>
          <w:rFonts w:eastAsia="Times New Roman" w:cs="Times New Roman"/>
          <w:color w:val="252525"/>
          <w:szCs w:val="24"/>
          <w:shd w:val="clear" w:color="auto" w:fill="FFFFFF"/>
        </w:rPr>
        <w:t>ver communicate with each other</w:t>
      </w:r>
      <w:r w:rsidR="00472E7E" w:rsidRPr="00472E7E">
        <w:rPr>
          <w:rFonts w:eastAsia="Times New Roman" w:cs="Times New Roman"/>
          <w:color w:val="252525"/>
          <w:szCs w:val="24"/>
          <w:shd w:val="clear" w:color="auto" w:fill="FFFFFF"/>
        </w:rPr>
        <w:t>.</w:t>
      </w:r>
    </w:p>
    <w:p w14:paraId="00B9A56D" w14:textId="77777777" w:rsidR="003E5C7F" w:rsidRDefault="00036358" w:rsidP="003E5C7F">
      <w:pPr>
        <w:keepNext/>
        <w:spacing w:after="0" w:line="360" w:lineRule="auto"/>
        <w:jc w:val="center"/>
      </w:pPr>
      <w:r>
        <w:rPr>
          <w:noProof/>
          <w:lang w:val="en-US" w:eastAsia="en-US"/>
        </w:rPr>
        <w:lastRenderedPageBreak/>
        <w:drawing>
          <wp:inline distT="0" distB="0" distL="0" distR="0" wp14:anchorId="4D5B9C88" wp14:editId="4E90D962">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0258" cy="3224285"/>
                    </a:xfrm>
                    <a:prstGeom prst="rect">
                      <a:avLst/>
                    </a:prstGeom>
                  </pic:spPr>
                </pic:pic>
              </a:graphicData>
            </a:graphic>
          </wp:inline>
        </w:drawing>
      </w:r>
    </w:p>
    <w:p w14:paraId="6D0BE8FD" w14:textId="77777777" w:rsidR="00E734B5" w:rsidRDefault="003E5C7F" w:rsidP="003E5C7F">
      <w:pPr>
        <w:pStyle w:val="Caption"/>
        <w:rPr>
          <w:rFonts w:eastAsia="Times New Roman" w:cs="Times New Roman"/>
          <w:szCs w:val="24"/>
        </w:rPr>
      </w:pPr>
      <w:bookmarkStart w:id="345" w:name="_Toc449450789"/>
      <w:bookmarkStart w:id="346" w:name="_Toc449949775"/>
      <w:proofErr w:type="gramStart"/>
      <w:r w:rsidRPr="003E5C7F">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t xml:space="preserve"> </w:t>
      </w:r>
      <w:r>
        <w:rPr>
          <w:color w:val="0D0D0D" w:themeColor="text1" w:themeTint="F2"/>
        </w:rPr>
        <w:t>Communication mechanism</w:t>
      </w:r>
      <w:bookmarkEnd w:id="345"/>
      <w:bookmarkEnd w:id="346"/>
      <w:r>
        <w:rPr>
          <w:rFonts w:eastAsia="Times New Roman" w:cs="Times New Roman"/>
          <w:szCs w:val="24"/>
        </w:rPr>
        <w:t xml:space="preserve"> </w:t>
      </w:r>
    </w:p>
    <w:p w14:paraId="7CF61A0F" w14:textId="77777777" w:rsidR="003E5C7F" w:rsidRPr="003E5C7F" w:rsidRDefault="003E5C7F" w:rsidP="003E5C7F"/>
    <w:p w14:paraId="0852A943" w14:textId="77777777" w:rsidR="00472E7E" w:rsidRPr="00472E7E" w:rsidRDefault="00754FF6" w:rsidP="00C57EB0">
      <w:pPr>
        <w:spacing w:after="0" w:line="360" w:lineRule="auto"/>
        <w:rPr>
          <w:rFonts w:eastAsia="Times New Roman" w:cs="Times New Roman"/>
          <w:szCs w:val="24"/>
        </w:rPr>
      </w:pPr>
      <w:r w:rsidRPr="00754FF6">
        <w:rPr>
          <w:rFonts w:eastAsia="Times New Roman" w:cs="Times New Roman"/>
          <w:color w:val="252525"/>
          <w:szCs w:val="24"/>
          <w:shd w:val="clear" w:color="auto" w:fill="FFFFFF"/>
        </w:rPr>
        <w:t>As shown above, once a connection between devices is created, the client side will send one or more announcement to the server side. Meanwhile, the server side will also send an announcement to the client. Through either announcement, destination device can get app id and user id of the source device, which makes destination device can filter messages. Once announcement information exchanged, client side can write characteristics at server side to send a message. Meanwhile, server side can send a message t</w:t>
      </w:r>
      <w:r>
        <w:rPr>
          <w:rFonts w:eastAsia="Times New Roman" w:cs="Times New Roman"/>
          <w:color w:val="252525"/>
          <w:szCs w:val="24"/>
          <w:shd w:val="clear" w:color="auto" w:fill="FFFFFF"/>
        </w:rPr>
        <w:t>o the client through indication</w:t>
      </w:r>
      <w:r w:rsidR="00472E7E" w:rsidRPr="00472E7E">
        <w:rPr>
          <w:rFonts w:eastAsia="Times New Roman" w:cs="Times New Roman"/>
          <w:color w:val="252525"/>
          <w:szCs w:val="24"/>
          <w:shd w:val="clear" w:color="auto" w:fill="FFFFFF"/>
        </w:rPr>
        <w:t>.</w:t>
      </w:r>
    </w:p>
    <w:p w14:paraId="663433E6" w14:textId="77777777" w:rsidR="00472E7E" w:rsidRPr="00472E7E" w:rsidRDefault="00472E7E" w:rsidP="00C57EB0">
      <w:pPr>
        <w:spacing w:after="0" w:line="360" w:lineRule="auto"/>
        <w:rPr>
          <w:rFonts w:eastAsia="Times New Roman" w:cs="Times New Roman"/>
          <w:szCs w:val="24"/>
        </w:rPr>
      </w:pPr>
    </w:p>
    <w:p w14:paraId="7BB7E01C" w14:textId="77777777" w:rsidR="00472E7E" w:rsidRPr="00472E7E" w:rsidRDefault="008545D8" w:rsidP="00C57EB0">
      <w:pPr>
        <w:spacing w:after="0" w:line="360" w:lineRule="auto"/>
        <w:rPr>
          <w:rFonts w:eastAsia="Times New Roman" w:cs="Times New Roman"/>
          <w:szCs w:val="24"/>
        </w:rPr>
      </w:pPr>
      <w:r w:rsidRPr="008545D8">
        <w:rPr>
          <w:rFonts w:eastAsia="Times New Roman" w:cs="Times New Roman"/>
          <w:color w:val="252525"/>
          <w:szCs w:val="24"/>
          <w:shd w:val="clear" w:color="auto" w:fill="FFFFFF"/>
        </w:rPr>
        <w:t xml:space="preserve">I introduced announcement as a “shake hands” mechanism before communication. Unlike </w:t>
      </w:r>
      <w:proofErr w:type="spellStart"/>
      <w:r w:rsidRPr="008545D8">
        <w:rPr>
          <w:rFonts w:eastAsia="Times New Roman" w:cs="Times New Roman"/>
          <w:color w:val="252525"/>
          <w:szCs w:val="24"/>
          <w:shd w:val="clear" w:color="auto" w:fill="FFFFFF"/>
        </w:rPr>
        <w:t>AppID</w:t>
      </w:r>
      <w:proofErr w:type="spellEnd"/>
      <w:r w:rsidRPr="008545D8">
        <w:rPr>
          <w:rFonts w:eastAsia="Times New Roman" w:cs="Times New Roman"/>
          <w:color w:val="252525"/>
          <w:szCs w:val="24"/>
          <w:shd w:val="clear" w:color="auto" w:fill="FFFFFF"/>
        </w:rPr>
        <w:t xml:space="preserve"> and </w:t>
      </w:r>
      <w:proofErr w:type="spellStart"/>
      <w:r w:rsidRPr="008545D8">
        <w:rPr>
          <w:rFonts w:eastAsia="Times New Roman" w:cs="Times New Roman"/>
          <w:color w:val="252525"/>
          <w:szCs w:val="24"/>
          <w:shd w:val="clear" w:color="auto" w:fill="FFFFFF"/>
        </w:rPr>
        <w:t>UserID</w:t>
      </w:r>
      <w:proofErr w:type="spellEnd"/>
      <w:r w:rsidRPr="008545D8">
        <w:rPr>
          <w:rFonts w:eastAsia="Times New Roman" w:cs="Times New Roman"/>
          <w:color w:val="252525"/>
          <w:szCs w:val="24"/>
          <w:shd w:val="clear" w:color="auto" w:fill="FFFFFF"/>
        </w:rPr>
        <w:t xml:space="preserve"> in normal messages, </w:t>
      </w:r>
      <w:proofErr w:type="spellStart"/>
      <w:r w:rsidRPr="008545D8">
        <w:rPr>
          <w:rFonts w:eastAsia="Times New Roman" w:cs="Times New Roman"/>
          <w:color w:val="252525"/>
          <w:szCs w:val="24"/>
          <w:shd w:val="clear" w:color="auto" w:fill="FFFFFF"/>
        </w:rPr>
        <w:t>AppID</w:t>
      </w:r>
      <w:proofErr w:type="spellEnd"/>
      <w:r w:rsidRPr="008545D8">
        <w:rPr>
          <w:rFonts w:eastAsia="Times New Roman" w:cs="Times New Roman"/>
          <w:color w:val="252525"/>
          <w:szCs w:val="24"/>
          <w:shd w:val="clear" w:color="auto" w:fill="FFFFFF"/>
        </w:rPr>
        <w:t xml:space="preserve"> and </w:t>
      </w:r>
      <w:proofErr w:type="spellStart"/>
      <w:r w:rsidRPr="008545D8">
        <w:rPr>
          <w:rFonts w:eastAsia="Times New Roman" w:cs="Times New Roman"/>
          <w:color w:val="252525"/>
          <w:szCs w:val="24"/>
          <w:shd w:val="clear" w:color="auto" w:fill="FFFFFF"/>
        </w:rPr>
        <w:t>UserID</w:t>
      </w:r>
      <w:proofErr w:type="spellEnd"/>
      <w:r w:rsidRPr="008545D8">
        <w:rPr>
          <w:rFonts w:eastAsia="Times New Roman" w:cs="Times New Roman"/>
          <w:color w:val="252525"/>
          <w:szCs w:val="24"/>
          <w:shd w:val="clear" w:color="auto" w:fill="FFFFFF"/>
        </w:rPr>
        <w:t xml:space="preserve"> in an announcement are values of the source device. In this way, before sending any information</w:t>
      </w:r>
      <w:r w:rsidR="003A076A">
        <w:rPr>
          <w:rFonts w:eastAsia="Times New Roman" w:cs="Times New Roman"/>
          <w:color w:val="252525"/>
          <w:szCs w:val="24"/>
          <w:shd w:val="clear" w:color="auto" w:fill="FFFFFF"/>
        </w:rPr>
        <w:t>,</w:t>
      </w:r>
      <w:r w:rsidRPr="008545D8">
        <w:rPr>
          <w:rFonts w:eastAsia="Times New Roman" w:cs="Times New Roman"/>
          <w:color w:val="252525"/>
          <w:szCs w:val="24"/>
          <w:shd w:val="clear" w:color="auto" w:fill="FFFFFF"/>
        </w:rPr>
        <w:t xml:space="preserve"> both sides can know roles of the remote device. On the other hand, </w:t>
      </w:r>
      <w:proofErr w:type="spellStart"/>
      <w:r w:rsidRPr="008545D8">
        <w:rPr>
          <w:rFonts w:eastAsia="Times New Roman" w:cs="Times New Roman"/>
          <w:color w:val="252525"/>
          <w:szCs w:val="24"/>
          <w:shd w:val="clear" w:color="auto" w:fill="FFFFFF"/>
        </w:rPr>
        <w:t>AppID</w:t>
      </w:r>
      <w:proofErr w:type="spellEnd"/>
      <w:r w:rsidRPr="008545D8">
        <w:rPr>
          <w:rFonts w:eastAsia="Times New Roman" w:cs="Times New Roman"/>
          <w:color w:val="252525"/>
          <w:szCs w:val="24"/>
          <w:shd w:val="clear" w:color="auto" w:fill="FFFFFF"/>
        </w:rPr>
        <w:t xml:space="preserve"> and </w:t>
      </w:r>
      <w:proofErr w:type="spellStart"/>
      <w:r w:rsidRPr="008545D8">
        <w:rPr>
          <w:rFonts w:eastAsia="Times New Roman" w:cs="Times New Roman"/>
          <w:color w:val="252525"/>
          <w:szCs w:val="24"/>
          <w:shd w:val="clear" w:color="auto" w:fill="FFFFFF"/>
        </w:rPr>
        <w:t>UserID</w:t>
      </w:r>
      <w:proofErr w:type="spellEnd"/>
      <w:r w:rsidRPr="008545D8">
        <w:rPr>
          <w:rFonts w:eastAsia="Times New Roman" w:cs="Times New Roman"/>
          <w:color w:val="252525"/>
          <w:szCs w:val="24"/>
          <w:shd w:val="clear" w:color="auto" w:fill="FFFFFF"/>
        </w:rPr>
        <w:t xml:space="preserve"> in normal messages are values of the target device. Since the architecture uses </w:t>
      </w:r>
      <w:proofErr w:type="spellStart"/>
      <w:r w:rsidRPr="008545D8">
        <w:rPr>
          <w:rFonts w:eastAsia="Times New Roman" w:cs="Times New Roman"/>
          <w:color w:val="252525"/>
          <w:szCs w:val="24"/>
          <w:shd w:val="clear" w:color="auto" w:fill="FFFFFF"/>
        </w:rPr>
        <w:t>AppID</w:t>
      </w:r>
      <w:proofErr w:type="spellEnd"/>
      <w:r w:rsidRPr="008545D8">
        <w:rPr>
          <w:rFonts w:eastAsia="Times New Roman" w:cs="Times New Roman"/>
          <w:color w:val="252525"/>
          <w:szCs w:val="24"/>
          <w:shd w:val="clear" w:color="auto" w:fill="FFFFFF"/>
        </w:rPr>
        <w:t xml:space="preserve"> and </w:t>
      </w:r>
      <w:proofErr w:type="spellStart"/>
      <w:r w:rsidRPr="008545D8">
        <w:rPr>
          <w:rFonts w:eastAsia="Times New Roman" w:cs="Times New Roman"/>
          <w:color w:val="252525"/>
          <w:szCs w:val="24"/>
          <w:shd w:val="clear" w:color="auto" w:fill="FFFFFF"/>
        </w:rPr>
        <w:t>UserID</w:t>
      </w:r>
      <w:proofErr w:type="spellEnd"/>
      <w:r w:rsidRPr="008545D8">
        <w:rPr>
          <w:rFonts w:eastAsia="Times New Roman" w:cs="Times New Roman"/>
          <w:color w:val="252525"/>
          <w:szCs w:val="24"/>
          <w:shd w:val="clear" w:color="auto" w:fill="FFFFFF"/>
        </w:rPr>
        <w:t xml:space="preserve"> fields in two different ways, it can overcome the chaos of message received at the server side as well as act like unique ID to filter mess</w:t>
      </w:r>
      <w:r>
        <w:rPr>
          <w:rFonts w:eastAsia="Times New Roman" w:cs="Times New Roman"/>
          <w:color w:val="252525"/>
          <w:szCs w:val="24"/>
          <w:shd w:val="clear" w:color="auto" w:fill="FFFFFF"/>
        </w:rPr>
        <w:t>ages for different applications</w:t>
      </w:r>
      <w:r w:rsidR="00472E7E" w:rsidRPr="00472E7E">
        <w:rPr>
          <w:rFonts w:eastAsia="Times New Roman" w:cs="Times New Roman"/>
          <w:color w:val="252525"/>
          <w:szCs w:val="24"/>
          <w:shd w:val="clear" w:color="auto" w:fill="FFFFFF"/>
        </w:rPr>
        <w:t>.</w:t>
      </w:r>
    </w:p>
    <w:p w14:paraId="581D7F0B" w14:textId="77777777" w:rsidR="00472E7E" w:rsidRPr="00472E7E" w:rsidRDefault="00472E7E" w:rsidP="00C57EB0">
      <w:pPr>
        <w:spacing w:after="0" w:line="360" w:lineRule="auto"/>
        <w:rPr>
          <w:rFonts w:eastAsia="Times New Roman" w:cs="Times New Roman"/>
          <w:szCs w:val="24"/>
        </w:rPr>
      </w:pPr>
    </w:p>
    <w:p w14:paraId="7E9F9FFC" w14:textId="77777777" w:rsidR="00472E7E" w:rsidRPr="00472E7E" w:rsidRDefault="008545D8" w:rsidP="00177A7C">
      <w:pPr>
        <w:spacing w:after="0" w:line="360" w:lineRule="auto"/>
        <w:rPr>
          <w:rFonts w:eastAsia="Times New Roman" w:cs="Times New Roman"/>
          <w:szCs w:val="24"/>
        </w:rPr>
      </w:pPr>
      <w:r w:rsidRPr="008545D8">
        <w:rPr>
          <w:rFonts w:eastAsia="Times New Roman" w:cs="Times New Roman"/>
          <w:color w:val="252525"/>
          <w:szCs w:val="24"/>
          <w:shd w:val="clear" w:color="auto" w:fill="FFFFFF"/>
        </w:rPr>
        <w:lastRenderedPageBreak/>
        <w:t xml:space="preserve">The proposed communication </w:t>
      </w:r>
      <w:r w:rsidR="0013020C">
        <w:rPr>
          <w:rFonts w:eastAsia="Times New Roman" w:cs="Times New Roman"/>
          <w:color w:val="252525"/>
          <w:szCs w:val="24"/>
          <w:shd w:val="clear" w:color="auto" w:fill="FFFFFF"/>
        </w:rPr>
        <w:t xml:space="preserve">mechanism </w:t>
      </w:r>
      <w:r w:rsidRPr="008545D8">
        <w:rPr>
          <w:rFonts w:eastAsia="Times New Roman" w:cs="Times New Roman"/>
          <w:color w:val="252525"/>
          <w:szCs w:val="24"/>
          <w:shd w:val="clear" w:color="auto" w:fill="FFFFFF"/>
        </w:rPr>
        <w:t xml:space="preserve">is based on two characteristics’ operations: </w:t>
      </w:r>
      <w:r w:rsidR="00BF0793">
        <w:rPr>
          <w:rFonts w:eastAsia="Times New Roman" w:cs="Times New Roman"/>
          <w:color w:val="252525"/>
          <w:szCs w:val="24"/>
          <w:shd w:val="clear" w:color="auto" w:fill="FFFFFF"/>
        </w:rPr>
        <w:t>“</w:t>
      </w:r>
      <w:proofErr w:type="spellStart"/>
      <w:r w:rsidRPr="008545D8">
        <w:rPr>
          <w:rFonts w:eastAsia="Times New Roman" w:cs="Times New Roman"/>
          <w:color w:val="252525"/>
          <w:szCs w:val="24"/>
          <w:shd w:val="clear" w:color="auto" w:fill="FFFFFF"/>
        </w:rPr>
        <w:t>InCharacteristic</w:t>
      </w:r>
      <w:proofErr w:type="spellEnd"/>
      <w:r w:rsidR="00BF0793">
        <w:rPr>
          <w:rFonts w:eastAsia="Times New Roman" w:cs="Times New Roman"/>
          <w:color w:val="252525"/>
          <w:szCs w:val="24"/>
          <w:shd w:val="clear" w:color="auto" w:fill="FFFFFF"/>
        </w:rPr>
        <w:t>”</w:t>
      </w:r>
      <w:r w:rsidRPr="008545D8">
        <w:rPr>
          <w:rFonts w:eastAsia="Times New Roman" w:cs="Times New Roman"/>
          <w:color w:val="252525"/>
          <w:szCs w:val="24"/>
          <w:shd w:val="clear" w:color="auto" w:fill="FFFFFF"/>
        </w:rPr>
        <w:t xml:space="preserve"> and </w:t>
      </w:r>
      <w:r w:rsidR="00BF0793">
        <w:rPr>
          <w:rFonts w:eastAsia="Times New Roman" w:cs="Times New Roman"/>
          <w:color w:val="252525"/>
          <w:szCs w:val="24"/>
          <w:shd w:val="clear" w:color="auto" w:fill="FFFFFF"/>
        </w:rPr>
        <w:t>“</w:t>
      </w:r>
      <w:proofErr w:type="spellStart"/>
      <w:r w:rsidRPr="008545D8">
        <w:rPr>
          <w:rFonts w:eastAsia="Times New Roman" w:cs="Times New Roman"/>
          <w:color w:val="252525"/>
          <w:szCs w:val="24"/>
          <w:shd w:val="clear" w:color="auto" w:fill="FFFFFF"/>
        </w:rPr>
        <w:t>OutCharacteristic</w:t>
      </w:r>
      <w:proofErr w:type="spellEnd"/>
      <w:r w:rsidR="00BF0793">
        <w:rPr>
          <w:rFonts w:eastAsia="Times New Roman" w:cs="Times New Roman"/>
          <w:color w:val="252525"/>
          <w:szCs w:val="24"/>
          <w:shd w:val="clear" w:color="auto" w:fill="FFFFFF"/>
        </w:rPr>
        <w:t>”</w:t>
      </w:r>
      <w:r w:rsidRPr="008545D8">
        <w:rPr>
          <w:rFonts w:eastAsia="Times New Roman" w:cs="Times New Roman"/>
          <w:color w:val="252525"/>
          <w:szCs w:val="24"/>
          <w:shd w:val="clear" w:color="auto" w:fill="FFFFFF"/>
        </w:rPr>
        <w:t>.</w:t>
      </w:r>
      <w:r w:rsidR="006D14AA">
        <w:rPr>
          <w:rFonts w:eastAsia="Times New Roman" w:cs="Times New Roman"/>
          <w:color w:val="252525"/>
          <w:szCs w:val="24"/>
          <w:shd w:val="clear" w:color="auto" w:fill="FFFFFF"/>
        </w:rPr>
        <w:t xml:space="preserve"> </w:t>
      </w:r>
      <w:r w:rsidRPr="008545D8">
        <w:rPr>
          <w:rFonts w:eastAsia="Times New Roman" w:cs="Times New Roman"/>
          <w:color w:val="252525"/>
          <w:szCs w:val="24"/>
          <w:shd w:val="clear" w:color="auto" w:fill="FFFFFF"/>
        </w:rPr>
        <w:t xml:space="preserve">To provide reliable data transfer, every request from one device to another need to wait for a reply before sending the next message packet. As explained above, data communication between two BLE devices is based on data change in characteristic. So the proposed architecture taking advantages of the architecture by using two characters to send and receive messages for a BLE server. One the other hand, the architecture expects messages in the communication channel are sequential by waiting return signals of characteristics write request to make sure sealed </w:t>
      </w:r>
      <w:proofErr w:type="spellStart"/>
      <w:r w:rsidRPr="008545D8">
        <w:rPr>
          <w:rFonts w:eastAsia="Times New Roman" w:cs="Times New Roman"/>
          <w:color w:val="252525"/>
          <w:szCs w:val="24"/>
          <w:shd w:val="clear" w:color="auto" w:fill="FFFFFF"/>
        </w:rPr>
        <w:t>CoAP</w:t>
      </w:r>
      <w:proofErr w:type="spellEnd"/>
      <w:r w:rsidRPr="008545D8">
        <w:rPr>
          <w:rFonts w:eastAsia="Times New Roman" w:cs="Times New Roman"/>
          <w:color w:val="252525"/>
          <w:szCs w:val="24"/>
          <w:shd w:val="clear" w:color="auto" w:fill="FFFFFF"/>
        </w:rPr>
        <w:t xml:space="preserve"> message pieces can be assembled at destina</w:t>
      </w:r>
      <w:r>
        <w:rPr>
          <w:rFonts w:eastAsia="Times New Roman" w:cs="Times New Roman"/>
          <w:color w:val="252525"/>
          <w:szCs w:val="24"/>
          <w:shd w:val="clear" w:color="auto" w:fill="FFFFFF"/>
        </w:rPr>
        <w:t>tion</w:t>
      </w:r>
      <w:r w:rsidR="00472E7E" w:rsidRPr="00472E7E">
        <w:rPr>
          <w:rFonts w:eastAsia="Times New Roman" w:cs="Times New Roman"/>
          <w:color w:val="252525"/>
          <w:szCs w:val="24"/>
          <w:shd w:val="clear" w:color="auto" w:fill="FFFFFF"/>
        </w:rPr>
        <w:t>.</w:t>
      </w:r>
    </w:p>
    <w:p w14:paraId="4CC98254" w14:textId="77777777" w:rsidR="003C7FB5" w:rsidRDefault="00472E7E" w:rsidP="00177A7C">
      <w:pPr>
        <w:pStyle w:val="Heading2"/>
      </w:pPr>
      <w:bookmarkStart w:id="347" w:name="_Toc449949736"/>
      <w:r w:rsidRPr="003C7FB5">
        <w:t>4.4 Packet Format</w:t>
      </w:r>
      <w:bookmarkEnd w:id="347"/>
    </w:p>
    <w:p w14:paraId="6999AD0D"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As shown below, in the proposed architecture, we designed a protocol based on the 20-bytes size of a BLE message.  The protocol consists of two parts: 4-bytes header and 16-bytes payload. </w:t>
      </w:r>
    </w:p>
    <w:p w14:paraId="4790B213"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The first 2 bits of a packet indicates the type of it. Currently, there are three types available: announcement, continue packet and end packet. 11 is reserved for future use. Announcement message is a special type of </w:t>
      </w:r>
      <w:proofErr w:type="gramStart"/>
      <w:r w:rsidRPr="007676F3">
        <w:rPr>
          <w:rFonts w:eastAsia="Times New Roman" w:cs="Times New Roman"/>
          <w:color w:val="252525"/>
          <w:szCs w:val="24"/>
          <w:shd w:val="clear" w:color="auto" w:fill="FFFFFF"/>
        </w:rPr>
        <w:t>message which</w:t>
      </w:r>
      <w:proofErr w:type="gramEnd"/>
      <w:r w:rsidRPr="007676F3">
        <w:rPr>
          <w:rFonts w:eastAsia="Times New Roman" w:cs="Times New Roman"/>
          <w:color w:val="252525"/>
          <w:szCs w:val="24"/>
          <w:shd w:val="clear" w:color="auto" w:fill="FFFFFF"/>
        </w:rPr>
        <w:t xml:space="preserve"> only has 4-bytes header. It is used to let another device which user and app are sending the request. 01 indicates a packet is a continued packet, and the service should expect more </w:t>
      </w:r>
      <w:proofErr w:type="gramStart"/>
      <w:r w:rsidRPr="007676F3">
        <w:rPr>
          <w:rFonts w:eastAsia="Times New Roman" w:cs="Times New Roman"/>
          <w:color w:val="252525"/>
          <w:szCs w:val="24"/>
          <w:shd w:val="clear" w:color="auto" w:fill="FFFFFF"/>
        </w:rPr>
        <w:t>packet</w:t>
      </w:r>
      <w:proofErr w:type="gramEnd"/>
      <w:r w:rsidRPr="007676F3">
        <w:rPr>
          <w:rFonts w:eastAsia="Times New Roman" w:cs="Times New Roman"/>
          <w:color w:val="252525"/>
          <w:szCs w:val="24"/>
          <w:shd w:val="clear" w:color="auto" w:fill="FFFFFF"/>
        </w:rPr>
        <w:t xml:space="preserve"> to assemble a </w:t>
      </w:r>
      <w:proofErr w:type="spellStart"/>
      <w:r w:rsidRPr="007676F3">
        <w:rPr>
          <w:rFonts w:eastAsia="Times New Roman" w:cs="Times New Roman"/>
          <w:color w:val="252525"/>
          <w:szCs w:val="24"/>
          <w:shd w:val="clear" w:color="auto" w:fill="FFFFFF"/>
        </w:rPr>
        <w:t>CoAP</w:t>
      </w:r>
      <w:proofErr w:type="spellEnd"/>
      <w:r w:rsidRPr="007676F3">
        <w:rPr>
          <w:rFonts w:eastAsia="Times New Roman" w:cs="Times New Roman"/>
          <w:color w:val="252525"/>
          <w:szCs w:val="24"/>
          <w:shd w:val="clear" w:color="auto" w:fill="FFFFFF"/>
        </w:rPr>
        <w:t xml:space="preserve"> message.</w:t>
      </w:r>
    </w:p>
    <w:p w14:paraId="150C6164"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The following 14 bits are application ID where numbers are used to indicate which app </w:t>
      </w:r>
      <w:proofErr w:type="gramStart"/>
      <w:r w:rsidRPr="007676F3">
        <w:rPr>
          <w:rFonts w:eastAsia="Times New Roman" w:cs="Times New Roman"/>
          <w:color w:val="252525"/>
          <w:szCs w:val="24"/>
          <w:shd w:val="clear" w:color="auto" w:fill="FFFFFF"/>
        </w:rPr>
        <w:t>are</w:t>
      </w:r>
      <w:proofErr w:type="gramEnd"/>
      <w:r w:rsidRPr="007676F3">
        <w:rPr>
          <w:rFonts w:eastAsia="Times New Roman" w:cs="Times New Roman"/>
          <w:color w:val="252525"/>
          <w:szCs w:val="24"/>
          <w:shd w:val="clear" w:color="auto" w:fill="FFFFFF"/>
        </w:rPr>
        <w:t xml:space="preserve"> sending the request. </w:t>
      </w:r>
      <w:proofErr w:type="gramStart"/>
      <w:r w:rsidRPr="007676F3">
        <w:rPr>
          <w:rFonts w:eastAsia="Times New Roman" w:cs="Times New Roman"/>
          <w:color w:val="252525"/>
          <w:szCs w:val="24"/>
          <w:shd w:val="clear" w:color="auto" w:fill="FFFFFF"/>
        </w:rPr>
        <w:t>The arrange</w:t>
      </w:r>
      <w:proofErr w:type="gramEnd"/>
      <w:r w:rsidRPr="007676F3">
        <w:rPr>
          <w:rFonts w:eastAsia="Times New Roman" w:cs="Times New Roman"/>
          <w:color w:val="252525"/>
          <w:szCs w:val="24"/>
          <w:shd w:val="clear" w:color="auto" w:fill="FFFFFF"/>
        </w:rPr>
        <w:t xml:space="preserve"> of the number is from 1 to 16383. </w:t>
      </w:r>
    </w:p>
    <w:p w14:paraId="1700EEAE" w14:textId="77777777" w:rsidR="007676F3" w:rsidRPr="007676F3" w:rsidRDefault="007676F3" w:rsidP="007676F3">
      <w:pPr>
        <w:spacing w:after="24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After </w:t>
      </w:r>
      <w:proofErr w:type="spellStart"/>
      <w:r w:rsidRPr="007676F3">
        <w:rPr>
          <w:rFonts w:eastAsia="Times New Roman" w:cs="Times New Roman"/>
          <w:color w:val="252525"/>
          <w:szCs w:val="24"/>
          <w:shd w:val="clear" w:color="auto" w:fill="FFFFFF"/>
        </w:rPr>
        <w:t>AppID</w:t>
      </w:r>
      <w:proofErr w:type="spellEnd"/>
      <w:r w:rsidRPr="007676F3">
        <w:rPr>
          <w:rFonts w:eastAsia="Times New Roman" w:cs="Times New Roman"/>
          <w:color w:val="252525"/>
          <w:szCs w:val="24"/>
          <w:shd w:val="clear" w:color="auto" w:fill="FFFFFF"/>
        </w:rPr>
        <w:t xml:space="preserve">, the </w:t>
      </w:r>
      <w:proofErr w:type="spellStart"/>
      <w:r w:rsidRPr="007676F3">
        <w:rPr>
          <w:rFonts w:eastAsia="Times New Roman" w:cs="Times New Roman"/>
          <w:color w:val="252525"/>
          <w:szCs w:val="24"/>
          <w:shd w:val="clear" w:color="auto" w:fill="FFFFFF"/>
        </w:rPr>
        <w:t>UserID</w:t>
      </w:r>
      <w:proofErr w:type="spellEnd"/>
      <w:r w:rsidRPr="007676F3">
        <w:rPr>
          <w:rFonts w:eastAsia="Times New Roman" w:cs="Times New Roman"/>
          <w:color w:val="252525"/>
          <w:szCs w:val="24"/>
          <w:shd w:val="clear" w:color="auto" w:fill="FFFFFF"/>
        </w:rPr>
        <w:t xml:space="preserve"> is used to indicate w</w:t>
      </w:r>
      <w:r>
        <w:rPr>
          <w:rFonts w:eastAsia="Times New Roman" w:cs="Times New Roman"/>
          <w:color w:val="252525"/>
          <w:szCs w:val="24"/>
          <w:shd w:val="clear" w:color="auto" w:fill="FFFFFF"/>
        </w:rPr>
        <w:t>h</w:t>
      </w:r>
      <w:r w:rsidRPr="007676F3">
        <w:rPr>
          <w:rFonts w:eastAsia="Times New Roman" w:cs="Times New Roman"/>
          <w:color w:val="252525"/>
          <w:szCs w:val="24"/>
          <w:shd w:val="clear" w:color="auto" w:fill="FFFFFF"/>
        </w:rPr>
        <w:t xml:space="preserve">ich user are sending data.  </w:t>
      </w:r>
      <w:proofErr w:type="gramStart"/>
      <w:r w:rsidRPr="007676F3">
        <w:rPr>
          <w:rFonts w:eastAsia="Times New Roman" w:cs="Times New Roman"/>
          <w:color w:val="252525"/>
          <w:szCs w:val="24"/>
          <w:shd w:val="clear" w:color="auto" w:fill="FFFFFF"/>
        </w:rPr>
        <w:t>The arrange</w:t>
      </w:r>
      <w:proofErr w:type="gramEnd"/>
      <w:r w:rsidRPr="007676F3">
        <w:rPr>
          <w:rFonts w:eastAsia="Times New Roman" w:cs="Times New Roman"/>
          <w:color w:val="252525"/>
          <w:szCs w:val="24"/>
          <w:shd w:val="clear" w:color="auto" w:fill="FFFFFF"/>
        </w:rPr>
        <w:t xml:space="preserve"> of it is from 1 to 65535. </w:t>
      </w:r>
    </w:p>
    <w:p w14:paraId="19D14947" w14:textId="77777777" w:rsidR="00472E7E" w:rsidRPr="00472E7E" w:rsidRDefault="007676F3" w:rsidP="007676F3">
      <w:pPr>
        <w:spacing w:after="240" w:line="360" w:lineRule="auto"/>
        <w:rPr>
          <w:rFonts w:eastAsia="Times New Roman" w:cs="Times New Roman"/>
          <w:szCs w:val="24"/>
        </w:rPr>
      </w:pPr>
      <w:r w:rsidRPr="007676F3">
        <w:rPr>
          <w:rFonts w:eastAsia="Times New Roman" w:cs="Times New Roman"/>
          <w:color w:val="252525"/>
          <w:szCs w:val="24"/>
          <w:shd w:val="clear" w:color="auto" w:fill="FFFFFF"/>
        </w:rPr>
        <w:t xml:space="preserve">So far, we use first 4-bytes of a packet as a header. Therefore, we still have 16 bytes as payload to carry messages. Since </w:t>
      </w:r>
      <w:proofErr w:type="spellStart"/>
      <w:r w:rsidRPr="007676F3">
        <w:rPr>
          <w:rFonts w:eastAsia="Times New Roman" w:cs="Times New Roman"/>
          <w:color w:val="252525"/>
          <w:szCs w:val="24"/>
          <w:shd w:val="clear" w:color="auto" w:fill="FFFFFF"/>
        </w:rPr>
        <w:t>CoAP</w:t>
      </w:r>
      <w:proofErr w:type="spellEnd"/>
      <w:r w:rsidRPr="007676F3">
        <w:rPr>
          <w:rFonts w:eastAsia="Times New Roman" w:cs="Times New Roman"/>
          <w:color w:val="252525"/>
          <w:szCs w:val="24"/>
          <w:shd w:val="clear" w:color="auto" w:fill="FFFFFF"/>
        </w:rPr>
        <w:t xml:space="preserve"> message also has a 4-bytes header, the actual payload of a </w:t>
      </w:r>
      <w:proofErr w:type="spellStart"/>
      <w:r w:rsidRPr="007676F3">
        <w:rPr>
          <w:rFonts w:eastAsia="Times New Roman" w:cs="Times New Roman"/>
          <w:color w:val="252525"/>
          <w:szCs w:val="24"/>
          <w:shd w:val="clear" w:color="auto" w:fill="FFFFFF"/>
        </w:rPr>
        <w:t>CoAP</w:t>
      </w:r>
      <w:proofErr w:type="spellEnd"/>
      <w:r w:rsidRPr="007676F3">
        <w:rPr>
          <w:rFonts w:eastAsia="Times New Roman" w:cs="Times New Roman"/>
          <w:color w:val="252525"/>
          <w:szCs w:val="24"/>
          <w:shd w:val="clear" w:color="auto" w:fill="FFFFFF"/>
        </w:rPr>
        <w:t xml:space="preserve"> message in each packet is 12 bytes.</w:t>
      </w:r>
    </w:p>
    <w:p w14:paraId="0CF4E7E3" w14:textId="77777777" w:rsidR="00385BCE" w:rsidRDefault="00472E7E" w:rsidP="00385BCE">
      <w:pPr>
        <w:keepNext/>
        <w:spacing w:after="0" w:line="360" w:lineRule="auto"/>
        <w:jc w:val="center"/>
      </w:pPr>
      <w:r w:rsidRPr="00472E7E">
        <w:rPr>
          <w:rFonts w:eastAsia="Times New Roman" w:cs="Times New Roman"/>
          <w:noProof/>
          <w:color w:val="252525"/>
          <w:szCs w:val="24"/>
          <w:shd w:val="clear" w:color="auto" w:fill="FFFFFF"/>
          <w:lang w:val="en-US" w:eastAsia="en-US"/>
        </w:rPr>
        <w:lastRenderedPageBreak/>
        <w:drawing>
          <wp:inline distT="0" distB="0" distL="0" distR="0" wp14:anchorId="25F0657C" wp14:editId="12721A92">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14:paraId="2A70A0B2" w14:textId="77777777" w:rsidR="00472E7E" w:rsidRDefault="00385BCE" w:rsidP="00385BCE">
      <w:pPr>
        <w:pStyle w:val="Caption"/>
        <w:rPr>
          <w:rFonts w:eastAsia="Times New Roman" w:cs="Times New Roman"/>
          <w:szCs w:val="24"/>
        </w:rPr>
      </w:pPr>
      <w:bookmarkStart w:id="348" w:name="_Toc449450790"/>
      <w:bookmarkStart w:id="349" w:name="_Toc449949776"/>
      <w:proofErr w:type="gramStart"/>
      <w:r w:rsidRPr="00385BCE">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5</w:t>
      </w:r>
      <w:r w:rsidR="003B3445">
        <w:rPr>
          <w:color w:val="000000" w:themeColor="text1"/>
        </w:rPr>
        <w:fldChar w:fldCharType="end"/>
      </w:r>
      <w:r>
        <w:t xml:space="preserve"> </w:t>
      </w:r>
      <w:r w:rsidRPr="00472E7E">
        <w:rPr>
          <w:rFonts w:eastAsia="Times New Roman" w:cs="Times New Roman"/>
          <w:color w:val="252525"/>
          <w:szCs w:val="24"/>
          <w:shd w:val="clear" w:color="auto" w:fill="FFFFFF"/>
        </w:rPr>
        <w:t>Packet Structure</w:t>
      </w:r>
      <w:bookmarkEnd w:id="348"/>
      <w:bookmarkEnd w:id="349"/>
      <w:r>
        <w:rPr>
          <w:rFonts w:eastAsia="Times New Roman" w:cs="Times New Roman"/>
          <w:szCs w:val="24"/>
        </w:rPr>
        <w:t xml:space="preserve"> </w:t>
      </w:r>
    </w:p>
    <w:p w14:paraId="3DD18D1A" w14:textId="77777777" w:rsidR="00EB60C3" w:rsidRPr="00EB60C3" w:rsidRDefault="00EB60C3" w:rsidP="00EB60C3"/>
    <w:p w14:paraId="2B1F0061" w14:textId="77777777" w:rsidR="00472E7E" w:rsidRPr="00472E7E" w:rsidRDefault="00472E7E" w:rsidP="00177A7C">
      <w:pPr>
        <w:pStyle w:val="Heading2"/>
      </w:pPr>
      <w:bookmarkStart w:id="350" w:name="_Toc449949737"/>
      <w:r w:rsidRPr="003C7FB5">
        <w:t>4.5 Virtual Resource</w:t>
      </w:r>
      <w:bookmarkEnd w:id="350"/>
    </w:p>
    <w:p w14:paraId="5F5E4C39" w14:textId="77777777" w:rsidR="007676F3" w:rsidRPr="007676F3" w:rsidRDefault="007676F3" w:rsidP="007676F3">
      <w:pPr>
        <w:spacing w:after="0" w:line="360" w:lineRule="auto"/>
        <w:rPr>
          <w:rFonts w:eastAsia="Times New Roman" w:cs="Times New Roman"/>
          <w:color w:val="252525"/>
          <w:szCs w:val="24"/>
          <w:shd w:val="clear" w:color="auto" w:fill="FFFFFF"/>
        </w:rPr>
      </w:pPr>
      <w:r w:rsidRPr="007676F3">
        <w:rPr>
          <w:rFonts w:eastAsia="Times New Roman" w:cs="Times New Roman"/>
          <w:color w:val="252525"/>
          <w:szCs w:val="24"/>
          <w:shd w:val="clear" w:color="auto" w:fill="FFFFFF"/>
        </w:rPr>
        <w:t xml:space="preserve">In standard </w:t>
      </w:r>
      <w:proofErr w:type="spellStart"/>
      <w:r w:rsidRPr="007676F3">
        <w:rPr>
          <w:rFonts w:eastAsia="Times New Roman" w:cs="Times New Roman"/>
          <w:color w:val="252525"/>
          <w:szCs w:val="24"/>
          <w:shd w:val="clear" w:color="auto" w:fill="FFFFFF"/>
        </w:rPr>
        <w:t>CoAP</w:t>
      </w:r>
      <w:proofErr w:type="spellEnd"/>
      <w:r w:rsidRPr="007676F3">
        <w:rPr>
          <w:rFonts w:eastAsia="Times New Roman" w:cs="Times New Roman"/>
          <w:color w:val="252525"/>
          <w:szCs w:val="24"/>
          <w:shd w:val="clear" w:color="auto" w:fill="FFFFFF"/>
        </w:rPr>
        <w:t xml:space="preserve"> protocol, all request and response are based on a resource on a device. In this scenario, resources are binding on one device. However, in many cases, the one mechanism needs to gather same data from different devices for minimum errors of sensors. Moreover, the data collect </w:t>
      </w:r>
      <w:proofErr w:type="spellStart"/>
      <w:r w:rsidRPr="007676F3">
        <w:rPr>
          <w:rFonts w:eastAsia="Times New Roman" w:cs="Times New Roman"/>
          <w:color w:val="252525"/>
          <w:szCs w:val="24"/>
          <w:shd w:val="clear" w:color="auto" w:fill="FFFFFF"/>
        </w:rPr>
        <w:t>behavior</w:t>
      </w:r>
      <w:proofErr w:type="spellEnd"/>
      <w:r w:rsidRPr="007676F3">
        <w:rPr>
          <w:rFonts w:eastAsia="Times New Roman" w:cs="Times New Roman"/>
          <w:color w:val="252525"/>
          <w:szCs w:val="24"/>
          <w:shd w:val="clear" w:color="auto" w:fill="FFFFFF"/>
        </w:rPr>
        <w:t xml:space="preserve"> may have a timeout property to guarantee performance. Since more and more cheap sensors are available in the market, we can safely say this need will increase. </w:t>
      </w:r>
    </w:p>
    <w:p w14:paraId="3F9F0F62" w14:textId="77777777" w:rsidR="00472E7E" w:rsidRPr="00472E7E" w:rsidRDefault="007676F3" w:rsidP="007676F3">
      <w:pPr>
        <w:spacing w:after="0" w:line="360" w:lineRule="auto"/>
        <w:rPr>
          <w:rFonts w:eastAsia="Times New Roman" w:cs="Times New Roman"/>
          <w:szCs w:val="24"/>
        </w:rPr>
      </w:pPr>
      <w:r w:rsidRPr="007676F3">
        <w:rPr>
          <w:rFonts w:eastAsia="Times New Roman" w:cs="Times New Roman"/>
          <w:color w:val="252525"/>
          <w:szCs w:val="24"/>
          <w:shd w:val="clear" w:color="auto" w:fill="FFFFFF"/>
        </w:rPr>
        <w:t xml:space="preserve">In the proposed architecture, we implemented a virtual resource mechanism to </w:t>
      </w:r>
      <w:r>
        <w:rPr>
          <w:rFonts w:eastAsia="Times New Roman" w:cs="Times New Roman"/>
          <w:color w:val="252525"/>
          <w:szCs w:val="24"/>
          <w:shd w:val="clear" w:color="auto" w:fill="FFFFFF"/>
        </w:rPr>
        <w:t>meet the need of multi-sampling</w:t>
      </w:r>
      <w:r w:rsidR="004C6416">
        <w:rPr>
          <w:rFonts w:eastAsia="Times New Roman" w:cs="Times New Roman"/>
          <w:color w:val="252525"/>
          <w:szCs w:val="24"/>
          <w:shd w:val="clear" w:color="auto" w:fill="FFFFFF"/>
        </w:rPr>
        <w:t>.</w:t>
      </w:r>
    </w:p>
    <w:p w14:paraId="541DF2EC" w14:textId="77777777"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14:paraId="1BFD3D26" w14:textId="77777777" w:rsidR="004330CD" w:rsidRDefault="008B144F" w:rsidP="004330CD">
      <w:pPr>
        <w:keepNext/>
        <w:spacing w:after="0" w:line="360" w:lineRule="auto"/>
        <w:jc w:val="center"/>
      </w:pPr>
      <w:r>
        <w:rPr>
          <w:noProof/>
          <w:lang w:val="en-US" w:eastAsia="en-US"/>
        </w:rPr>
        <w:lastRenderedPageBreak/>
        <w:drawing>
          <wp:inline distT="0" distB="0" distL="0" distR="0" wp14:anchorId="3E720252" wp14:editId="36CFCEDE">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0971" cy="3557151"/>
                    </a:xfrm>
                    <a:prstGeom prst="rect">
                      <a:avLst/>
                    </a:prstGeom>
                  </pic:spPr>
                </pic:pic>
              </a:graphicData>
            </a:graphic>
          </wp:inline>
        </w:drawing>
      </w:r>
    </w:p>
    <w:p w14:paraId="5D1FA67B" w14:textId="77777777" w:rsidR="00472E7E" w:rsidRDefault="004330CD" w:rsidP="004330CD">
      <w:pPr>
        <w:pStyle w:val="Caption"/>
        <w:rPr>
          <w:rFonts w:eastAsia="Times New Roman" w:cs="Times New Roman"/>
          <w:szCs w:val="24"/>
        </w:rPr>
      </w:pPr>
      <w:bookmarkStart w:id="351" w:name="_Toc449450791"/>
      <w:bookmarkStart w:id="352" w:name="_Toc449949777"/>
      <w:proofErr w:type="gramStart"/>
      <w:r w:rsidRPr="004330CD">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t xml:space="preserve"> </w:t>
      </w:r>
      <w:r w:rsidRPr="00472E7E">
        <w:rPr>
          <w:rFonts w:eastAsia="Times New Roman" w:cs="Times New Roman"/>
          <w:color w:val="252525"/>
          <w:szCs w:val="24"/>
          <w:shd w:val="clear" w:color="auto" w:fill="FFFFFF"/>
        </w:rPr>
        <w:t>Virtual Resource Mechanism</w:t>
      </w:r>
      <w:bookmarkEnd w:id="351"/>
      <w:bookmarkEnd w:id="352"/>
      <w:r>
        <w:rPr>
          <w:rFonts w:eastAsia="Times New Roman" w:cs="Times New Roman"/>
          <w:szCs w:val="24"/>
        </w:rPr>
        <w:t xml:space="preserve"> </w:t>
      </w:r>
    </w:p>
    <w:p w14:paraId="2242A80F" w14:textId="77777777" w:rsidR="004330CD" w:rsidRPr="004330CD" w:rsidRDefault="004330CD" w:rsidP="004330CD"/>
    <w:p w14:paraId="72360616"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above </w:t>
      </w:r>
      <w:r w:rsidR="00EF220C">
        <w:rPr>
          <w:rFonts w:eastAsia="Times New Roman" w:cs="Times New Roman"/>
          <w:color w:val="252525"/>
          <w:szCs w:val="24"/>
          <w:shd w:val="clear" w:color="auto" w:fill="FFFFFF"/>
        </w:rPr>
        <w:t>chart</w:t>
      </w:r>
      <w:r w:rsidRPr="00472E7E">
        <w:rPr>
          <w:rFonts w:eastAsia="Times New Roman" w:cs="Times New Roman"/>
          <w:color w:val="252525"/>
          <w:szCs w:val="24"/>
          <w:shd w:val="clear" w:color="auto" w:fill="FFFFFF"/>
        </w:rPr>
        <w:t xml:space="preserve">, in the view of resources, all involved devices are resource containers. The device A broadcast a request (request the value of virtual resource 100) to all connected devices. In device </w:t>
      </w:r>
      <w:r w:rsidR="004C6416" w:rsidRPr="00472E7E">
        <w:rPr>
          <w:rFonts w:eastAsia="Times New Roman" w:cs="Times New Roman"/>
          <w:color w:val="252525"/>
          <w:szCs w:val="24"/>
          <w:shd w:val="clear" w:color="auto" w:fill="FFFFFF"/>
        </w:rPr>
        <w:t>B, it</w:t>
      </w:r>
      <w:r w:rsidRPr="00472E7E">
        <w:rPr>
          <w:rFonts w:eastAsia="Times New Roman" w:cs="Times New Roman"/>
          <w:color w:val="252525"/>
          <w:szCs w:val="24"/>
          <w:shd w:val="clear" w:color="auto" w:fill="FFFFFF"/>
        </w:rPr>
        <w:t xml:space="preserve"> </w:t>
      </w:r>
      <w:r w:rsidR="004C6416" w:rsidRPr="00472E7E">
        <w:rPr>
          <w:rFonts w:eastAsia="Times New Roman" w:cs="Times New Roman"/>
          <w:color w:val="252525"/>
          <w:szCs w:val="24"/>
          <w:shd w:val="clear" w:color="auto" w:fill="FFFFFF"/>
        </w:rPr>
        <w:t>does</w:t>
      </w:r>
      <w:r w:rsidRPr="00472E7E">
        <w:rPr>
          <w:rFonts w:eastAsia="Times New Roman" w:cs="Times New Roman"/>
          <w:color w:val="252525"/>
          <w:szCs w:val="24"/>
          <w:shd w:val="clear" w:color="auto" w:fill="FFFFFF"/>
        </w:rPr>
        <w:t xml:space="preserve"> not respond the request because resource </w:t>
      </w:r>
      <w:r w:rsidR="004C6416" w:rsidRPr="00472E7E">
        <w:rPr>
          <w:rFonts w:eastAsia="Times New Roman" w:cs="Times New Roman"/>
          <w:color w:val="252525"/>
          <w:szCs w:val="24"/>
          <w:shd w:val="clear" w:color="auto" w:fill="FFFFFF"/>
        </w:rPr>
        <w:t>100 is</w:t>
      </w:r>
      <w:r w:rsidRPr="00472E7E">
        <w:rPr>
          <w:rFonts w:eastAsia="Times New Roman" w:cs="Times New Roman"/>
          <w:color w:val="252525"/>
          <w:szCs w:val="24"/>
          <w:shd w:val="clear" w:color="auto" w:fill="FFFFFF"/>
        </w:rPr>
        <w:t xml:space="preserve"> not available. The </w:t>
      </w:r>
      <w:proofErr w:type="gramStart"/>
      <w:r w:rsidRPr="00472E7E">
        <w:rPr>
          <w:rFonts w:eastAsia="Times New Roman" w:cs="Times New Roman"/>
          <w:color w:val="252525"/>
          <w:szCs w:val="24"/>
          <w:shd w:val="clear" w:color="auto" w:fill="FFFFFF"/>
        </w:rPr>
        <w:t>device C successfully return</w:t>
      </w:r>
      <w:proofErr w:type="gramEnd"/>
      <w:r w:rsidRPr="00472E7E">
        <w:rPr>
          <w:rFonts w:eastAsia="Times New Roman" w:cs="Times New Roman"/>
          <w:color w:val="252525"/>
          <w:szCs w:val="24"/>
          <w:shd w:val="clear" w:color="auto" w:fill="FFFFFF"/>
        </w:rPr>
        <w:t xml:space="preserve"> the value of resource 100. The </w:t>
      </w:r>
      <w:proofErr w:type="gramStart"/>
      <w:r w:rsidRPr="00472E7E">
        <w:rPr>
          <w:rFonts w:eastAsia="Times New Roman" w:cs="Times New Roman"/>
          <w:color w:val="252525"/>
          <w:szCs w:val="24"/>
          <w:shd w:val="clear" w:color="auto" w:fill="FFFFFF"/>
        </w:rPr>
        <w:t>device D have</w:t>
      </w:r>
      <w:proofErr w:type="gramEnd"/>
      <w:r w:rsidRPr="00472E7E">
        <w:rPr>
          <w:rFonts w:eastAsia="Times New Roman" w:cs="Times New Roman"/>
          <w:color w:val="252525"/>
          <w:szCs w:val="24"/>
          <w:shd w:val="clear" w:color="auto" w:fill="FFFFFF"/>
        </w:rPr>
        <w:t xml:space="preserve"> resource 100 but it did not respond in time. Therefore, the device A will receive one return.</w:t>
      </w:r>
    </w:p>
    <w:p w14:paraId="1D947481" w14:textId="77777777" w:rsidR="00472E7E" w:rsidRPr="00472E7E" w:rsidRDefault="00472E7E" w:rsidP="00C57EB0">
      <w:pPr>
        <w:spacing w:after="0" w:line="360" w:lineRule="auto"/>
        <w:rPr>
          <w:rFonts w:eastAsia="Times New Roman" w:cs="Times New Roman"/>
          <w:szCs w:val="24"/>
        </w:rPr>
      </w:pPr>
    </w:p>
    <w:p w14:paraId="63462BBD" w14:textId="77777777" w:rsidR="00472E7E" w:rsidRPr="00472E7E" w:rsidRDefault="001B362F" w:rsidP="00C57EB0">
      <w:pPr>
        <w:spacing w:after="0" w:line="360" w:lineRule="auto"/>
        <w:rPr>
          <w:rFonts w:eastAsia="Times New Roman" w:cs="Times New Roman"/>
          <w:szCs w:val="24"/>
        </w:rPr>
      </w:pPr>
      <w:r w:rsidRPr="001B362F">
        <w:rPr>
          <w:rFonts w:eastAsia="Times New Roman" w:cs="Times New Roman"/>
          <w:color w:val="252525"/>
          <w:szCs w:val="24"/>
          <w:shd w:val="clear" w:color="auto" w:fill="FFFFFF"/>
        </w:rPr>
        <w:t xml:space="preserve">The virtual resource is achieved by introducing a timer to wait for return values </w:t>
      </w:r>
      <w:r>
        <w:rPr>
          <w:rFonts w:eastAsia="Times New Roman" w:cs="Times New Roman"/>
          <w:color w:val="252525"/>
          <w:szCs w:val="24"/>
          <w:shd w:val="clear" w:color="auto" w:fill="FFFFFF"/>
        </w:rPr>
        <w:t>from connected device</w:t>
      </w:r>
      <w:r w:rsidR="00012C52">
        <w:rPr>
          <w:rFonts w:eastAsia="Times New Roman" w:cs="Times New Roman"/>
          <w:color w:val="252525"/>
          <w:szCs w:val="24"/>
          <w:shd w:val="clear" w:color="auto" w:fill="FFFFFF"/>
        </w:rPr>
        <w:t>s</w:t>
      </w:r>
      <w:r w:rsidR="00472E7E" w:rsidRPr="00472E7E">
        <w:rPr>
          <w:rFonts w:eastAsia="Times New Roman" w:cs="Times New Roman"/>
          <w:color w:val="252525"/>
          <w:szCs w:val="24"/>
          <w:shd w:val="clear" w:color="auto" w:fill="FFFFFF"/>
        </w:rPr>
        <w:t>.</w:t>
      </w:r>
    </w:p>
    <w:p w14:paraId="1608D851" w14:textId="77777777" w:rsidR="00472E7E" w:rsidRPr="00472E7E" w:rsidRDefault="00472E7E" w:rsidP="00177A7C">
      <w:pPr>
        <w:pStyle w:val="Heading2"/>
      </w:pPr>
      <w:bookmarkStart w:id="353" w:name="_Toc449949738"/>
      <w:r w:rsidRPr="00EE7F83">
        <w:t>4.6 Detail Design</w:t>
      </w:r>
      <w:bookmarkEnd w:id="353"/>
    </w:p>
    <w:p w14:paraId="6C5F490E" w14:textId="77777777" w:rsidR="00472E7E" w:rsidRPr="00472E7E" w:rsidRDefault="00472E7E" w:rsidP="00177A7C">
      <w:pPr>
        <w:pStyle w:val="Heading3"/>
      </w:pPr>
      <w:bookmarkStart w:id="354" w:name="_Toc449949739"/>
      <w:r w:rsidRPr="00EE7F83">
        <w:t>4.6.1 Application Layer</w:t>
      </w:r>
      <w:bookmarkEnd w:id="354"/>
    </w:p>
    <w:p w14:paraId="1E828FAE"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in previous chapter, </w:t>
      </w:r>
      <w:r w:rsidR="004C6416"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application layer of proposed architecture consists of process component and network component. </w:t>
      </w:r>
    </w:p>
    <w:p w14:paraId="11CEC7C7" w14:textId="77777777" w:rsidR="00472E7E" w:rsidRPr="00472E7E" w:rsidRDefault="00472E7E" w:rsidP="00C57EB0">
      <w:pPr>
        <w:spacing w:after="0" w:line="360" w:lineRule="auto"/>
        <w:rPr>
          <w:rFonts w:eastAsia="Times New Roman" w:cs="Times New Roman"/>
          <w:szCs w:val="24"/>
        </w:rPr>
      </w:pPr>
    </w:p>
    <w:p w14:paraId="44D2CE4C" w14:textId="77777777" w:rsidR="00472E7E" w:rsidRPr="00472E7E" w:rsidRDefault="008924E7" w:rsidP="00C57EB0">
      <w:pPr>
        <w:spacing w:after="0" w:line="360" w:lineRule="auto"/>
        <w:rPr>
          <w:rFonts w:eastAsia="Times New Roman" w:cs="Times New Roman"/>
          <w:szCs w:val="24"/>
        </w:rPr>
      </w:pPr>
      <w:proofErr w:type="gramStart"/>
      <w:r>
        <w:rPr>
          <w:rFonts w:eastAsia="Times New Roman" w:cs="Times New Roman"/>
          <w:color w:val="252525"/>
          <w:szCs w:val="24"/>
          <w:shd w:val="clear" w:color="auto" w:fill="FFFFFF"/>
        </w:rPr>
        <w:lastRenderedPageBreak/>
        <w:t xml:space="preserve">Me and </w:t>
      </w:r>
      <w:proofErr w:type="spellStart"/>
      <w:r w:rsidR="00472E7E" w:rsidRPr="00472E7E">
        <w:rPr>
          <w:rFonts w:eastAsia="Times New Roman" w:cs="Times New Roman"/>
          <w:color w:val="252525"/>
          <w:szCs w:val="24"/>
          <w:shd w:val="clear" w:color="auto" w:fill="FFFFFF"/>
        </w:rPr>
        <w:t>XiaoDan.Li</w:t>
      </w:r>
      <w:proofErr w:type="spellEnd"/>
      <w:proofErr w:type="gramEnd"/>
      <w:r w:rsidR="00472E7E" w:rsidRPr="00472E7E">
        <w:rPr>
          <w:rFonts w:eastAsia="Times New Roman" w:cs="Times New Roman"/>
          <w:color w:val="252525"/>
          <w:szCs w:val="24"/>
          <w:shd w:val="clear" w:color="auto" w:fill="FFFFFF"/>
        </w:rPr>
        <w:t xml:space="preserve"> designed the </w:t>
      </w:r>
      <w:r w:rsidR="004C6416" w:rsidRPr="00472E7E">
        <w:rPr>
          <w:rFonts w:eastAsia="Times New Roman" w:cs="Times New Roman"/>
          <w:color w:val="252525"/>
          <w:szCs w:val="24"/>
          <w:shd w:val="clear" w:color="auto" w:fill="FFFFFF"/>
        </w:rPr>
        <w:t>application</w:t>
      </w:r>
      <w:r w:rsidR="00472E7E" w:rsidRPr="00472E7E">
        <w:rPr>
          <w:rFonts w:eastAsia="Times New Roman" w:cs="Times New Roman"/>
          <w:color w:val="252525"/>
          <w:szCs w:val="24"/>
          <w:shd w:val="clear" w:color="auto" w:fill="FFFFFF"/>
        </w:rPr>
        <w:t xml:space="preserve"> layer and</w:t>
      </w:r>
      <w:r w:rsidR="004C6416">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 xml:space="preserve">implemented </w:t>
      </w:r>
      <w:r w:rsidR="004C6416">
        <w:rPr>
          <w:rFonts w:eastAsia="Times New Roman" w:cs="Times New Roman"/>
          <w:color w:val="252525"/>
          <w:szCs w:val="24"/>
          <w:shd w:val="clear" w:color="auto" w:fill="FFFFFF"/>
        </w:rPr>
        <w:t>its</w:t>
      </w:r>
      <w:r w:rsidR="004C6416" w:rsidRPr="00472E7E">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process component</w:t>
      </w:r>
      <w:r w:rsidR="004C6416">
        <w:rPr>
          <w:rFonts w:eastAsia="Times New Roman" w:cs="Times New Roman"/>
          <w:color w:val="252525"/>
          <w:szCs w:val="24"/>
          <w:shd w:val="clear" w:color="auto" w:fill="FFFFFF"/>
        </w:rPr>
        <w:t>.</w:t>
      </w:r>
      <w:r w:rsidR="00472E7E" w:rsidRPr="00472E7E">
        <w:rPr>
          <w:rFonts w:eastAsia="Times New Roman" w:cs="Times New Roman"/>
          <w:color w:val="252525"/>
          <w:szCs w:val="24"/>
          <w:shd w:val="clear" w:color="auto" w:fill="FFFFFF"/>
        </w:rPr>
        <w:t xml:space="preserve"> </w:t>
      </w:r>
    </w:p>
    <w:p w14:paraId="66410B81" w14:textId="77777777" w:rsidR="00472E7E" w:rsidRPr="00472E7E" w:rsidRDefault="00472E7E" w:rsidP="00C57EB0">
      <w:pPr>
        <w:spacing w:after="0" w:line="360" w:lineRule="auto"/>
        <w:rPr>
          <w:rFonts w:eastAsia="Times New Roman" w:cs="Times New Roman"/>
          <w:szCs w:val="24"/>
        </w:rPr>
      </w:pPr>
    </w:p>
    <w:p w14:paraId="68634228" w14:textId="77777777" w:rsidR="00472E7E" w:rsidRPr="00472E7E" w:rsidRDefault="008924E7" w:rsidP="00C57EB0">
      <w:pPr>
        <w:spacing w:after="0" w:line="360" w:lineRule="auto"/>
        <w:rPr>
          <w:rFonts w:eastAsia="Times New Roman" w:cs="Times New Roman"/>
          <w:szCs w:val="24"/>
        </w:rPr>
      </w:pPr>
      <w:r w:rsidRPr="008924E7">
        <w:rPr>
          <w:rFonts w:eastAsia="Times New Roman" w:cs="Times New Roman"/>
          <w:color w:val="252525"/>
          <w:szCs w:val="24"/>
          <w:shd w:val="clear" w:color="auto" w:fill="FFFFFF"/>
        </w:rPr>
        <w:t>We will discuss the details design of tho</w:t>
      </w:r>
      <w:r>
        <w:rPr>
          <w:rFonts w:eastAsia="Times New Roman" w:cs="Times New Roman"/>
          <w:color w:val="252525"/>
          <w:szCs w:val="24"/>
          <w:shd w:val="clear" w:color="auto" w:fill="FFFFFF"/>
        </w:rPr>
        <w:t>se two in the following section</w:t>
      </w:r>
      <w:r w:rsidR="00472E7E" w:rsidRPr="00472E7E">
        <w:rPr>
          <w:rFonts w:eastAsia="Times New Roman" w:cs="Times New Roman"/>
          <w:color w:val="252525"/>
          <w:szCs w:val="24"/>
          <w:shd w:val="clear" w:color="auto" w:fill="FFFFFF"/>
        </w:rPr>
        <w:t xml:space="preserve">. </w:t>
      </w:r>
    </w:p>
    <w:p w14:paraId="42EDE0C2" w14:textId="77777777" w:rsidR="00472E7E" w:rsidRPr="00EE7F83" w:rsidRDefault="00472E7E" w:rsidP="00C57EB0">
      <w:pPr>
        <w:pStyle w:val="Heading4"/>
        <w:spacing w:line="360" w:lineRule="auto"/>
        <w:rPr>
          <w:rFonts w:ascii="Times New Roman" w:eastAsia="Times New Roman" w:hAnsi="Times New Roman" w:cs="Times New Roman"/>
          <w:szCs w:val="24"/>
        </w:rPr>
      </w:pPr>
      <w:r w:rsidRPr="00EE7F83">
        <w:rPr>
          <w:rFonts w:ascii="Times New Roman" w:eastAsia="Times New Roman" w:hAnsi="Times New Roman" w:cs="Times New Roman"/>
          <w:b/>
          <w:bCs/>
          <w:color w:val="252525"/>
          <w:szCs w:val="24"/>
          <w:shd w:val="clear" w:color="auto" w:fill="FFFFFF"/>
        </w:rPr>
        <w:t>4.6.1.1 Process Component</w:t>
      </w:r>
    </w:p>
    <w:p w14:paraId="3AD43F5B" w14:textId="77777777" w:rsidR="00472E7E" w:rsidRPr="00472E7E" w:rsidRDefault="00686628" w:rsidP="00C57EB0">
      <w:pPr>
        <w:spacing w:after="0" w:line="360" w:lineRule="auto"/>
        <w:rPr>
          <w:rFonts w:eastAsia="Times New Roman" w:cs="Times New Roman"/>
          <w:szCs w:val="24"/>
        </w:rPr>
      </w:pPr>
      <w:r w:rsidRPr="00686628">
        <w:rPr>
          <w:rFonts w:eastAsia="Times New Roman" w:cs="Times New Roman"/>
          <w:color w:val="252525"/>
          <w:szCs w:val="24"/>
          <w:shd w:val="clear" w:color="auto" w:fill="FFFFFF"/>
        </w:rPr>
        <w:t xml:space="preserve">The process component defines how the user communicates with underlying architecture. As mentioned above, the application focuses on </w:t>
      </w:r>
      <w:proofErr w:type="spellStart"/>
      <w:r w:rsidRPr="00686628">
        <w:rPr>
          <w:rFonts w:eastAsia="Times New Roman" w:cs="Times New Roman"/>
          <w:color w:val="252525"/>
          <w:szCs w:val="24"/>
          <w:shd w:val="clear" w:color="auto" w:fill="FFFFFF"/>
        </w:rPr>
        <w:t>behaviors’</w:t>
      </w:r>
      <w:proofErr w:type="spellEnd"/>
      <w:r w:rsidRPr="00686628">
        <w:rPr>
          <w:rFonts w:eastAsia="Times New Roman" w:cs="Times New Roman"/>
          <w:color w:val="252525"/>
          <w:szCs w:val="24"/>
          <w:shd w:val="clear" w:color="auto" w:fill="FFFFFF"/>
        </w:rPr>
        <w:t xml:space="preserve"> define and management, which means instead of taking care about how to send out a message or how to prune into an appropriate format. It focuses on loading balance as well as </w:t>
      </w:r>
      <w:proofErr w:type="gramStart"/>
      <w:r w:rsidRPr="00686628">
        <w:rPr>
          <w:rFonts w:eastAsia="Times New Roman" w:cs="Times New Roman"/>
          <w:color w:val="252525"/>
          <w:szCs w:val="24"/>
          <w:shd w:val="clear" w:color="auto" w:fill="FFFFFF"/>
        </w:rPr>
        <w:t>define</w:t>
      </w:r>
      <w:proofErr w:type="gramEnd"/>
      <w:r w:rsidRPr="00686628">
        <w:rPr>
          <w:rFonts w:eastAsia="Times New Roman" w:cs="Times New Roman"/>
          <w:color w:val="252525"/>
          <w:szCs w:val="24"/>
          <w:shd w:val="clear" w:color="auto" w:fill="FFFFFF"/>
        </w:rPr>
        <w:t xml:space="preserve"> of actions and target. There are five basic functions</w:t>
      </w:r>
      <w:r>
        <w:rPr>
          <w:rFonts w:eastAsia="Times New Roman" w:cs="Times New Roman"/>
          <w:color w:val="252525"/>
          <w:szCs w:val="24"/>
          <w:shd w:val="clear" w:color="auto" w:fill="FFFFFF"/>
        </w:rPr>
        <w:t>:</w:t>
      </w:r>
    </w:p>
    <w:p w14:paraId="7B8F4778" w14:textId="77777777" w:rsidR="00472E7E" w:rsidRPr="00472E7E" w:rsidRDefault="00472E7E" w:rsidP="00C57EB0">
      <w:pPr>
        <w:spacing w:after="0" w:line="360" w:lineRule="auto"/>
        <w:rPr>
          <w:rFonts w:eastAsia="Times New Roman" w:cs="Times New Roman"/>
          <w:szCs w:val="24"/>
        </w:rPr>
      </w:pPr>
    </w:p>
    <w:p w14:paraId="42B5B663" w14:textId="77777777" w:rsidR="00472E7E" w:rsidRPr="00472E7E" w:rsidRDefault="00052305" w:rsidP="00686628">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Pr>
          <w:rFonts w:eastAsia="Times New Roman" w:cs="Times New Roman"/>
          <w:color w:val="252525"/>
          <w:szCs w:val="24"/>
          <w:shd w:val="clear" w:color="auto" w:fill="FFFFFF"/>
        </w:rPr>
        <w:t>I</w:t>
      </w:r>
      <w:r w:rsidR="00472E7E" w:rsidRPr="00472E7E">
        <w:rPr>
          <w:rFonts w:eastAsia="Times New Roman" w:cs="Times New Roman"/>
          <w:color w:val="252525"/>
          <w:szCs w:val="24"/>
          <w:shd w:val="clear" w:color="auto" w:fill="FFFFFF"/>
        </w:rPr>
        <w:t>nitReceiver</w:t>
      </w:r>
      <w:proofErr w:type="spellEnd"/>
      <w:r w:rsidR="00472E7E" w:rsidRPr="00472E7E">
        <w:rPr>
          <w:rFonts w:eastAsia="Times New Roman" w:cs="Times New Roman"/>
          <w:color w:val="252525"/>
          <w:szCs w:val="24"/>
          <w:shd w:val="clear" w:color="auto" w:fill="FFFFFF"/>
        </w:rPr>
        <w:t xml:space="preserve">: </w:t>
      </w:r>
      <w:r w:rsidR="00686628" w:rsidRPr="00686628">
        <w:rPr>
          <w:rFonts w:eastAsia="Times New Roman" w:cs="Times New Roman"/>
          <w:color w:val="252525"/>
          <w:szCs w:val="24"/>
          <w:shd w:val="clear" w:color="auto" w:fill="FFFFFF"/>
        </w:rPr>
        <w:t>In this function user defines actions when received messages are delivered into the application layer. If you do not want to customize it, the architecture will send a message to a default data handler</w:t>
      </w:r>
      <w:r w:rsidR="00472E7E" w:rsidRPr="00472E7E">
        <w:rPr>
          <w:rFonts w:eastAsia="Times New Roman" w:cs="Times New Roman"/>
          <w:color w:val="252525"/>
          <w:szCs w:val="24"/>
          <w:shd w:val="clear" w:color="auto" w:fill="FFFFFF"/>
        </w:rPr>
        <w:t>.</w:t>
      </w:r>
    </w:p>
    <w:p w14:paraId="5022CE1A" w14:textId="77777777" w:rsidR="00472E7E" w:rsidRPr="00472E7E" w:rsidRDefault="00472E7E" w:rsidP="00640B85">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InitProcessor</w:t>
      </w:r>
      <w:proofErr w:type="spellEnd"/>
      <w:r w:rsidRPr="00472E7E">
        <w:rPr>
          <w:rFonts w:eastAsia="Times New Roman" w:cs="Times New Roman"/>
          <w:color w:val="252525"/>
          <w:szCs w:val="24"/>
          <w:shd w:val="clear" w:color="auto" w:fill="FFFFFF"/>
        </w:rPr>
        <w:t xml:space="preserve">: </w:t>
      </w:r>
      <w:r w:rsidR="00640B85" w:rsidRPr="00640B85">
        <w:rPr>
          <w:rFonts w:eastAsia="Times New Roman" w:cs="Times New Roman"/>
          <w:color w:val="252525"/>
          <w:szCs w:val="24"/>
          <w:shd w:val="clear" w:color="auto" w:fill="FFFFFF"/>
        </w:rPr>
        <w:t xml:space="preserve">By implement this function, a user can create numbers of threads to handle received </w:t>
      </w:r>
      <w:proofErr w:type="spellStart"/>
      <w:r w:rsidR="00640B85" w:rsidRPr="00640B85">
        <w:rPr>
          <w:rFonts w:eastAsia="Times New Roman" w:cs="Times New Roman"/>
          <w:color w:val="252525"/>
          <w:szCs w:val="24"/>
          <w:shd w:val="clear" w:color="auto" w:fill="FFFFFF"/>
        </w:rPr>
        <w:t>CoAP</w:t>
      </w:r>
      <w:proofErr w:type="spellEnd"/>
      <w:r w:rsidR="00640B85" w:rsidRPr="00640B85">
        <w:rPr>
          <w:rFonts w:eastAsia="Times New Roman" w:cs="Times New Roman"/>
          <w:color w:val="252525"/>
          <w:szCs w:val="24"/>
          <w:shd w:val="clear" w:color="auto" w:fill="FFFFFF"/>
        </w:rPr>
        <w:t xml:space="preserve"> request. Those threads will execute predefined actions of a specific resource</w:t>
      </w:r>
      <w:r w:rsidRPr="00472E7E">
        <w:rPr>
          <w:rFonts w:eastAsia="Times New Roman" w:cs="Times New Roman"/>
          <w:color w:val="252525"/>
          <w:szCs w:val="24"/>
          <w:shd w:val="clear" w:color="auto" w:fill="FFFFFF"/>
        </w:rPr>
        <w:t>.</w:t>
      </w:r>
    </w:p>
    <w:p w14:paraId="6249A8FD" w14:textId="77777777" w:rsidR="00472E7E" w:rsidRPr="00472E7E" w:rsidRDefault="00472E7E" w:rsidP="00052305">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InitSender</w:t>
      </w:r>
      <w:proofErr w:type="spellEnd"/>
      <w:r w:rsidRPr="00472E7E">
        <w:rPr>
          <w:rFonts w:eastAsia="Times New Roman" w:cs="Times New Roman"/>
          <w:color w:val="252525"/>
          <w:szCs w:val="24"/>
          <w:shd w:val="clear" w:color="auto" w:fill="FFFFFF"/>
        </w:rPr>
        <w:t xml:space="preserve">: </w:t>
      </w:r>
      <w:r w:rsidR="00052305" w:rsidRPr="00052305">
        <w:rPr>
          <w:rFonts w:eastAsia="Times New Roman" w:cs="Times New Roman"/>
          <w:color w:val="252525"/>
          <w:szCs w:val="24"/>
          <w:shd w:val="clear" w:color="auto" w:fill="FFFFFF"/>
        </w:rPr>
        <w:t>Since multiple threads are available to process a request, the architecture also can create one or more thread to send out messages</w:t>
      </w:r>
      <w:r w:rsidRPr="00472E7E">
        <w:rPr>
          <w:rFonts w:eastAsia="Times New Roman" w:cs="Times New Roman"/>
          <w:color w:val="252525"/>
          <w:szCs w:val="24"/>
          <w:shd w:val="clear" w:color="auto" w:fill="FFFFFF"/>
        </w:rPr>
        <w:t>.</w:t>
      </w:r>
    </w:p>
    <w:p w14:paraId="3EE4E12E" w14:textId="77777777" w:rsidR="00472E7E" w:rsidRPr="00472E7E" w:rsidRDefault="00472E7E" w:rsidP="00DE2164">
      <w:pPr>
        <w:numPr>
          <w:ilvl w:val="0"/>
          <w:numId w:val="20"/>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SetDefaultResponseHandler</w:t>
      </w:r>
      <w:proofErr w:type="spellEnd"/>
      <w:r w:rsidRPr="00472E7E">
        <w:rPr>
          <w:rFonts w:eastAsia="Times New Roman" w:cs="Times New Roman"/>
          <w:color w:val="333333"/>
          <w:szCs w:val="24"/>
        </w:rPr>
        <w:t xml:space="preserve">: </w:t>
      </w:r>
      <w:r w:rsidR="00DE2164" w:rsidRPr="00DE2164">
        <w:rPr>
          <w:rFonts w:eastAsia="Times New Roman" w:cs="Times New Roman"/>
          <w:color w:val="333333"/>
          <w:szCs w:val="24"/>
        </w:rPr>
        <w:t>To handle requests which do not appear on the map. The user needs to provide a default action for them</w:t>
      </w:r>
      <w:r w:rsidRPr="00472E7E">
        <w:rPr>
          <w:rFonts w:eastAsia="Times New Roman" w:cs="Times New Roman"/>
          <w:color w:val="333333"/>
          <w:szCs w:val="24"/>
        </w:rPr>
        <w:t>.</w:t>
      </w:r>
    </w:p>
    <w:p w14:paraId="6D9F716F" w14:textId="77777777" w:rsidR="00B11DF6" w:rsidRDefault="00472E7E" w:rsidP="003E5971">
      <w:pPr>
        <w:numPr>
          <w:ilvl w:val="0"/>
          <w:numId w:val="20"/>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 xml:space="preserve">Run: </w:t>
      </w:r>
      <w:r w:rsidR="003E5971" w:rsidRPr="003E5971">
        <w:rPr>
          <w:rFonts w:eastAsia="Times New Roman" w:cs="Times New Roman"/>
          <w:color w:val="333333"/>
          <w:szCs w:val="24"/>
        </w:rPr>
        <w:t xml:space="preserve">After complete all necessary </w:t>
      </w:r>
      <w:proofErr w:type="gramStart"/>
      <w:r w:rsidR="003E5971" w:rsidRPr="003E5971">
        <w:rPr>
          <w:rFonts w:eastAsia="Times New Roman" w:cs="Times New Roman"/>
          <w:color w:val="333333"/>
          <w:szCs w:val="24"/>
        </w:rPr>
        <w:t>procedures,</w:t>
      </w:r>
      <w:proofErr w:type="gramEnd"/>
      <w:r w:rsidR="003E5971" w:rsidRPr="003E5971">
        <w:rPr>
          <w:rFonts w:eastAsia="Times New Roman" w:cs="Times New Roman"/>
          <w:color w:val="333333"/>
          <w:szCs w:val="24"/>
        </w:rPr>
        <w:t xml:space="preserve"> the user can start the </w:t>
      </w:r>
      <w:proofErr w:type="spellStart"/>
      <w:r w:rsidR="003E5971" w:rsidRPr="003E5971">
        <w:rPr>
          <w:rFonts w:eastAsia="Times New Roman" w:cs="Times New Roman"/>
          <w:color w:val="333333"/>
          <w:szCs w:val="24"/>
        </w:rPr>
        <w:t>CoAP</w:t>
      </w:r>
      <w:proofErr w:type="spellEnd"/>
      <w:r w:rsidR="003E5971" w:rsidRPr="003E5971">
        <w:rPr>
          <w:rFonts w:eastAsia="Times New Roman" w:cs="Times New Roman"/>
          <w:color w:val="333333"/>
          <w:szCs w:val="24"/>
        </w:rPr>
        <w:t xml:space="preserve"> service with different parameters. Since the “pairing” </w:t>
      </w:r>
      <w:proofErr w:type="gramStart"/>
      <w:r w:rsidR="003E5971" w:rsidRPr="003E5971">
        <w:rPr>
          <w:rFonts w:eastAsia="Times New Roman" w:cs="Times New Roman"/>
          <w:color w:val="333333"/>
          <w:szCs w:val="24"/>
        </w:rPr>
        <w:t>processor are</w:t>
      </w:r>
      <w:proofErr w:type="gramEnd"/>
      <w:r w:rsidR="003E5971" w:rsidRPr="003E5971">
        <w:rPr>
          <w:rFonts w:eastAsia="Times New Roman" w:cs="Times New Roman"/>
          <w:color w:val="333333"/>
          <w:szCs w:val="24"/>
        </w:rPr>
        <w:t xml:space="preserve"> required by most wireless communication protocols, we defined four different roles to start-up a service</w:t>
      </w:r>
      <w:r w:rsidRPr="00472E7E">
        <w:rPr>
          <w:rFonts w:eastAsia="Times New Roman" w:cs="Times New Roman"/>
          <w:color w:val="333333"/>
          <w:szCs w:val="24"/>
        </w:rPr>
        <w:t>.</w:t>
      </w:r>
    </w:p>
    <w:p w14:paraId="18CF935B" w14:textId="77777777" w:rsidR="00B11DF6" w:rsidRDefault="00B11DF6" w:rsidP="00C57EB0">
      <w:pPr>
        <w:spacing w:after="0" w:line="360" w:lineRule="auto"/>
        <w:ind w:left="720"/>
        <w:textAlignment w:val="baseline"/>
        <w:rPr>
          <w:rFonts w:eastAsia="Times New Roman" w:cs="Times New Roman"/>
          <w:color w:val="333333"/>
          <w:szCs w:val="24"/>
        </w:rPr>
      </w:pPr>
      <w:r>
        <w:rPr>
          <w:rFonts w:eastAsia="Times New Roman" w:cs="Times New Roman"/>
          <w:color w:val="333333"/>
          <w:szCs w:val="24"/>
        </w:rPr>
        <w:t xml:space="preserve">1. </w:t>
      </w:r>
      <w:proofErr w:type="spellStart"/>
      <w:r w:rsidRPr="00472E7E">
        <w:rPr>
          <w:rFonts w:eastAsia="Times New Roman" w:cs="Times New Roman"/>
          <w:color w:val="333333"/>
          <w:szCs w:val="24"/>
        </w:rPr>
        <w:t>BroadCaster</w:t>
      </w:r>
      <w:proofErr w:type="spellEnd"/>
      <w:r w:rsidR="00472E7E" w:rsidRPr="00472E7E">
        <w:rPr>
          <w:rFonts w:eastAsia="Times New Roman" w:cs="Times New Roman"/>
          <w:color w:val="333333"/>
          <w:szCs w:val="24"/>
        </w:rPr>
        <w:t xml:space="preserve">: </w:t>
      </w:r>
      <w:r w:rsidR="00BD7771" w:rsidRPr="00BD7771">
        <w:rPr>
          <w:rFonts w:eastAsia="Times New Roman" w:cs="Times New Roman"/>
          <w:color w:val="333333"/>
          <w:szCs w:val="24"/>
        </w:rPr>
        <w:t xml:space="preserve">The device will advertise itself to wait for </w:t>
      </w:r>
      <w:proofErr w:type="gramStart"/>
      <w:r w:rsidR="00BD7771" w:rsidRPr="00BD7771">
        <w:rPr>
          <w:rFonts w:eastAsia="Times New Roman" w:cs="Times New Roman"/>
          <w:color w:val="333333"/>
          <w:szCs w:val="24"/>
        </w:rPr>
        <w:t>an</w:t>
      </w:r>
      <w:proofErr w:type="gramEnd"/>
      <w:r w:rsidR="00BD7771" w:rsidRPr="00BD7771">
        <w:rPr>
          <w:rFonts w:eastAsia="Times New Roman" w:cs="Times New Roman"/>
          <w:color w:val="333333"/>
          <w:szCs w:val="24"/>
        </w:rPr>
        <w:t xml:space="preserve"> connect request</w:t>
      </w:r>
      <w:r w:rsidR="00472E7E" w:rsidRPr="00472E7E">
        <w:rPr>
          <w:rFonts w:eastAsia="Times New Roman" w:cs="Times New Roman"/>
          <w:color w:val="333333"/>
          <w:szCs w:val="24"/>
        </w:rPr>
        <w:t xml:space="preserve">. </w:t>
      </w:r>
    </w:p>
    <w:p w14:paraId="6E54D06A" w14:textId="77777777"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2.</w:t>
      </w:r>
      <w:r w:rsidR="00B11DF6">
        <w:rPr>
          <w:rFonts w:eastAsia="Times New Roman" w:cs="Times New Roman"/>
          <w:color w:val="333333"/>
          <w:szCs w:val="24"/>
        </w:rPr>
        <w:t xml:space="preserve"> </w:t>
      </w:r>
      <w:r w:rsidRPr="00472E7E">
        <w:rPr>
          <w:rFonts w:eastAsia="Times New Roman" w:cs="Times New Roman"/>
          <w:color w:val="333333"/>
          <w:szCs w:val="24"/>
        </w:rPr>
        <w:t xml:space="preserve">Seeker: </w:t>
      </w:r>
      <w:r w:rsidR="00BD7771" w:rsidRPr="00BD7771">
        <w:rPr>
          <w:rFonts w:eastAsia="Times New Roman" w:cs="Times New Roman"/>
          <w:color w:val="333333"/>
          <w:szCs w:val="24"/>
        </w:rPr>
        <w:t>The device will search nearby broadcasters to create a connection with it</w:t>
      </w:r>
      <w:r w:rsidRPr="00472E7E">
        <w:rPr>
          <w:rFonts w:eastAsia="Times New Roman" w:cs="Times New Roman"/>
          <w:color w:val="333333"/>
          <w:szCs w:val="24"/>
        </w:rPr>
        <w:t xml:space="preserve">. </w:t>
      </w:r>
    </w:p>
    <w:p w14:paraId="46CC61DA" w14:textId="77777777"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3.</w:t>
      </w:r>
      <w:r w:rsidR="00B11DF6">
        <w:rPr>
          <w:rFonts w:eastAsia="Times New Roman" w:cs="Times New Roman"/>
          <w:color w:val="333333"/>
          <w:szCs w:val="24"/>
        </w:rPr>
        <w:t xml:space="preserve"> </w:t>
      </w:r>
      <w:r w:rsidRPr="00472E7E">
        <w:rPr>
          <w:rFonts w:eastAsia="Times New Roman" w:cs="Times New Roman"/>
          <w:color w:val="333333"/>
          <w:szCs w:val="24"/>
        </w:rPr>
        <w:t xml:space="preserve">Auto: </w:t>
      </w:r>
      <w:r w:rsidR="00BD7771" w:rsidRPr="00BD7771">
        <w:rPr>
          <w:rFonts w:eastAsia="Times New Roman" w:cs="Times New Roman"/>
          <w:color w:val="333333"/>
          <w:szCs w:val="24"/>
        </w:rPr>
        <w:t>The device will try to find an available broadcaster in limited time. If no broadcaster found in time, it will turn to broadcast mode to broadcast itself</w:t>
      </w:r>
      <w:r w:rsidRPr="00472E7E">
        <w:rPr>
          <w:rFonts w:eastAsia="Times New Roman" w:cs="Times New Roman"/>
          <w:color w:val="333333"/>
          <w:szCs w:val="24"/>
        </w:rPr>
        <w:t xml:space="preserve">. </w:t>
      </w:r>
    </w:p>
    <w:p w14:paraId="29D2BF0A" w14:textId="77777777" w:rsidR="00472E7E" w:rsidRPr="00177A7C" w:rsidRDefault="00472E7E" w:rsidP="00177A7C">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4.</w:t>
      </w:r>
      <w:r w:rsidR="00B11DF6">
        <w:rPr>
          <w:rFonts w:eastAsia="Times New Roman" w:cs="Times New Roman"/>
          <w:color w:val="333333"/>
          <w:szCs w:val="24"/>
        </w:rPr>
        <w:t xml:space="preserve"> </w:t>
      </w:r>
      <w:r w:rsidRPr="00472E7E">
        <w:rPr>
          <w:rFonts w:eastAsia="Times New Roman" w:cs="Times New Roman"/>
          <w:color w:val="333333"/>
          <w:szCs w:val="24"/>
        </w:rPr>
        <w:t xml:space="preserve">Mix: </w:t>
      </w:r>
      <w:r w:rsidR="00BD7771" w:rsidRPr="00BD7771">
        <w:rPr>
          <w:rFonts w:eastAsia="Times New Roman" w:cs="Times New Roman"/>
          <w:color w:val="333333"/>
          <w:szCs w:val="24"/>
        </w:rPr>
        <w:t>The service play will broadcast itself as well as available search broadcaster. Due to the performance issue, the current implementation of BLE does not support this role yet</w:t>
      </w:r>
      <w:r w:rsidR="00177A7C">
        <w:rPr>
          <w:rFonts w:eastAsia="Times New Roman" w:cs="Times New Roman"/>
          <w:color w:val="333333"/>
          <w:szCs w:val="24"/>
        </w:rPr>
        <w:t>.</w:t>
      </w:r>
    </w:p>
    <w:p w14:paraId="14F7AA1E" w14:textId="77777777"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4.6.1.2 Communication Component</w:t>
      </w:r>
    </w:p>
    <w:p w14:paraId="7C45FF4F" w14:textId="77777777" w:rsidR="00472E7E" w:rsidRPr="00472E7E" w:rsidRDefault="003520ED" w:rsidP="00C57EB0">
      <w:pPr>
        <w:spacing w:after="0" w:line="360" w:lineRule="auto"/>
        <w:rPr>
          <w:rFonts w:eastAsia="Times New Roman" w:cs="Times New Roman"/>
          <w:szCs w:val="24"/>
        </w:rPr>
      </w:pPr>
      <w:r w:rsidRPr="003520ED">
        <w:rPr>
          <w:rFonts w:eastAsia="Times New Roman" w:cs="Times New Roman"/>
          <w:color w:val="252525"/>
          <w:szCs w:val="24"/>
          <w:shd w:val="clear" w:color="auto" w:fill="FFFFFF"/>
        </w:rPr>
        <w:t xml:space="preserve">As mentioned above, in the network components of the application layer, we defined three </w:t>
      </w:r>
      <w:proofErr w:type="spellStart"/>
      <w:r w:rsidRPr="003520ED">
        <w:rPr>
          <w:rFonts w:eastAsia="Times New Roman" w:cs="Times New Roman"/>
          <w:color w:val="252525"/>
          <w:szCs w:val="24"/>
          <w:shd w:val="clear" w:color="auto" w:fill="FFFFFF"/>
        </w:rPr>
        <w:t>callback</w:t>
      </w:r>
      <w:proofErr w:type="spellEnd"/>
      <w:r w:rsidRPr="003520ED">
        <w:rPr>
          <w:rFonts w:eastAsia="Times New Roman" w:cs="Times New Roman"/>
          <w:color w:val="252525"/>
          <w:szCs w:val="24"/>
          <w:shd w:val="clear" w:color="auto" w:fill="FFFFFF"/>
        </w:rPr>
        <w:t xml:space="preserve"> functions and six abstract functions. Developers can customize the </w:t>
      </w:r>
      <w:proofErr w:type="spellStart"/>
      <w:r w:rsidRPr="003520ED">
        <w:rPr>
          <w:rFonts w:eastAsia="Times New Roman" w:cs="Times New Roman"/>
          <w:color w:val="252525"/>
          <w:szCs w:val="24"/>
          <w:shd w:val="clear" w:color="auto" w:fill="FFFFFF"/>
        </w:rPr>
        <w:t>behavior</w:t>
      </w:r>
      <w:proofErr w:type="spellEnd"/>
      <w:r w:rsidRPr="003520ED">
        <w:rPr>
          <w:rFonts w:eastAsia="Times New Roman" w:cs="Times New Roman"/>
          <w:color w:val="252525"/>
          <w:szCs w:val="24"/>
          <w:shd w:val="clear" w:color="auto" w:fill="FFFFFF"/>
        </w:rPr>
        <w:t xml:space="preserve"> of </w:t>
      </w:r>
      <w:proofErr w:type="gramStart"/>
      <w:r w:rsidRPr="003520ED">
        <w:rPr>
          <w:rFonts w:eastAsia="Times New Roman" w:cs="Times New Roman"/>
          <w:color w:val="252525"/>
          <w:szCs w:val="24"/>
          <w:shd w:val="clear" w:color="auto" w:fill="FFFFFF"/>
        </w:rPr>
        <w:t>those function</w:t>
      </w:r>
      <w:proofErr w:type="gramEnd"/>
      <w:r w:rsidRPr="003520ED">
        <w:rPr>
          <w:rFonts w:eastAsia="Times New Roman" w:cs="Times New Roman"/>
          <w:color w:val="252525"/>
          <w:szCs w:val="24"/>
          <w:shd w:val="clear" w:color="auto" w:fill="FFFFFF"/>
        </w:rPr>
        <w:t xml:space="preserve"> to support different communication technologies. Regarding </w:t>
      </w:r>
      <w:proofErr w:type="spellStart"/>
      <w:r w:rsidRPr="003520ED">
        <w:rPr>
          <w:rFonts w:eastAsia="Times New Roman" w:cs="Times New Roman"/>
          <w:color w:val="252525"/>
          <w:szCs w:val="24"/>
          <w:shd w:val="clear" w:color="auto" w:fill="FFFFFF"/>
        </w:rPr>
        <w:t>callback</w:t>
      </w:r>
      <w:proofErr w:type="spellEnd"/>
      <w:r w:rsidRPr="003520ED">
        <w:rPr>
          <w:rFonts w:eastAsia="Times New Roman" w:cs="Times New Roman"/>
          <w:color w:val="252525"/>
          <w:szCs w:val="24"/>
          <w:shd w:val="clear" w:color="auto" w:fill="FFFFFF"/>
        </w:rPr>
        <w:t xml:space="preserve"> function. The architecture defined three events: peer found, peer lost, and data receive. Developers can either handle the events at communication level or expose it to process component.  Regarding functions, they defined actions for broadcast, search peers, sniff peers, get nodes, send data and receive data</w:t>
      </w:r>
      <w:r w:rsidR="00472E7E" w:rsidRPr="00472E7E">
        <w:rPr>
          <w:rFonts w:eastAsia="Times New Roman" w:cs="Times New Roman"/>
          <w:color w:val="252525"/>
          <w:szCs w:val="24"/>
          <w:shd w:val="clear" w:color="auto" w:fill="FFFFFF"/>
        </w:rPr>
        <w:t>.</w:t>
      </w:r>
    </w:p>
    <w:p w14:paraId="246085AB" w14:textId="77777777" w:rsidR="00472E7E" w:rsidRPr="00472E7E" w:rsidRDefault="00472E7E" w:rsidP="00C57EB0">
      <w:pPr>
        <w:spacing w:after="0" w:line="360" w:lineRule="auto"/>
        <w:rPr>
          <w:rFonts w:eastAsia="Times New Roman" w:cs="Times New Roman"/>
          <w:szCs w:val="24"/>
        </w:rPr>
      </w:pPr>
    </w:p>
    <w:p w14:paraId="25F4B04A" w14:textId="77777777" w:rsidR="00472E7E" w:rsidRPr="00472E7E" w:rsidRDefault="00472E7E" w:rsidP="0036040F">
      <w:pPr>
        <w:numPr>
          <w:ilvl w:val="0"/>
          <w:numId w:val="21"/>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BoradCast</w:t>
      </w:r>
      <w:proofErr w:type="spellEnd"/>
      <w:r w:rsidRPr="00472E7E">
        <w:rPr>
          <w:rFonts w:eastAsia="Times New Roman" w:cs="Times New Roman"/>
          <w:color w:val="252525"/>
          <w:szCs w:val="24"/>
          <w:shd w:val="clear" w:color="auto" w:fill="FFFFFF"/>
        </w:rPr>
        <w:t>:</w:t>
      </w:r>
      <w:r w:rsidRPr="00472E7E">
        <w:rPr>
          <w:rFonts w:eastAsia="Times New Roman" w:cs="Times New Roman"/>
          <w:color w:val="000000"/>
          <w:szCs w:val="24"/>
        </w:rPr>
        <w:t xml:space="preserve"> </w:t>
      </w:r>
      <w:r w:rsidR="0036040F" w:rsidRPr="0036040F">
        <w:rPr>
          <w:rFonts w:eastAsia="Times New Roman" w:cs="Times New Roman"/>
          <w:color w:val="000000"/>
          <w:szCs w:val="24"/>
        </w:rPr>
        <w:t xml:space="preserve">Initialize a device as a broadcaster and begin to advertise </w:t>
      </w:r>
      <w:proofErr w:type="gramStart"/>
      <w:r w:rsidR="0036040F" w:rsidRPr="0036040F">
        <w:rPr>
          <w:rFonts w:eastAsia="Times New Roman" w:cs="Times New Roman"/>
          <w:color w:val="000000"/>
          <w:szCs w:val="24"/>
        </w:rPr>
        <w:t>itself</w:t>
      </w:r>
      <w:proofErr w:type="gramEnd"/>
      <w:r w:rsidRPr="00472E7E">
        <w:rPr>
          <w:rFonts w:eastAsia="Times New Roman" w:cs="Times New Roman"/>
          <w:color w:val="000000"/>
          <w:szCs w:val="24"/>
        </w:rPr>
        <w:t>.</w:t>
      </w:r>
    </w:p>
    <w:p w14:paraId="371BBF14" w14:textId="77777777" w:rsidR="00472E7E" w:rsidRPr="00472E7E" w:rsidRDefault="00472E7E" w:rsidP="00604905">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SearchPeers</w:t>
      </w:r>
      <w:proofErr w:type="spellEnd"/>
      <w:r w:rsidRPr="00472E7E">
        <w:rPr>
          <w:rFonts w:eastAsia="Times New Roman" w:cs="Times New Roman"/>
          <w:color w:val="000000"/>
          <w:szCs w:val="24"/>
        </w:rPr>
        <w:t xml:space="preserve">: Initialize a device as peer seeker. Since searching peers is </w:t>
      </w:r>
      <w:r w:rsidR="00604905" w:rsidRPr="00604905">
        <w:rPr>
          <w:rFonts w:eastAsia="Times New Roman" w:cs="Times New Roman"/>
          <w:color w:val="000000"/>
          <w:szCs w:val="24"/>
        </w:rPr>
        <w:t xml:space="preserve">a battery-intensive </w:t>
      </w:r>
      <w:r w:rsidRPr="00472E7E">
        <w:rPr>
          <w:rFonts w:eastAsia="Times New Roman" w:cs="Times New Roman"/>
          <w:color w:val="000000"/>
          <w:szCs w:val="24"/>
        </w:rPr>
        <w:t>activity, the search will stop if no broadcaster is found in certain time.</w:t>
      </w:r>
    </w:p>
    <w:p w14:paraId="3E7E44F2" w14:textId="77777777"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SniffPeers</w:t>
      </w:r>
      <w:proofErr w:type="spellEnd"/>
      <w:r w:rsidRPr="00472E7E">
        <w:rPr>
          <w:rFonts w:eastAsia="Times New Roman" w:cs="Times New Roman"/>
          <w:color w:val="000000"/>
          <w:szCs w:val="24"/>
        </w:rPr>
        <w:t xml:space="preserve">: Initialize a device as a peer seeker. If no device is found in certain </w:t>
      </w:r>
      <w:r w:rsidR="00B11DF6" w:rsidRPr="00472E7E">
        <w:rPr>
          <w:rFonts w:eastAsia="Times New Roman" w:cs="Times New Roman"/>
          <w:color w:val="000000"/>
          <w:szCs w:val="24"/>
        </w:rPr>
        <w:t>period,</w:t>
      </w:r>
      <w:r w:rsidRPr="00472E7E">
        <w:rPr>
          <w:rFonts w:eastAsia="Times New Roman" w:cs="Times New Roman"/>
          <w:color w:val="000000"/>
          <w:szCs w:val="24"/>
        </w:rPr>
        <w:t xml:space="preserve"> it will shift role to a broadcaster.</w:t>
      </w:r>
    </w:p>
    <w:p w14:paraId="0D27DA39" w14:textId="77777777" w:rsidR="00472E7E" w:rsidRPr="00472E7E" w:rsidRDefault="00472E7E" w:rsidP="007B34E7">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GetNodes</w:t>
      </w:r>
      <w:proofErr w:type="spellEnd"/>
      <w:r w:rsidRPr="00472E7E">
        <w:rPr>
          <w:rFonts w:eastAsia="Times New Roman" w:cs="Times New Roman"/>
          <w:color w:val="333333"/>
          <w:szCs w:val="24"/>
        </w:rPr>
        <w:t xml:space="preserve">: Return all connected devices. It is used to help </w:t>
      </w:r>
      <w:r w:rsidR="00EF0800">
        <w:rPr>
          <w:rFonts w:eastAsia="Times New Roman" w:cs="Times New Roman"/>
          <w:color w:val="333333"/>
          <w:szCs w:val="24"/>
        </w:rPr>
        <w:t>the</w:t>
      </w:r>
      <w:r w:rsidR="0025438B">
        <w:rPr>
          <w:rFonts w:eastAsia="Times New Roman" w:cs="Times New Roman"/>
          <w:color w:val="333333"/>
          <w:szCs w:val="24"/>
        </w:rPr>
        <w:t xml:space="preserve"> </w:t>
      </w:r>
      <w:r w:rsidR="007B34E7" w:rsidRPr="007B34E7">
        <w:rPr>
          <w:rFonts w:eastAsia="Times New Roman" w:cs="Times New Roman"/>
          <w:color w:val="333333"/>
          <w:szCs w:val="24"/>
        </w:rPr>
        <w:t>user</w:t>
      </w:r>
      <w:r w:rsidR="000A3D92">
        <w:rPr>
          <w:rFonts w:eastAsia="Times New Roman" w:cs="Times New Roman"/>
          <w:color w:val="333333"/>
          <w:szCs w:val="24"/>
        </w:rPr>
        <w:t xml:space="preserve"> to determine</w:t>
      </w:r>
      <w:r w:rsidR="007B34E7" w:rsidRPr="007B34E7">
        <w:rPr>
          <w:rFonts w:eastAsia="Times New Roman" w:cs="Times New Roman"/>
          <w:color w:val="333333"/>
          <w:szCs w:val="24"/>
        </w:rPr>
        <w:t xml:space="preserve"> </w:t>
      </w:r>
      <w:r w:rsidRPr="00472E7E">
        <w:rPr>
          <w:rFonts w:eastAsia="Times New Roman" w:cs="Times New Roman"/>
          <w:color w:val="333333"/>
          <w:szCs w:val="24"/>
        </w:rPr>
        <w:t>data destinatio</w:t>
      </w:r>
      <w:r w:rsidR="002E2D5A">
        <w:rPr>
          <w:rFonts w:eastAsia="Times New Roman" w:cs="Times New Roman"/>
          <w:color w:val="333333"/>
          <w:szCs w:val="24"/>
        </w:rPr>
        <w:t>n and network status</w:t>
      </w:r>
      <w:r w:rsidRPr="00472E7E">
        <w:rPr>
          <w:rFonts w:eastAsia="Times New Roman" w:cs="Times New Roman"/>
          <w:color w:val="333333"/>
          <w:szCs w:val="24"/>
        </w:rPr>
        <w:t>.</w:t>
      </w:r>
    </w:p>
    <w:p w14:paraId="4CEB7C2C" w14:textId="77777777"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SendData</w:t>
      </w:r>
      <w:proofErr w:type="spellEnd"/>
      <w:r w:rsidRPr="00472E7E">
        <w:rPr>
          <w:rFonts w:eastAsia="Times New Roman" w:cs="Times New Roman"/>
          <w:color w:val="333333"/>
          <w:szCs w:val="24"/>
        </w:rPr>
        <w:t>: Send data to one or more destination.</w:t>
      </w:r>
    </w:p>
    <w:p w14:paraId="0107780F" w14:textId="77777777" w:rsidR="00472E7E" w:rsidRPr="00177A7C"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SetRecveDataFunc</w:t>
      </w:r>
      <w:proofErr w:type="spellEnd"/>
      <w:r w:rsidRPr="00472E7E">
        <w:rPr>
          <w:rFonts w:eastAsia="Times New Roman" w:cs="Times New Roman"/>
          <w:color w:val="333333"/>
          <w:szCs w:val="24"/>
        </w:rPr>
        <w:t>: Catch event of data received.</w:t>
      </w:r>
    </w:p>
    <w:p w14:paraId="16958349" w14:textId="77777777" w:rsidR="00472E7E" w:rsidRPr="00472E7E" w:rsidRDefault="00472E7E" w:rsidP="00177A7C">
      <w:pPr>
        <w:pStyle w:val="Heading3"/>
      </w:pPr>
      <w:bookmarkStart w:id="355" w:name="_Toc449949740"/>
      <w:r w:rsidRPr="00EE7F83">
        <w:t>4.6.2 Network Layer</w:t>
      </w:r>
      <w:bookmarkEnd w:id="355"/>
    </w:p>
    <w:p w14:paraId="00DA44F7" w14:textId="77777777" w:rsidR="00472E7E" w:rsidRPr="00472E7E" w:rsidRDefault="002E2D5A" w:rsidP="00C57EB0">
      <w:pPr>
        <w:spacing w:after="0" w:line="360" w:lineRule="auto"/>
        <w:rPr>
          <w:rFonts w:eastAsia="Times New Roman" w:cs="Times New Roman"/>
          <w:szCs w:val="24"/>
        </w:rPr>
      </w:pPr>
      <w:r w:rsidRPr="002E2D5A">
        <w:rPr>
          <w:rFonts w:eastAsia="Times New Roman" w:cs="Times New Roman"/>
          <w:color w:val="252525"/>
          <w:szCs w:val="24"/>
          <w:shd w:val="clear" w:color="auto" w:fill="FFFFFF"/>
        </w:rPr>
        <w:t xml:space="preserve">As mentioned above, in the proposed architecture, a device can either play as a client or a server. A client or </w:t>
      </w:r>
      <w:proofErr w:type="gramStart"/>
      <w:r w:rsidRPr="002E2D5A">
        <w:rPr>
          <w:rFonts w:eastAsia="Times New Roman" w:cs="Times New Roman"/>
          <w:color w:val="252525"/>
          <w:szCs w:val="24"/>
          <w:shd w:val="clear" w:color="auto" w:fill="FFFFFF"/>
        </w:rPr>
        <w:t>a server seal</w:t>
      </w:r>
      <w:proofErr w:type="gramEnd"/>
      <w:r w:rsidRPr="002E2D5A">
        <w:rPr>
          <w:rFonts w:eastAsia="Times New Roman" w:cs="Times New Roman"/>
          <w:color w:val="252525"/>
          <w:szCs w:val="24"/>
          <w:shd w:val="clear" w:color="auto" w:fill="FFFFFF"/>
        </w:rPr>
        <w:t xml:space="preserve"> its communication mechanism in a service. In this paper, service means an independently running </w:t>
      </w:r>
      <w:proofErr w:type="gramStart"/>
      <w:r w:rsidRPr="002E2D5A">
        <w:rPr>
          <w:rFonts w:eastAsia="Times New Roman" w:cs="Times New Roman"/>
          <w:color w:val="252525"/>
          <w:szCs w:val="24"/>
          <w:shd w:val="clear" w:color="auto" w:fill="FFFFFF"/>
        </w:rPr>
        <w:t>component which</w:t>
      </w:r>
      <w:proofErr w:type="gramEnd"/>
      <w:r w:rsidRPr="002E2D5A">
        <w:rPr>
          <w:rFonts w:eastAsia="Times New Roman" w:cs="Times New Roman"/>
          <w:color w:val="252525"/>
          <w:szCs w:val="24"/>
          <w:shd w:val="clear" w:color="auto" w:fill="FFFFFF"/>
        </w:rPr>
        <w:t xml:space="preserve"> can provide data to the body of a system. The independence of a service makes it possible to support one o</w:t>
      </w:r>
      <w:r>
        <w:rPr>
          <w:rFonts w:eastAsia="Times New Roman" w:cs="Times New Roman"/>
          <w:color w:val="252525"/>
          <w:szCs w:val="24"/>
          <w:shd w:val="clear" w:color="auto" w:fill="FFFFFF"/>
        </w:rPr>
        <w:t>r more program at the same time</w:t>
      </w:r>
      <w:r w:rsidR="00472E7E" w:rsidRPr="00472E7E">
        <w:rPr>
          <w:rFonts w:eastAsia="Times New Roman" w:cs="Times New Roman"/>
          <w:color w:val="252525"/>
          <w:szCs w:val="24"/>
          <w:shd w:val="clear" w:color="auto" w:fill="FFFFFF"/>
        </w:rPr>
        <w:t xml:space="preserve">. </w:t>
      </w:r>
    </w:p>
    <w:p w14:paraId="5094749C" w14:textId="77777777" w:rsidR="00472E7E" w:rsidRPr="00472E7E" w:rsidRDefault="00472E7E" w:rsidP="00C57EB0">
      <w:pPr>
        <w:spacing w:after="0" w:line="360" w:lineRule="auto"/>
        <w:rPr>
          <w:rFonts w:eastAsia="Times New Roman" w:cs="Times New Roman"/>
          <w:szCs w:val="24"/>
        </w:rPr>
      </w:pPr>
    </w:p>
    <w:p w14:paraId="6A4A61B2"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following section, we will discuss the detail design of client and server separately. </w:t>
      </w:r>
    </w:p>
    <w:p w14:paraId="4292CF44" w14:textId="77777777"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 xml:space="preserve">4.6.2.1 Client Side </w:t>
      </w:r>
    </w:p>
    <w:p w14:paraId="1526493C"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As mentioned above, the client side runs indepen</w:t>
      </w:r>
      <w:r w:rsidR="0006373F">
        <w:rPr>
          <w:rFonts w:eastAsia="Times New Roman" w:cs="Times New Roman"/>
          <w:color w:val="252525"/>
          <w:szCs w:val="24"/>
          <w:shd w:val="clear" w:color="auto" w:fill="FFFFFF"/>
        </w:rPr>
        <w:t xml:space="preserve">dently as a background service. It </w:t>
      </w:r>
      <w:r w:rsidRPr="00472E7E">
        <w:rPr>
          <w:rFonts w:eastAsia="Times New Roman" w:cs="Times New Roman"/>
          <w:color w:val="252525"/>
          <w:szCs w:val="24"/>
          <w:shd w:val="clear" w:color="auto" w:fill="FFFFFF"/>
        </w:rPr>
        <w:t xml:space="preserve">serves one or more app through message broadcast. The service can automatically search nearby available servers and connect with it. </w:t>
      </w:r>
      <w:r w:rsidR="00C15C9A" w:rsidRPr="00C15C9A">
        <w:rPr>
          <w:rFonts w:eastAsia="Times New Roman" w:cs="Times New Roman"/>
          <w:color w:val="252525"/>
          <w:szCs w:val="24"/>
          <w:shd w:val="clear" w:color="auto" w:fill="FFFFFF"/>
        </w:rPr>
        <w:t xml:space="preserve">Whenever a client service gets an available server through </w:t>
      </w:r>
      <w:r w:rsidR="00C15C9A" w:rsidRPr="00C15C9A">
        <w:rPr>
          <w:rFonts w:eastAsia="Times New Roman" w:cs="Times New Roman"/>
          <w:color w:val="252525"/>
          <w:szCs w:val="24"/>
          <w:shd w:val="clear" w:color="auto" w:fill="FFFFFF"/>
        </w:rPr>
        <w:lastRenderedPageBreak/>
        <w:t>search, it will create a new thread to communicate with remote side. The client service will maintain each communication thread in a list of threads. A communication thread in a client will not only listen to events from the remote side but also maintain a message queue to send (throug</w:t>
      </w:r>
      <w:r w:rsidR="00C15C9A">
        <w:rPr>
          <w:rFonts w:eastAsia="Times New Roman" w:cs="Times New Roman"/>
          <w:color w:val="252525"/>
          <w:szCs w:val="24"/>
          <w:shd w:val="clear" w:color="auto" w:fill="FFFFFF"/>
        </w:rPr>
        <w:t>h a send thread) in its channel</w:t>
      </w:r>
      <w:r w:rsidRPr="00472E7E">
        <w:rPr>
          <w:rFonts w:eastAsia="Times New Roman" w:cs="Times New Roman"/>
          <w:color w:val="252525"/>
          <w:szCs w:val="24"/>
          <w:shd w:val="clear" w:color="auto" w:fill="FFFFFF"/>
        </w:rPr>
        <w:t xml:space="preserve">. </w:t>
      </w:r>
    </w:p>
    <w:p w14:paraId="78D43AFD" w14:textId="77777777" w:rsidR="00472E7E" w:rsidRPr="00472E7E" w:rsidRDefault="00472E7E" w:rsidP="00C57EB0">
      <w:pPr>
        <w:spacing w:after="0" w:line="360" w:lineRule="auto"/>
        <w:rPr>
          <w:rFonts w:eastAsia="Times New Roman" w:cs="Times New Roman"/>
          <w:szCs w:val="24"/>
        </w:rPr>
      </w:pPr>
    </w:p>
    <w:p w14:paraId="00E804F5"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w:t>
      </w:r>
      <w:r w:rsidR="00857CB3" w:rsidRPr="00857CB3">
        <w:rPr>
          <w:rFonts w:eastAsia="Times New Roman" w:cs="Times New Roman"/>
          <w:color w:val="252525"/>
          <w:szCs w:val="24"/>
          <w:shd w:val="clear" w:color="auto" w:fill="FFFFFF"/>
        </w:rPr>
        <w:t xml:space="preserve">As shown below, a client service will listen to two kinds of messages from the upper layer: announcement and data. Those two kinds of messages will be assembled into different data formats for communicating in BLE channel. Since the size of a </w:t>
      </w:r>
      <w:proofErr w:type="spellStart"/>
      <w:r w:rsidR="00857CB3" w:rsidRPr="00857CB3">
        <w:rPr>
          <w:rFonts w:eastAsia="Times New Roman" w:cs="Times New Roman"/>
          <w:color w:val="252525"/>
          <w:szCs w:val="24"/>
          <w:shd w:val="clear" w:color="auto" w:fill="FFFFFF"/>
        </w:rPr>
        <w:t>CoAP</w:t>
      </w:r>
      <w:proofErr w:type="spellEnd"/>
      <w:r w:rsidR="00857CB3" w:rsidRPr="00857CB3">
        <w:rPr>
          <w:rFonts w:eastAsia="Times New Roman" w:cs="Times New Roman"/>
          <w:color w:val="252525"/>
          <w:szCs w:val="24"/>
          <w:shd w:val="clear" w:color="auto" w:fill="FFFFFF"/>
        </w:rPr>
        <w:t xml:space="preserve"> message can change easily over 20 bytes, the system may need to cut messages into multiple </w:t>
      </w:r>
      <w:proofErr w:type="gramStart"/>
      <w:r w:rsidR="00857CB3" w:rsidRPr="00857CB3">
        <w:rPr>
          <w:rFonts w:eastAsia="Times New Roman" w:cs="Times New Roman"/>
          <w:color w:val="252525"/>
          <w:szCs w:val="24"/>
          <w:shd w:val="clear" w:color="auto" w:fill="FFFFFF"/>
        </w:rPr>
        <w:t>packets which</w:t>
      </w:r>
      <w:proofErr w:type="gramEnd"/>
      <w:r w:rsidR="00857CB3" w:rsidRPr="00857CB3">
        <w:rPr>
          <w:rFonts w:eastAsia="Times New Roman" w:cs="Times New Roman"/>
          <w:color w:val="252525"/>
          <w:szCs w:val="24"/>
          <w:shd w:val="clear" w:color="auto" w:fill="FFFFFF"/>
        </w:rPr>
        <w:t xml:space="preserve"> will be transferred to the communication channel and assembled at destination. After receiving any send request, it will pack information into target format and put it into sending message queue. On the other hand, the client service will open Bluetooth adapter to scan available server. When a server is found, it will create a thread to connect with i</w:t>
      </w:r>
      <w:r w:rsidR="00857CB3">
        <w:rPr>
          <w:rFonts w:eastAsia="Times New Roman" w:cs="Times New Roman"/>
          <w:color w:val="252525"/>
          <w:szCs w:val="24"/>
          <w:shd w:val="clear" w:color="auto" w:fill="FFFFFF"/>
        </w:rPr>
        <w:t>t and create three handlers</w:t>
      </w:r>
      <w:r w:rsidRPr="00472E7E">
        <w:rPr>
          <w:rFonts w:eastAsia="Times New Roman" w:cs="Times New Roman"/>
          <w:color w:val="252525"/>
          <w:szCs w:val="24"/>
          <w:shd w:val="clear" w:color="auto" w:fill="FFFFFF"/>
        </w:rPr>
        <w:t xml:space="preserve">: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t>
      </w:r>
      <w:proofErr w:type="spellStart"/>
      <w:r w:rsidRPr="00472E7E">
        <w:rPr>
          <w:rFonts w:eastAsia="Times New Roman" w:cs="Times New Roman"/>
          <w:color w:val="252525"/>
          <w:szCs w:val="24"/>
          <w:shd w:val="clear" w:color="auto" w:fill="FFFFFF"/>
        </w:rPr>
        <w:t>OnReceiveAnnouncement</w:t>
      </w:r>
      <w:proofErr w:type="spellEnd"/>
      <w:r w:rsidRPr="00472E7E">
        <w:rPr>
          <w:rFonts w:eastAsia="Times New Roman" w:cs="Times New Roman"/>
          <w:color w:val="252525"/>
          <w:szCs w:val="24"/>
          <w:shd w:val="clear" w:color="auto" w:fill="FFFFFF"/>
        </w:rPr>
        <w:t xml:space="preserve"> and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The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will be triggered when a complete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is received. The </w:t>
      </w:r>
      <w:proofErr w:type="spellStart"/>
      <w:r w:rsidRPr="00472E7E">
        <w:rPr>
          <w:rFonts w:eastAsia="Times New Roman" w:cs="Times New Roman"/>
          <w:color w:val="252525"/>
          <w:szCs w:val="24"/>
          <w:shd w:val="clear" w:color="auto" w:fill="FFFFFF"/>
        </w:rPr>
        <w:t>OnReceiveAnncouncement</w:t>
      </w:r>
      <w:proofErr w:type="spellEnd"/>
      <w:r w:rsidRPr="00472E7E">
        <w:rPr>
          <w:rFonts w:eastAsia="Times New Roman" w:cs="Times New Roman"/>
          <w:color w:val="252525"/>
          <w:szCs w:val="24"/>
          <w:shd w:val="clear" w:color="auto" w:fill="FFFFFF"/>
        </w:rPr>
        <w:t xml:space="preserve"> will be triggered when an announcement is received. (</w:t>
      </w:r>
      <w:proofErr w:type="gramStart"/>
      <w:r w:rsidRPr="00472E7E">
        <w:rPr>
          <w:rFonts w:eastAsia="Times New Roman" w:cs="Times New Roman"/>
          <w:color w:val="252525"/>
          <w:szCs w:val="24"/>
          <w:shd w:val="clear" w:color="auto" w:fill="FFFFFF"/>
        </w:rPr>
        <w:t>announcement</w:t>
      </w:r>
      <w:proofErr w:type="gramEnd"/>
      <w:r w:rsidRPr="00472E7E">
        <w:rPr>
          <w:rFonts w:eastAsia="Times New Roman" w:cs="Times New Roman"/>
          <w:color w:val="252525"/>
          <w:szCs w:val="24"/>
          <w:shd w:val="clear" w:color="auto" w:fill="FFFFFF"/>
        </w:rPr>
        <w:t xml:space="preserve"> is a special type of message, which is designed for information exchange when a connection is initialized). Since we force client and server to exchange announcement whenever they establish a connection, </w:t>
      </w:r>
      <w:r w:rsidR="00AB24BE">
        <w:rPr>
          <w:rFonts w:eastAsia="Times New Roman" w:cs="Times New Roman"/>
          <w:color w:val="252525"/>
          <w:szCs w:val="24"/>
          <w:shd w:val="clear" w:color="auto" w:fill="FFFFFF"/>
        </w:rPr>
        <w:t>the architecture</w:t>
      </w:r>
      <w:r w:rsidRPr="00472E7E">
        <w:rPr>
          <w:rFonts w:eastAsia="Times New Roman" w:cs="Times New Roman"/>
          <w:color w:val="252525"/>
          <w:szCs w:val="24"/>
          <w:shd w:val="clear" w:color="auto" w:fill="FFFFFF"/>
        </w:rPr>
        <w:t xml:space="preserve"> also </w:t>
      </w:r>
      <w:r w:rsidR="00CB5B34" w:rsidRPr="00CB5B34">
        <w:rPr>
          <w:rFonts w:eastAsia="Times New Roman" w:cs="Times New Roman"/>
          <w:color w:val="252525"/>
          <w:szCs w:val="24"/>
          <w:shd w:val="clear" w:color="auto" w:fill="FFFFFF"/>
        </w:rPr>
        <w:t xml:space="preserve">regards </w:t>
      </w:r>
      <w:r w:rsidRPr="00472E7E">
        <w:rPr>
          <w:rFonts w:eastAsia="Times New Roman" w:cs="Times New Roman"/>
          <w:color w:val="252525"/>
          <w:szCs w:val="24"/>
          <w:shd w:val="clear" w:color="auto" w:fill="FFFFFF"/>
        </w:rPr>
        <w:t xml:space="preserve">it as </w:t>
      </w:r>
      <w:r w:rsidR="00AB24B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signal of connection created. The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is triggered when a connection is lost.  Those three handlers handled connection ready, connection lost and message available three basic messages of a communication channel. If any of them </w:t>
      </w:r>
      <w:r w:rsidR="00AB24BE" w:rsidRPr="00AB24BE">
        <w:rPr>
          <w:rFonts w:eastAsia="Times New Roman" w:cs="Times New Roman"/>
          <w:color w:val="252525"/>
          <w:szCs w:val="24"/>
          <w:shd w:val="clear" w:color="auto" w:fill="FFFFFF"/>
        </w:rPr>
        <w:t xml:space="preserve">is </w:t>
      </w:r>
      <w:r w:rsidRPr="00472E7E">
        <w:rPr>
          <w:rFonts w:eastAsia="Times New Roman" w:cs="Times New Roman"/>
          <w:color w:val="252525"/>
          <w:szCs w:val="24"/>
          <w:shd w:val="clear" w:color="auto" w:fill="FFFFFF"/>
        </w:rPr>
        <w:t xml:space="preserve">triggered, the client server will broadcast message to </w:t>
      </w:r>
      <w:r w:rsidR="00643F27" w:rsidRPr="00643F27">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 xml:space="preserve">upper class. </w:t>
      </w:r>
    </w:p>
    <w:p w14:paraId="6012E705" w14:textId="77777777" w:rsidR="00472E7E" w:rsidRPr="00472E7E" w:rsidRDefault="00472E7E" w:rsidP="00C57EB0">
      <w:pPr>
        <w:spacing w:after="0" w:line="360" w:lineRule="auto"/>
        <w:rPr>
          <w:rFonts w:eastAsia="Times New Roman" w:cs="Times New Roman"/>
          <w:szCs w:val="24"/>
        </w:rPr>
      </w:pPr>
    </w:p>
    <w:p w14:paraId="5035979D" w14:textId="77777777" w:rsidR="00472E7E" w:rsidRPr="00472E7E" w:rsidRDefault="00390CB4" w:rsidP="00C57EB0">
      <w:pPr>
        <w:spacing w:after="0" w:line="360" w:lineRule="auto"/>
        <w:rPr>
          <w:rFonts w:eastAsia="Times New Roman" w:cs="Times New Roman"/>
          <w:szCs w:val="24"/>
        </w:rPr>
      </w:pPr>
      <w:r w:rsidRPr="00390CB4">
        <w:rPr>
          <w:rFonts w:eastAsia="Times New Roman" w:cs="Times New Roman"/>
          <w:color w:val="252525"/>
          <w:szCs w:val="24"/>
          <w:shd w:val="clear" w:color="auto" w:fill="FFFFFF"/>
        </w:rPr>
        <w:t xml:space="preserve">Regarding </w:t>
      </w:r>
      <w:r w:rsidR="007B119C">
        <w:rPr>
          <w:rFonts w:eastAsia="Times New Roman" w:cs="Times New Roman"/>
          <w:color w:val="252525"/>
          <w:szCs w:val="24"/>
          <w:shd w:val="clear" w:color="auto" w:fill="FFFFFF"/>
        </w:rPr>
        <w:t>sending and receiving messages</w:t>
      </w:r>
      <w:r w:rsidRPr="00390CB4">
        <w:rPr>
          <w:rFonts w:eastAsia="Times New Roman" w:cs="Times New Roman"/>
          <w:color w:val="252525"/>
          <w:szCs w:val="24"/>
          <w:shd w:val="clear" w:color="auto" w:fill="FFFFFF"/>
        </w:rPr>
        <w:t>, when messages need to be delivered, the client side will</w:t>
      </w:r>
      <w:r>
        <w:rPr>
          <w:rFonts w:eastAsia="Times New Roman" w:cs="Times New Roman"/>
          <w:color w:val="252525"/>
          <w:szCs w:val="24"/>
          <w:shd w:val="clear" w:color="auto" w:fill="FFFFFF"/>
        </w:rPr>
        <w:t xml:space="preserve"> write data to </w:t>
      </w:r>
      <w:r w:rsidR="00E45F40">
        <w:rPr>
          <w:rFonts w:eastAsia="Times New Roman" w:cs="Times New Roman"/>
          <w:color w:val="252525"/>
          <w:szCs w:val="24"/>
          <w:shd w:val="clear" w:color="auto" w:fill="FFFFFF"/>
        </w:rPr>
        <w:t xml:space="preserve">the </w:t>
      </w:r>
      <w:proofErr w:type="spellStart"/>
      <w:r>
        <w:rPr>
          <w:rFonts w:eastAsia="Times New Roman" w:cs="Times New Roman"/>
          <w:color w:val="252525"/>
          <w:szCs w:val="24"/>
          <w:shd w:val="clear" w:color="auto" w:fill="FFFFFF"/>
        </w:rPr>
        <w:t>InCharacteristic</w:t>
      </w:r>
      <w:proofErr w:type="spellEnd"/>
      <w:r w:rsidR="00472E7E" w:rsidRPr="00472E7E">
        <w:rPr>
          <w:rFonts w:eastAsia="Times New Roman" w:cs="Times New Roman"/>
          <w:color w:val="252525"/>
          <w:szCs w:val="24"/>
          <w:shd w:val="clear" w:color="auto" w:fill="FFFFFF"/>
        </w:rPr>
        <w:t xml:space="preserve">. </w:t>
      </w:r>
      <w:r w:rsidR="00E45F40">
        <w:rPr>
          <w:rFonts w:eastAsia="Times New Roman" w:cs="Times New Roman"/>
          <w:color w:val="252525"/>
          <w:szCs w:val="24"/>
          <w:shd w:val="clear" w:color="auto" w:fill="FFFFFF"/>
        </w:rPr>
        <w:t xml:space="preserve">It will listen the </w:t>
      </w:r>
      <w:proofErr w:type="spellStart"/>
      <w:r w:rsidR="00E45F40">
        <w:rPr>
          <w:rFonts w:eastAsia="Times New Roman" w:cs="Times New Roman"/>
          <w:color w:val="252525"/>
          <w:szCs w:val="24"/>
          <w:shd w:val="clear" w:color="auto" w:fill="FFFFFF"/>
        </w:rPr>
        <w:t>OutCharacteristic</w:t>
      </w:r>
      <w:proofErr w:type="spellEnd"/>
      <w:r w:rsidR="00E45F40">
        <w:rPr>
          <w:rFonts w:eastAsia="Times New Roman" w:cs="Times New Roman"/>
          <w:color w:val="252525"/>
          <w:szCs w:val="24"/>
          <w:shd w:val="clear" w:color="auto" w:fill="FFFFFF"/>
        </w:rPr>
        <w:t xml:space="preserve"> to receive data from server side.</w:t>
      </w:r>
    </w:p>
    <w:p w14:paraId="33063D73" w14:textId="77777777" w:rsidR="00472E7E" w:rsidRPr="00472E7E" w:rsidRDefault="00472E7E" w:rsidP="00C57EB0">
      <w:pPr>
        <w:spacing w:after="0" w:line="360" w:lineRule="auto"/>
        <w:rPr>
          <w:rFonts w:eastAsia="Times New Roman" w:cs="Times New Roman"/>
          <w:szCs w:val="24"/>
        </w:rPr>
      </w:pPr>
    </w:p>
    <w:p w14:paraId="11702F56" w14:textId="77777777"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message type, </w:t>
      </w:r>
      <w:r w:rsidR="00F8684D" w:rsidRPr="00F8684D">
        <w:rPr>
          <w:rFonts w:eastAsia="Times New Roman" w:cs="Times New Roman"/>
          <w:color w:val="252525"/>
          <w:szCs w:val="24"/>
          <w:shd w:val="clear" w:color="auto" w:fill="FFFFFF"/>
        </w:rPr>
        <w:t xml:space="preserve">the first two bytes of the proposed protocol indicate the type of a message. As mentioned above, there are three types of messages. As soon as get a message from the remote side, the receiver will retrieve its type. If the message type is 0 (an announcement), the receiver will construct an object with information of remote </w:t>
      </w:r>
      <w:proofErr w:type="spellStart"/>
      <w:r w:rsidR="00F8684D" w:rsidRPr="00F8684D">
        <w:rPr>
          <w:rFonts w:eastAsia="Times New Roman" w:cs="Times New Roman"/>
          <w:color w:val="252525"/>
          <w:szCs w:val="24"/>
          <w:shd w:val="clear" w:color="auto" w:fill="FFFFFF"/>
        </w:rPr>
        <w:t>UserID</w:t>
      </w:r>
      <w:proofErr w:type="spellEnd"/>
      <w:r w:rsidR="00F8684D" w:rsidRPr="00F8684D">
        <w:rPr>
          <w:rFonts w:eastAsia="Times New Roman" w:cs="Times New Roman"/>
          <w:color w:val="252525"/>
          <w:szCs w:val="24"/>
          <w:shd w:val="clear" w:color="auto" w:fill="FFFFFF"/>
        </w:rPr>
        <w:t xml:space="preserve">, remote </w:t>
      </w:r>
      <w:proofErr w:type="spellStart"/>
      <w:r w:rsidR="00F8684D" w:rsidRPr="00F8684D">
        <w:rPr>
          <w:rFonts w:eastAsia="Times New Roman" w:cs="Times New Roman"/>
          <w:color w:val="252525"/>
          <w:szCs w:val="24"/>
          <w:shd w:val="clear" w:color="auto" w:fill="FFFFFF"/>
        </w:rPr>
        <w:t>AppID</w:t>
      </w:r>
      <w:proofErr w:type="spellEnd"/>
      <w:r w:rsidR="00F8684D" w:rsidRPr="00F8684D">
        <w:rPr>
          <w:rFonts w:eastAsia="Times New Roman" w:cs="Times New Roman"/>
          <w:color w:val="252525"/>
          <w:szCs w:val="24"/>
          <w:shd w:val="clear" w:color="auto" w:fill="FFFFFF"/>
        </w:rPr>
        <w:t xml:space="preserve">, and </w:t>
      </w:r>
      <w:r w:rsidR="00F8684D">
        <w:rPr>
          <w:rFonts w:eastAsia="Times New Roman" w:cs="Times New Roman"/>
          <w:color w:val="252525"/>
          <w:szCs w:val="24"/>
          <w:shd w:val="clear" w:color="auto" w:fill="FFFFFF"/>
        </w:rPr>
        <w:lastRenderedPageBreak/>
        <w:t>remote mac address</w:t>
      </w:r>
      <w:r w:rsidRPr="00472E7E">
        <w:rPr>
          <w:rFonts w:eastAsia="Times New Roman" w:cs="Times New Roman"/>
          <w:color w:val="252525"/>
          <w:szCs w:val="24"/>
          <w:shd w:val="clear" w:color="auto" w:fill="FFFFFF"/>
        </w:rPr>
        <w:t xml:space="preserve">. </w:t>
      </w:r>
      <w:r w:rsidR="00426FD0" w:rsidRPr="00426FD0">
        <w:rPr>
          <w:rFonts w:eastAsia="Times New Roman" w:cs="Times New Roman"/>
          <w:color w:val="252525"/>
          <w:szCs w:val="24"/>
          <w:shd w:val="clear" w:color="auto" w:fill="FFFFFF"/>
        </w:rPr>
        <w:t xml:space="preserve">Further, the receiver will trigger </w:t>
      </w:r>
      <w:proofErr w:type="gramStart"/>
      <w:r w:rsidR="00426FD0" w:rsidRPr="00426FD0">
        <w:rPr>
          <w:rFonts w:eastAsia="Times New Roman" w:cs="Times New Roman"/>
          <w:color w:val="252525"/>
          <w:szCs w:val="24"/>
          <w:shd w:val="clear" w:color="auto" w:fill="FFFFFF"/>
        </w:rPr>
        <w:t>announcement received</w:t>
      </w:r>
      <w:proofErr w:type="gramEnd"/>
      <w:r w:rsidR="00426FD0" w:rsidRPr="00426FD0">
        <w:rPr>
          <w:rFonts w:eastAsia="Times New Roman" w:cs="Times New Roman"/>
          <w:color w:val="252525"/>
          <w:szCs w:val="24"/>
          <w:shd w:val="clear" w:color="auto" w:fill="FFFFFF"/>
        </w:rPr>
        <w:t xml:space="preserve"> event where constructed object is the parameter. If a message type is 1 (a continue packet), the receiver will add received the message to a </w:t>
      </w:r>
      <w:proofErr w:type="spellStart"/>
      <w:r w:rsidR="00426FD0" w:rsidRPr="00426FD0">
        <w:rPr>
          <w:rFonts w:eastAsia="Times New Roman" w:cs="Times New Roman"/>
          <w:color w:val="252525"/>
          <w:szCs w:val="24"/>
          <w:shd w:val="clear" w:color="auto" w:fill="FFFFFF"/>
        </w:rPr>
        <w:t>hashmap</w:t>
      </w:r>
      <w:proofErr w:type="spellEnd"/>
      <w:r w:rsidR="00426FD0" w:rsidRPr="00426FD0">
        <w:rPr>
          <w:rFonts w:eastAsia="Times New Roman" w:cs="Times New Roman"/>
          <w:color w:val="252525"/>
          <w:szCs w:val="24"/>
          <w:shd w:val="clear" w:color="auto" w:fill="FFFFFF"/>
        </w:rPr>
        <w:t xml:space="preserve"> where the combined string of </w:t>
      </w:r>
      <w:proofErr w:type="spellStart"/>
      <w:r w:rsidR="00426FD0" w:rsidRPr="00426FD0">
        <w:rPr>
          <w:rFonts w:eastAsia="Times New Roman" w:cs="Times New Roman"/>
          <w:color w:val="252525"/>
          <w:szCs w:val="24"/>
          <w:shd w:val="clear" w:color="auto" w:fill="FFFFFF"/>
        </w:rPr>
        <w:t>UserID</w:t>
      </w:r>
      <w:proofErr w:type="spellEnd"/>
      <w:r w:rsidR="00426FD0" w:rsidRPr="00426FD0">
        <w:rPr>
          <w:rFonts w:eastAsia="Times New Roman" w:cs="Times New Roman"/>
          <w:color w:val="252525"/>
          <w:szCs w:val="24"/>
          <w:shd w:val="clear" w:color="auto" w:fill="FFFFFF"/>
        </w:rPr>
        <w:t xml:space="preserve"> and </w:t>
      </w:r>
      <w:proofErr w:type="spellStart"/>
      <w:r w:rsidR="00426FD0" w:rsidRPr="00426FD0">
        <w:rPr>
          <w:rFonts w:eastAsia="Times New Roman" w:cs="Times New Roman"/>
          <w:color w:val="252525"/>
          <w:szCs w:val="24"/>
          <w:shd w:val="clear" w:color="auto" w:fill="FFFFFF"/>
        </w:rPr>
        <w:t>AppID</w:t>
      </w:r>
      <w:proofErr w:type="spellEnd"/>
      <w:r w:rsidR="00426FD0" w:rsidRPr="00426FD0">
        <w:rPr>
          <w:rFonts w:eastAsia="Times New Roman" w:cs="Times New Roman"/>
          <w:color w:val="252525"/>
          <w:szCs w:val="24"/>
          <w:shd w:val="clear" w:color="auto" w:fill="FFFFFF"/>
        </w:rPr>
        <w:t xml:space="preserve"> is the key. The </w:t>
      </w:r>
      <w:proofErr w:type="spellStart"/>
      <w:r w:rsidR="00426FD0" w:rsidRPr="00426FD0">
        <w:rPr>
          <w:rFonts w:eastAsia="Times New Roman" w:cs="Times New Roman"/>
          <w:color w:val="252525"/>
          <w:szCs w:val="24"/>
          <w:shd w:val="clear" w:color="auto" w:fill="FFFFFF"/>
        </w:rPr>
        <w:t>hashmap</w:t>
      </w:r>
      <w:proofErr w:type="spellEnd"/>
      <w:r w:rsidR="00426FD0" w:rsidRPr="00426FD0">
        <w:rPr>
          <w:rFonts w:eastAsia="Times New Roman" w:cs="Times New Roman"/>
          <w:color w:val="252525"/>
          <w:szCs w:val="24"/>
          <w:shd w:val="clear" w:color="auto" w:fill="FFFFFF"/>
        </w:rPr>
        <w:t xml:space="preserve"> maintains messages received from </w:t>
      </w:r>
      <w:r w:rsidR="00703A66">
        <w:rPr>
          <w:rFonts w:eastAsia="Times New Roman" w:cs="Times New Roman"/>
          <w:color w:val="252525"/>
          <w:szCs w:val="24"/>
          <w:shd w:val="clear" w:color="auto" w:fill="FFFFFF"/>
        </w:rPr>
        <w:t>the connected device</w:t>
      </w:r>
      <w:r w:rsidR="00426FD0" w:rsidRPr="00426FD0">
        <w:rPr>
          <w:rFonts w:eastAsia="Times New Roman" w:cs="Times New Roman"/>
          <w:color w:val="252525"/>
          <w:szCs w:val="24"/>
          <w:shd w:val="clear" w:color="auto" w:fill="FFFFFF"/>
        </w:rPr>
        <w:t xml:space="preserve">. If the message type is 2 (the end packet of a </w:t>
      </w:r>
      <w:proofErr w:type="spellStart"/>
      <w:r w:rsidR="00426FD0" w:rsidRPr="00426FD0">
        <w:rPr>
          <w:rFonts w:eastAsia="Times New Roman" w:cs="Times New Roman"/>
          <w:color w:val="252525"/>
          <w:szCs w:val="24"/>
          <w:shd w:val="clear" w:color="auto" w:fill="FFFFFF"/>
        </w:rPr>
        <w:t>CoAP</w:t>
      </w:r>
      <w:proofErr w:type="spellEnd"/>
      <w:r w:rsidR="00426FD0" w:rsidRPr="00426FD0">
        <w:rPr>
          <w:rFonts w:eastAsia="Times New Roman" w:cs="Times New Roman"/>
          <w:color w:val="252525"/>
          <w:szCs w:val="24"/>
          <w:shd w:val="clear" w:color="auto" w:fill="FFFFFF"/>
        </w:rPr>
        <w:t xml:space="preserve"> message), the receiver will add the message to the </w:t>
      </w:r>
      <w:proofErr w:type="spellStart"/>
      <w:r w:rsidR="00426FD0" w:rsidRPr="00426FD0">
        <w:rPr>
          <w:rFonts w:eastAsia="Times New Roman" w:cs="Times New Roman"/>
          <w:color w:val="252525"/>
          <w:szCs w:val="24"/>
          <w:shd w:val="clear" w:color="auto" w:fill="FFFFFF"/>
        </w:rPr>
        <w:t>hashmap</w:t>
      </w:r>
      <w:proofErr w:type="spellEnd"/>
      <w:r w:rsidR="00426FD0" w:rsidRPr="00426FD0">
        <w:rPr>
          <w:rFonts w:eastAsia="Times New Roman" w:cs="Times New Roman"/>
          <w:color w:val="252525"/>
          <w:szCs w:val="24"/>
          <w:shd w:val="clear" w:color="auto" w:fill="FFFFFF"/>
        </w:rPr>
        <w:t>, combine existing message pieces into an object an</w:t>
      </w:r>
      <w:r w:rsidR="00426FD0">
        <w:rPr>
          <w:rFonts w:eastAsia="Times New Roman" w:cs="Times New Roman"/>
          <w:color w:val="252525"/>
          <w:szCs w:val="24"/>
          <w:shd w:val="clear" w:color="auto" w:fill="FFFFFF"/>
        </w:rPr>
        <w:t xml:space="preserve">d trigger </w:t>
      </w:r>
      <w:r w:rsidR="00583E06">
        <w:rPr>
          <w:rFonts w:eastAsia="Times New Roman" w:cs="Times New Roman"/>
          <w:color w:val="252525"/>
          <w:szCs w:val="24"/>
          <w:shd w:val="clear" w:color="auto" w:fill="FFFFFF"/>
        </w:rPr>
        <w:t xml:space="preserve">a </w:t>
      </w:r>
      <w:r w:rsidR="00426FD0">
        <w:rPr>
          <w:rFonts w:eastAsia="Times New Roman" w:cs="Times New Roman"/>
          <w:color w:val="252525"/>
          <w:szCs w:val="24"/>
          <w:shd w:val="clear" w:color="auto" w:fill="FFFFFF"/>
        </w:rPr>
        <w:t>message receive event</w:t>
      </w:r>
      <w:r w:rsidRPr="00472E7E">
        <w:rPr>
          <w:rFonts w:eastAsia="Times New Roman" w:cs="Times New Roman"/>
          <w:color w:val="252525"/>
          <w:szCs w:val="24"/>
          <w:shd w:val="clear" w:color="auto" w:fill="FFFFFF"/>
        </w:rPr>
        <w:t xml:space="preserve">. </w:t>
      </w:r>
    </w:p>
    <w:p w14:paraId="17D49F75" w14:textId="77777777"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4.6.2.2 Server Side</w:t>
      </w:r>
      <w:r w:rsidRPr="00472E7E">
        <w:rPr>
          <w:rFonts w:ascii="Times New Roman" w:eastAsia="Times New Roman" w:hAnsi="Times New Roman" w:cs="Times New Roman"/>
          <w:color w:val="252525"/>
          <w:szCs w:val="24"/>
          <w:shd w:val="clear" w:color="auto" w:fill="FFFFFF"/>
        </w:rPr>
        <w:t xml:space="preserve"> </w:t>
      </w:r>
    </w:p>
    <w:p w14:paraId="52F5FB3B"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w:t>
      </w:r>
      <w:r w:rsidR="009F58C9" w:rsidRPr="009F58C9">
        <w:rPr>
          <w:rFonts w:eastAsia="Times New Roman" w:cs="Times New Roman"/>
          <w:color w:val="252525"/>
          <w:szCs w:val="24"/>
          <w:shd w:val="clear" w:color="auto" w:fill="FFFFFF"/>
        </w:rPr>
        <w:t xml:space="preserve">As mentioned above, the server side runs independently as a background service. It serves one or more app through message broadcast. A server will automatically broadcast </w:t>
      </w:r>
      <w:proofErr w:type="gramStart"/>
      <w:r w:rsidR="009F58C9" w:rsidRPr="009F58C9">
        <w:rPr>
          <w:rFonts w:eastAsia="Times New Roman" w:cs="Times New Roman"/>
          <w:color w:val="252525"/>
          <w:szCs w:val="24"/>
          <w:shd w:val="clear" w:color="auto" w:fill="FFFFFF"/>
        </w:rPr>
        <w:t>itself</w:t>
      </w:r>
      <w:proofErr w:type="gramEnd"/>
      <w:r w:rsidR="009F58C9" w:rsidRPr="009F58C9">
        <w:rPr>
          <w:rFonts w:eastAsia="Times New Roman" w:cs="Times New Roman"/>
          <w:color w:val="252525"/>
          <w:szCs w:val="24"/>
          <w:shd w:val="clear" w:color="auto" w:fill="FFFFFF"/>
        </w:rPr>
        <w:t>. Remote clients and discover it and try to connect with it. Once a connection created, connected devices can read and write a value to the server. Unlike client service, a server service only has one thread for send message because all messages from clients go to one function call, which is restricted by the implementation BLE. Therefore, the system will only create one send thread for data notification from server to client</w:t>
      </w:r>
      <w:r w:rsidRPr="00472E7E">
        <w:rPr>
          <w:rFonts w:eastAsia="Times New Roman" w:cs="Times New Roman"/>
          <w:color w:val="252525"/>
          <w:szCs w:val="24"/>
          <w:shd w:val="clear" w:color="auto" w:fill="FFFFFF"/>
        </w:rPr>
        <w:t xml:space="preserve">. </w:t>
      </w:r>
    </w:p>
    <w:p w14:paraId="41B3FB52" w14:textId="77777777" w:rsidR="00472E7E" w:rsidRPr="00472E7E" w:rsidRDefault="00472E7E" w:rsidP="00C57EB0">
      <w:pPr>
        <w:spacing w:after="0" w:line="360" w:lineRule="auto"/>
        <w:rPr>
          <w:rFonts w:eastAsia="Times New Roman" w:cs="Times New Roman"/>
          <w:szCs w:val="24"/>
        </w:rPr>
      </w:pPr>
    </w:p>
    <w:p w14:paraId="30BD606B" w14:textId="77777777" w:rsidR="00C95CAA" w:rsidRDefault="00472E7E" w:rsidP="00C95CAA">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w:t>
      </w:r>
      <w:r w:rsidR="007B119C" w:rsidRPr="007B119C">
        <w:rPr>
          <w:rFonts w:eastAsia="Times New Roman" w:cs="Times New Roman"/>
          <w:color w:val="252525"/>
          <w:szCs w:val="24"/>
          <w:shd w:val="clear" w:color="auto" w:fill="FFFFFF"/>
        </w:rPr>
        <w:t xml:space="preserve">Similarly, the server-side listens send an announcement and send message requests from an upper layer. </w:t>
      </w:r>
      <w:proofErr w:type="gramStart"/>
      <w:r w:rsidR="007B119C" w:rsidRPr="007B119C">
        <w:rPr>
          <w:rFonts w:eastAsia="Times New Roman" w:cs="Times New Roman"/>
          <w:color w:val="252525"/>
          <w:szCs w:val="24"/>
          <w:shd w:val="clear" w:color="auto" w:fill="FFFFFF"/>
        </w:rPr>
        <w:t>When new request received by the service.</w:t>
      </w:r>
      <w:proofErr w:type="gramEnd"/>
      <w:r w:rsidR="007B119C" w:rsidRPr="007B119C">
        <w:rPr>
          <w:rFonts w:eastAsia="Times New Roman" w:cs="Times New Roman"/>
          <w:color w:val="252525"/>
          <w:szCs w:val="24"/>
          <w:shd w:val="clear" w:color="auto" w:fill="FFFFFF"/>
        </w:rPr>
        <w:t xml:space="preserve"> It will process the data and push data packets to a queue. </w:t>
      </w:r>
      <w:proofErr w:type="gramStart"/>
      <w:r w:rsidR="007B119C" w:rsidRPr="007B119C">
        <w:rPr>
          <w:rFonts w:eastAsia="Times New Roman" w:cs="Times New Roman"/>
          <w:color w:val="252525"/>
          <w:szCs w:val="24"/>
          <w:shd w:val="clear" w:color="auto" w:fill="FFFFFF"/>
        </w:rPr>
        <w:t>A send thread manages the queue and constantly send</w:t>
      </w:r>
      <w:proofErr w:type="gramEnd"/>
      <w:r w:rsidR="007B119C" w:rsidRPr="007B119C">
        <w:rPr>
          <w:rFonts w:eastAsia="Times New Roman" w:cs="Times New Roman"/>
          <w:color w:val="252525"/>
          <w:szCs w:val="24"/>
          <w:shd w:val="clear" w:color="auto" w:fill="FFFFFF"/>
        </w:rPr>
        <w:t xml:space="preserve"> notifications</w:t>
      </w:r>
      <w:r w:rsidRPr="00472E7E">
        <w:rPr>
          <w:rFonts w:eastAsia="Times New Roman" w:cs="Times New Roman"/>
          <w:color w:val="252525"/>
          <w:szCs w:val="24"/>
          <w:shd w:val="clear" w:color="auto" w:fill="FFFFFF"/>
        </w:rPr>
        <w:t xml:space="preserve">. </w:t>
      </w:r>
    </w:p>
    <w:p w14:paraId="6C28A45D" w14:textId="77777777" w:rsidR="00A134E2" w:rsidRPr="00A134E2" w:rsidRDefault="00A134E2" w:rsidP="00A134E2">
      <w:pPr>
        <w:pStyle w:val="Caption"/>
      </w:pPr>
    </w:p>
    <w:p w14:paraId="6E36662A" w14:textId="77777777" w:rsidR="00472E7E" w:rsidRPr="00472E7E" w:rsidRDefault="00C95CAA" w:rsidP="00C95CAA">
      <w:pPr>
        <w:spacing w:after="0" w:line="360" w:lineRule="auto"/>
        <w:rPr>
          <w:rFonts w:eastAsia="Times New Roman" w:cs="Times New Roman"/>
          <w:szCs w:val="24"/>
        </w:rPr>
      </w:pPr>
      <w:r w:rsidRPr="00C95CAA">
        <w:rPr>
          <w:rFonts w:eastAsia="Times New Roman" w:cs="Times New Roman"/>
          <w:color w:val="252525"/>
          <w:szCs w:val="24"/>
          <w:shd w:val="clear" w:color="auto" w:fill="FFFFFF"/>
        </w:rPr>
        <w:t xml:space="preserve">Regarding sending and receiving messages, the server service listens to data changes in </w:t>
      </w:r>
      <w:proofErr w:type="spellStart"/>
      <w:r w:rsidRPr="00C95CAA">
        <w:rPr>
          <w:rFonts w:eastAsia="Times New Roman" w:cs="Times New Roman"/>
          <w:color w:val="252525"/>
          <w:szCs w:val="24"/>
          <w:shd w:val="clear" w:color="auto" w:fill="FFFFFF"/>
        </w:rPr>
        <w:t>InCharacteristic</w:t>
      </w:r>
      <w:proofErr w:type="spellEnd"/>
      <w:r w:rsidRPr="00C95CAA">
        <w:rPr>
          <w:rFonts w:eastAsia="Times New Roman" w:cs="Times New Roman"/>
          <w:color w:val="252525"/>
          <w:szCs w:val="24"/>
          <w:shd w:val="clear" w:color="auto" w:fill="FFFFFF"/>
        </w:rPr>
        <w:t xml:space="preserve"> as a data receiver. Meanwhile, when data need to be </w:t>
      </w:r>
      <w:proofErr w:type="gramStart"/>
      <w:r w:rsidRPr="00C95CAA">
        <w:rPr>
          <w:rFonts w:eastAsia="Times New Roman" w:cs="Times New Roman"/>
          <w:color w:val="252525"/>
          <w:szCs w:val="24"/>
          <w:shd w:val="clear" w:color="auto" w:fill="FFFFFF"/>
        </w:rPr>
        <w:t>send</w:t>
      </w:r>
      <w:proofErr w:type="gramEnd"/>
      <w:r w:rsidRPr="00C95CAA">
        <w:rPr>
          <w:rFonts w:eastAsia="Times New Roman" w:cs="Times New Roman"/>
          <w:color w:val="252525"/>
          <w:szCs w:val="24"/>
          <w:shd w:val="clear" w:color="auto" w:fill="FFFFFF"/>
        </w:rPr>
        <w:t xml:space="preserve">, it will change the value of </w:t>
      </w:r>
      <w:proofErr w:type="spellStart"/>
      <w:r w:rsidRPr="00C95CAA">
        <w:rPr>
          <w:rFonts w:eastAsia="Times New Roman" w:cs="Times New Roman"/>
          <w:color w:val="252525"/>
          <w:szCs w:val="24"/>
          <w:shd w:val="clear" w:color="auto" w:fill="FFFFFF"/>
        </w:rPr>
        <w:t>OutCharacteristic</w:t>
      </w:r>
      <w:proofErr w:type="spellEnd"/>
      <w:r w:rsidRPr="00C95CAA">
        <w:rPr>
          <w:rFonts w:eastAsia="Times New Roman" w:cs="Times New Roman"/>
          <w:color w:val="252525"/>
          <w:szCs w:val="24"/>
          <w:shd w:val="clear" w:color="auto" w:fill="FFFFFF"/>
        </w:rPr>
        <w:t xml:space="preserve"> and send a </w:t>
      </w:r>
      <w:r>
        <w:rPr>
          <w:rFonts w:eastAsia="Times New Roman" w:cs="Times New Roman"/>
          <w:color w:val="252525"/>
          <w:szCs w:val="24"/>
          <w:shd w:val="clear" w:color="auto" w:fill="FFFFFF"/>
        </w:rPr>
        <w:t>notification to the client side</w:t>
      </w:r>
      <w:r w:rsidR="00472E7E" w:rsidRPr="00472E7E">
        <w:rPr>
          <w:rFonts w:eastAsia="Times New Roman" w:cs="Times New Roman"/>
          <w:color w:val="252525"/>
          <w:szCs w:val="24"/>
          <w:shd w:val="clear" w:color="auto" w:fill="FFFFFF"/>
        </w:rPr>
        <w:t xml:space="preserve">. </w:t>
      </w:r>
    </w:p>
    <w:p w14:paraId="37FA4621" w14:textId="77777777" w:rsidR="004E7E7B" w:rsidRPr="004E7E7B" w:rsidRDefault="004E7E7B" w:rsidP="004E7E7B">
      <w:pPr>
        <w:spacing w:after="0" w:line="360" w:lineRule="auto"/>
        <w:rPr>
          <w:rFonts w:eastAsia="Times New Roman" w:cs="Times New Roman"/>
          <w:color w:val="252525"/>
          <w:szCs w:val="24"/>
          <w:shd w:val="clear" w:color="auto" w:fill="FFFFFF"/>
        </w:rPr>
      </w:pPr>
    </w:p>
    <w:p w14:paraId="176136FC" w14:textId="77777777" w:rsidR="00472E7E" w:rsidRPr="00472E7E" w:rsidRDefault="004E7E7B" w:rsidP="004E7E7B">
      <w:pPr>
        <w:spacing w:after="0" w:line="360" w:lineRule="auto"/>
        <w:rPr>
          <w:rFonts w:eastAsia="Times New Roman" w:cs="Times New Roman"/>
          <w:szCs w:val="24"/>
        </w:rPr>
      </w:pPr>
      <w:r w:rsidRPr="004E7E7B">
        <w:rPr>
          <w:rFonts w:eastAsia="Times New Roman" w:cs="Times New Roman"/>
          <w:color w:val="252525"/>
          <w:szCs w:val="24"/>
          <w:shd w:val="clear" w:color="auto" w:fill="FFFFFF"/>
        </w:rPr>
        <w:t xml:space="preserve">Regarding message type. The server side also supports three types of </w:t>
      </w:r>
      <w:proofErr w:type="gramStart"/>
      <w:r w:rsidRPr="004E7E7B">
        <w:rPr>
          <w:rFonts w:eastAsia="Times New Roman" w:cs="Times New Roman"/>
          <w:color w:val="252525"/>
          <w:szCs w:val="24"/>
          <w:shd w:val="clear" w:color="auto" w:fill="FFFFFF"/>
        </w:rPr>
        <w:t>message which</w:t>
      </w:r>
      <w:proofErr w:type="gramEnd"/>
      <w:r w:rsidRPr="004E7E7B">
        <w:rPr>
          <w:rFonts w:eastAsia="Times New Roman" w:cs="Times New Roman"/>
          <w:color w:val="252525"/>
          <w:szCs w:val="24"/>
          <w:shd w:val="clear" w:color="auto" w:fill="FFFFFF"/>
        </w:rPr>
        <w:t xml:space="preserve"> has been described earlier. Once message received, the server-side need to parse it into an object and tr</w:t>
      </w:r>
      <w:r>
        <w:rPr>
          <w:rFonts w:eastAsia="Times New Roman" w:cs="Times New Roman"/>
          <w:color w:val="252525"/>
          <w:szCs w:val="24"/>
          <w:shd w:val="clear" w:color="auto" w:fill="FFFFFF"/>
        </w:rPr>
        <w:t xml:space="preserve">igger </w:t>
      </w:r>
      <w:r w:rsidR="00583E06">
        <w:rPr>
          <w:rFonts w:eastAsia="Times New Roman" w:cs="Times New Roman"/>
          <w:color w:val="252525"/>
          <w:szCs w:val="24"/>
          <w:shd w:val="clear" w:color="auto" w:fill="FFFFFF"/>
        </w:rPr>
        <w:t xml:space="preserve">a </w:t>
      </w:r>
      <w:r>
        <w:rPr>
          <w:rFonts w:eastAsia="Times New Roman" w:cs="Times New Roman"/>
          <w:color w:val="252525"/>
          <w:szCs w:val="24"/>
          <w:shd w:val="clear" w:color="auto" w:fill="FFFFFF"/>
        </w:rPr>
        <w:t>message receive event</w:t>
      </w:r>
      <w:r w:rsidR="00472E7E" w:rsidRPr="00472E7E">
        <w:rPr>
          <w:rFonts w:eastAsia="Times New Roman" w:cs="Times New Roman"/>
          <w:color w:val="252525"/>
          <w:szCs w:val="24"/>
          <w:shd w:val="clear" w:color="auto" w:fill="FFFFFF"/>
        </w:rPr>
        <w:t>.</w:t>
      </w:r>
    </w:p>
    <w:p w14:paraId="0787109B" w14:textId="77777777"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 xml:space="preserve">4.6.2.3 </w:t>
      </w:r>
      <w:r w:rsidR="00EE7F83" w:rsidRPr="00472E7E">
        <w:rPr>
          <w:rFonts w:ascii="Times New Roman" w:eastAsia="Times New Roman" w:hAnsi="Times New Roman" w:cs="Times New Roman"/>
          <w:b/>
          <w:bCs/>
          <w:color w:val="252525"/>
          <w:szCs w:val="24"/>
          <w:shd w:val="clear" w:color="auto" w:fill="FFFFFF"/>
        </w:rPr>
        <w:t>Flowchart</w:t>
      </w:r>
    </w:p>
    <w:p w14:paraId="6394C07B" w14:textId="77777777" w:rsidR="00AE29A5" w:rsidRDefault="00472E7E" w:rsidP="00AE29A5">
      <w:pPr>
        <w:keepNext/>
        <w:spacing w:after="0" w:line="360" w:lineRule="auto"/>
        <w:jc w:val="center"/>
      </w:pPr>
      <w:r w:rsidRPr="00472E7E">
        <w:rPr>
          <w:rFonts w:eastAsia="Times New Roman" w:cs="Times New Roman"/>
          <w:noProof/>
          <w:color w:val="252525"/>
          <w:szCs w:val="24"/>
          <w:shd w:val="clear" w:color="auto" w:fill="FFFFFF"/>
          <w:lang w:val="en-US" w:eastAsia="en-US"/>
        </w:rPr>
        <w:drawing>
          <wp:inline distT="0" distB="0" distL="0" distR="0" wp14:anchorId="5D3FF4A3" wp14:editId="7998F0D2">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14:paraId="5CA91509" w14:textId="77777777" w:rsidR="00472E7E" w:rsidRPr="00472E7E" w:rsidRDefault="00AE29A5" w:rsidP="00AE29A5">
      <w:pPr>
        <w:pStyle w:val="Caption"/>
        <w:rPr>
          <w:rFonts w:eastAsia="Times New Roman" w:cs="Times New Roman"/>
          <w:szCs w:val="24"/>
        </w:rPr>
      </w:pPr>
      <w:bookmarkStart w:id="356" w:name="_Toc449450792"/>
      <w:bookmarkStart w:id="357" w:name="_Toc449949778"/>
      <w:proofErr w:type="gramStart"/>
      <w:r w:rsidRPr="00AE29A5">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7</w:t>
      </w:r>
      <w:r w:rsidR="003B3445">
        <w:rPr>
          <w:color w:val="000000" w:themeColor="text1"/>
        </w:rPr>
        <w:fldChar w:fldCharType="end"/>
      </w:r>
      <w:r w:rsidRPr="00AE29A5">
        <w:rPr>
          <w:color w:val="000000" w:themeColor="text1"/>
        </w:rPr>
        <w:t xml:space="preserve"> </w:t>
      </w:r>
      <w:r w:rsidRPr="00472E7E">
        <w:rPr>
          <w:rFonts w:eastAsia="Times New Roman" w:cs="Times New Roman"/>
          <w:color w:val="252525"/>
          <w:szCs w:val="24"/>
          <w:shd w:val="clear" w:color="auto" w:fill="FFFFFF"/>
        </w:rPr>
        <w:t>Life cycle of network service</w:t>
      </w:r>
      <w:bookmarkEnd w:id="356"/>
      <w:bookmarkEnd w:id="357"/>
    </w:p>
    <w:p w14:paraId="5D98D8C1" w14:textId="77777777" w:rsidR="005C4220" w:rsidRPr="00AE29A5" w:rsidRDefault="005C4220" w:rsidP="00AE29A5">
      <w:pPr>
        <w:spacing w:after="0" w:line="360" w:lineRule="auto"/>
        <w:jc w:val="center"/>
        <w:rPr>
          <w:rFonts w:eastAsia="Times New Roman" w:cs="Times New Roman"/>
          <w:color w:val="252525"/>
          <w:szCs w:val="24"/>
          <w:shd w:val="clear" w:color="auto" w:fill="FFFFFF"/>
        </w:rPr>
      </w:pPr>
    </w:p>
    <w:p w14:paraId="4BC03FD3" w14:textId="77777777" w:rsidR="00472E7E" w:rsidRPr="00472E7E" w:rsidRDefault="0038163E" w:rsidP="00C57EB0">
      <w:pPr>
        <w:spacing w:after="0" w:line="360" w:lineRule="auto"/>
        <w:rPr>
          <w:rFonts w:eastAsia="Times New Roman" w:cs="Times New Roman"/>
          <w:szCs w:val="24"/>
        </w:rPr>
      </w:pPr>
      <w:r w:rsidRPr="0038163E">
        <w:rPr>
          <w:rFonts w:eastAsia="Times New Roman" w:cs="Times New Roman"/>
          <w:color w:val="252525"/>
          <w:szCs w:val="24"/>
          <w:shd w:val="clear" w:color="auto" w:fill="FFFFFF"/>
        </w:rPr>
        <w:t xml:space="preserve">The flowchart above shows lifecycle of a service. As shown above, whenever user need create a </w:t>
      </w:r>
      <w:proofErr w:type="spellStart"/>
      <w:r w:rsidRPr="0038163E">
        <w:rPr>
          <w:rFonts w:eastAsia="Times New Roman" w:cs="Times New Roman"/>
          <w:color w:val="252525"/>
          <w:szCs w:val="24"/>
          <w:shd w:val="clear" w:color="auto" w:fill="FFFFFF"/>
        </w:rPr>
        <w:t>CoAPNonIP</w:t>
      </w:r>
      <w:proofErr w:type="spellEnd"/>
      <w:r w:rsidRPr="0038163E">
        <w:rPr>
          <w:rFonts w:eastAsia="Times New Roman" w:cs="Times New Roman"/>
          <w:color w:val="252525"/>
          <w:szCs w:val="24"/>
          <w:shd w:val="clear" w:color="auto" w:fill="FFFFFF"/>
        </w:rPr>
        <w:t xml:space="preserve"> service, he or she needs to create an instance of an object called App. When initializing the App, logics at application layer need to be specified. After calling several functions to set the application layer (e.g. receiver thread, processor thread, and default receiver), users need to call </w:t>
      </w:r>
      <w:r w:rsidR="007F1F03">
        <w:rPr>
          <w:rFonts w:eastAsia="Times New Roman" w:cs="Times New Roman"/>
          <w:color w:val="252525"/>
          <w:szCs w:val="24"/>
          <w:shd w:val="clear" w:color="auto" w:fill="FFFFFF"/>
        </w:rPr>
        <w:t xml:space="preserve">the </w:t>
      </w:r>
      <w:r w:rsidRPr="0038163E">
        <w:rPr>
          <w:rFonts w:eastAsia="Times New Roman" w:cs="Times New Roman"/>
          <w:color w:val="252525"/>
          <w:szCs w:val="24"/>
          <w:shd w:val="clear" w:color="auto" w:fill="FFFFFF"/>
        </w:rPr>
        <w:t xml:space="preserve">run function to check if a network layer service exists or not. If no service </w:t>
      </w:r>
      <w:r w:rsidR="007F1F03">
        <w:rPr>
          <w:rFonts w:eastAsia="Times New Roman" w:cs="Times New Roman"/>
          <w:color w:val="252525"/>
          <w:szCs w:val="24"/>
          <w:shd w:val="clear" w:color="auto" w:fill="FFFFFF"/>
        </w:rPr>
        <w:t>is</w:t>
      </w:r>
      <w:r w:rsidRPr="0038163E">
        <w:rPr>
          <w:rFonts w:eastAsia="Times New Roman" w:cs="Times New Roman"/>
          <w:color w:val="252525"/>
          <w:szCs w:val="24"/>
          <w:shd w:val="clear" w:color="auto" w:fill="FFFFFF"/>
        </w:rPr>
        <w:t xml:space="preserve"> running at background, a service </w:t>
      </w:r>
      <w:r w:rsidR="00DD3096">
        <w:rPr>
          <w:rFonts w:eastAsia="Times New Roman" w:cs="Times New Roman"/>
          <w:color w:val="252525"/>
          <w:szCs w:val="24"/>
          <w:shd w:val="clear" w:color="auto" w:fill="FFFFFF"/>
        </w:rPr>
        <w:t>will</w:t>
      </w:r>
      <w:r w:rsidRPr="0038163E">
        <w:rPr>
          <w:rFonts w:eastAsia="Times New Roman" w:cs="Times New Roman"/>
          <w:color w:val="252525"/>
          <w:szCs w:val="24"/>
          <w:shd w:val="clear" w:color="auto" w:fill="FFFFFF"/>
        </w:rPr>
        <w:t xml:space="preserve"> manage the lifecycle of a connection. The service will keep runni</w:t>
      </w:r>
      <w:r>
        <w:rPr>
          <w:rFonts w:eastAsia="Times New Roman" w:cs="Times New Roman"/>
          <w:color w:val="252525"/>
          <w:szCs w:val="24"/>
          <w:shd w:val="clear" w:color="auto" w:fill="FFFFFF"/>
        </w:rPr>
        <w:t xml:space="preserve">ng unless </w:t>
      </w:r>
      <w:proofErr w:type="gramStart"/>
      <w:r>
        <w:rPr>
          <w:rFonts w:eastAsia="Times New Roman" w:cs="Times New Roman"/>
          <w:color w:val="252525"/>
          <w:szCs w:val="24"/>
          <w:shd w:val="clear" w:color="auto" w:fill="FFFFFF"/>
        </w:rPr>
        <w:t>user force</w:t>
      </w:r>
      <w:proofErr w:type="gramEnd"/>
      <w:r>
        <w:rPr>
          <w:rFonts w:eastAsia="Times New Roman" w:cs="Times New Roman"/>
          <w:color w:val="252525"/>
          <w:szCs w:val="24"/>
          <w:shd w:val="clear" w:color="auto" w:fill="FFFFFF"/>
        </w:rPr>
        <w:t xml:space="preserve"> to stop it</w:t>
      </w:r>
      <w:r w:rsidR="00472E7E" w:rsidRPr="00472E7E">
        <w:rPr>
          <w:rFonts w:eastAsia="Times New Roman" w:cs="Times New Roman"/>
          <w:color w:val="252525"/>
          <w:szCs w:val="24"/>
          <w:shd w:val="clear" w:color="auto" w:fill="FFFFFF"/>
        </w:rPr>
        <w:t>.</w:t>
      </w:r>
    </w:p>
    <w:p w14:paraId="295D6815" w14:textId="77777777" w:rsidR="00695453" w:rsidRDefault="00472E7E" w:rsidP="00695453">
      <w:pPr>
        <w:keepNext/>
        <w:spacing w:after="0" w:line="360" w:lineRule="auto"/>
        <w:jc w:val="center"/>
      </w:pPr>
      <w:r w:rsidRPr="00472E7E">
        <w:rPr>
          <w:rFonts w:eastAsia="Times New Roman" w:cs="Times New Roman"/>
          <w:noProof/>
          <w:color w:val="252525"/>
          <w:szCs w:val="24"/>
          <w:shd w:val="clear" w:color="auto" w:fill="FFFFFF"/>
          <w:lang w:val="en-US" w:eastAsia="en-US"/>
        </w:rPr>
        <w:lastRenderedPageBreak/>
        <w:drawing>
          <wp:inline distT="0" distB="0" distL="0" distR="0" wp14:anchorId="7B5B9FCC" wp14:editId="050E4A87">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14:paraId="7F6EACB7" w14:textId="77777777" w:rsidR="005C4220" w:rsidRDefault="00695453" w:rsidP="00695453">
      <w:pPr>
        <w:pStyle w:val="Caption"/>
        <w:rPr>
          <w:rFonts w:eastAsia="Times New Roman" w:cs="Times New Roman"/>
          <w:szCs w:val="24"/>
        </w:rPr>
      </w:pPr>
      <w:bookmarkStart w:id="358" w:name="_Toc449450793"/>
      <w:bookmarkStart w:id="359" w:name="_Toc449949779"/>
      <w:proofErr w:type="gramStart"/>
      <w:r w:rsidRPr="00695453">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8</w:t>
      </w:r>
      <w:r w:rsidR="003B3445">
        <w:rPr>
          <w:color w:val="000000" w:themeColor="text1"/>
        </w:rPr>
        <w:fldChar w:fldCharType="end"/>
      </w:r>
      <w:r>
        <w:t xml:space="preserve"> </w:t>
      </w:r>
      <w:r w:rsidRPr="00472E7E">
        <w:rPr>
          <w:rFonts w:eastAsia="Times New Roman" w:cs="Times New Roman"/>
          <w:color w:val="252525"/>
          <w:szCs w:val="24"/>
          <w:shd w:val="clear" w:color="auto" w:fill="FFFFFF"/>
        </w:rPr>
        <w:t xml:space="preserve">Life cycle of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communication in proposed architecture</w:t>
      </w:r>
      <w:bookmarkEnd w:id="358"/>
      <w:bookmarkEnd w:id="359"/>
    </w:p>
    <w:p w14:paraId="53E4E66F" w14:textId="77777777" w:rsidR="00695453" w:rsidRPr="00695453" w:rsidRDefault="00695453" w:rsidP="00695453"/>
    <w:p w14:paraId="0F691734" w14:textId="77777777" w:rsidR="00472E7E" w:rsidRPr="00472E7E" w:rsidRDefault="006D571B" w:rsidP="00C57EB0">
      <w:pPr>
        <w:spacing w:after="0" w:line="360" w:lineRule="auto"/>
        <w:rPr>
          <w:rFonts w:eastAsia="Times New Roman" w:cs="Times New Roman"/>
          <w:szCs w:val="24"/>
        </w:rPr>
      </w:pPr>
      <w:r w:rsidRPr="006D571B">
        <w:rPr>
          <w:rFonts w:eastAsia="Times New Roman" w:cs="Times New Roman"/>
          <w:color w:val="252525"/>
          <w:szCs w:val="24"/>
          <w:shd w:val="clear" w:color="auto" w:fill="FFFFFF"/>
        </w:rPr>
        <w:t xml:space="preserve">The flowchart shows the life cycle of communication. Since the architecture is resource driven, a request needs to specify resource URL and targets. After creating a request, users need to send it to the sender queue and register a handler for response in request </w:t>
      </w:r>
      <w:proofErr w:type="spellStart"/>
      <w:r w:rsidRPr="006D571B">
        <w:rPr>
          <w:rFonts w:eastAsia="Times New Roman" w:cs="Times New Roman"/>
          <w:color w:val="252525"/>
          <w:szCs w:val="24"/>
          <w:shd w:val="clear" w:color="auto" w:fill="FFFFFF"/>
        </w:rPr>
        <w:t>hashmap</w:t>
      </w:r>
      <w:proofErr w:type="spellEnd"/>
      <w:r w:rsidRPr="006D571B">
        <w:rPr>
          <w:rFonts w:eastAsia="Times New Roman" w:cs="Times New Roman"/>
          <w:color w:val="252525"/>
          <w:szCs w:val="24"/>
          <w:shd w:val="clear" w:color="auto" w:fill="FFFFFF"/>
        </w:rPr>
        <w:t xml:space="preserve">. When a sender thread is processing the request, it will send it to network layer service. In the service, the program will judge if a connection with the target device is available and send the message to the target.  When a request is received, the network layer of remote device will throw it to the upper layer. In the application layer, it will be pushed into processor queue. When a processor thread retrieves it from the queue, it will judge whether target resource is available. If the resource is available, it will generate a </w:t>
      </w:r>
      <w:proofErr w:type="spellStart"/>
      <w:r w:rsidRPr="006D571B">
        <w:rPr>
          <w:rFonts w:eastAsia="Times New Roman" w:cs="Times New Roman"/>
          <w:color w:val="252525"/>
          <w:szCs w:val="24"/>
          <w:shd w:val="clear" w:color="auto" w:fill="FFFFFF"/>
        </w:rPr>
        <w:t>CoAP</w:t>
      </w:r>
      <w:proofErr w:type="spellEnd"/>
      <w:r w:rsidRPr="006D571B">
        <w:rPr>
          <w:rFonts w:eastAsia="Times New Roman" w:cs="Times New Roman"/>
          <w:color w:val="252525"/>
          <w:szCs w:val="24"/>
          <w:shd w:val="clear" w:color="auto" w:fill="FFFFFF"/>
        </w:rPr>
        <w:t xml:space="preserve"> response and send it back. Finally, in the application layer of request sponsor, the program will try to find a handler in the </w:t>
      </w:r>
      <w:proofErr w:type="spellStart"/>
      <w:r w:rsidRPr="006D571B">
        <w:rPr>
          <w:rFonts w:eastAsia="Times New Roman" w:cs="Times New Roman"/>
          <w:color w:val="252525"/>
          <w:szCs w:val="24"/>
          <w:shd w:val="clear" w:color="auto" w:fill="FFFFFF"/>
        </w:rPr>
        <w:t>hashmap</w:t>
      </w:r>
      <w:proofErr w:type="spellEnd"/>
      <w:r w:rsidRPr="006D571B">
        <w:rPr>
          <w:rFonts w:eastAsia="Times New Roman" w:cs="Times New Roman"/>
          <w:color w:val="252525"/>
          <w:szCs w:val="24"/>
          <w:shd w:val="clear" w:color="auto" w:fill="FFFFFF"/>
        </w:rPr>
        <w:t xml:space="preserve"> (key value pair of message id and handler)</w:t>
      </w:r>
      <w:r>
        <w:rPr>
          <w:rFonts w:eastAsia="Times New Roman" w:cs="Times New Roman"/>
          <w:color w:val="252525"/>
          <w:szCs w:val="24"/>
          <w:shd w:val="clear" w:color="auto" w:fill="FFFFFF"/>
        </w:rPr>
        <w:t xml:space="preserve"> to handle the response</w:t>
      </w:r>
      <w:r w:rsidR="00472E7E" w:rsidRPr="00472E7E">
        <w:rPr>
          <w:rFonts w:eastAsia="Times New Roman" w:cs="Times New Roman"/>
          <w:color w:val="252525"/>
          <w:szCs w:val="24"/>
          <w:shd w:val="clear" w:color="auto" w:fill="FFFFFF"/>
        </w:rPr>
        <w:t>.</w:t>
      </w:r>
    </w:p>
    <w:p w14:paraId="4DABE86D" w14:textId="77777777" w:rsidR="00472E7E" w:rsidRPr="00472E7E" w:rsidRDefault="00472E7E" w:rsidP="00C57EB0">
      <w:pPr>
        <w:spacing w:after="0" w:line="360" w:lineRule="auto"/>
        <w:rPr>
          <w:rFonts w:eastAsia="Times New Roman" w:cs="Times New Roman"/>
          <w:szCs w:val="24"/>
        </w:rPr>
      </w:pPr>
    </w:p>
    <w:p w14:paraId="570082D3" w14:textId="77777777" w:rsidR="00472E7E" w:rsidRPr="00472E7E" w:rsidRDefault="005A6B61" w:rsidP="00C57EB0">
      <w:pPr>
        <w:spacing w:after="0" w:line="360" w:lineRule="auto"/>
        <w:rPr>
          <w:rFonts w:eastAsia="Times New Roman" w:cs="Times New Roman"/>
          <w:szCs w:val="24"/>
        </w:rPr>
      </w:pPr>
      <w:r w:rsidRPr="005A6B61">
        <w:rPr>
          <w:rFonts w:eastAsia="Times New Roman" w:cs="Times New Roman"/>
          <w:color w:val="252525"/>
          <w:szCs w:val="24"/>
          <w:shd w:val="clear" w:color="auto" w:fill="FFFFFF"/>
        </w:rPr>
        <w:t>As explained earlier, the network layer of BLE defines how two devices can communicate in the proposed architecture. Both the design of communication mechanism and packet format involves two factors. One is to find a way to overcome the limitation of BLE. The other is to support multiple roles’ communication. Since the BLE network is fragile, the design of communication mechanism and data format aims to support sequential communication. Because of sequential communication, it is easier to manage data packets under the c</w:t>
      </w:r>
      <w:r>
        <w:rPr>
          <w:rFonts w:eastAsia="Times New Roman" w:cs="Times New Roman"/>
          <w:color w:val="252525"/>
          <w:szCs w:val="24"/>
          <w:shd w:val="clear" w:color="auto" w:fill="FFFFFF"/>
        </w:rPr>
        <w:t xml:space="preserve">ontext of detached </w:t>
      </w:r>
      <w:proofErr w:type="spellStart"/>
      <w:r>
        <w:rPr>
          <w:rFonts w:eastAsia="Times New Roman" w:cs="Times New Roman"/>
          <w:color w:val="252525"/>
          <w:szCs w:val="24"/>
          <w:shd w:val="clear" w:color="auto" w:fill="FFFFFF"/>
        </w:rPr>
        <w:t>CoAP</w:t>
      </w:r>
      <w:proofErr w:type="spellEnd"/>
      <w:r>
        <w:rPr>
          <w:rFonts w:eastAsia="Times New Roman" w:cs="Times New Roman"/>
          <w:color w:val="252525"/>
          <w:szCs w:val="24"/>
          <w:shd w:val="clear" w:color="auto" w:fill="FFFFFF"/>
        </w:rPr>
        <w:t xml:space="preserve"> message</w:t>
      </w:r>
      <w:r w:rsidR="00472E7E" w:rsidRPr="00472E7E">
        <w:rPr>
          <w:rFonts w:eastAsia="Times New Roman" w:cs="Times New Roman"/>
          <w:color w:val="252525"/>
          <w:szCs w:val="24"/>
          <w:shd w:val="clear" w:color="auto" w:fill="FFFFFF"/>
        </w:rPr>
        <w:t xml:space="preserve">. </w:t>
      </w:r>
    </w:p>
    <w:p w14:paraId="49A7C1B4" w14:textId="77777777" w:rsidR="00472E7E" w:rsidRPr="00472E7E" w:rsidRDefault="00472E7E" w:rsidP="00177A7C">
      <w:pPr>
        <w:pStyle w:val="Heading2"/>
      </w:pPr>
      <w:bookmarkStart w:id="360" w:name="_Toc449949741"/>
      <w:r w:rsidRPr="00B11DF6">
        <w:t>4.7 Solutions for proposed problems</w:t>
      </w:r>
      <w:bookmarkEnd w:id="360"/>
    </w:p>
    <w:p w14:paraId="43BEE331"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4.7.1 Merge Non-IP based device into </w:t>
      </w:r>
      <w:proofErr w:type="spellStart"/>
      <w:r w:rsidRPr="00472E7E">
        <w:rPr>
          <w:rFonts w:eastAsia="Times New Roman" w:cs="Times New Roman"/>
          <w:b/>
          <w:bCs/>
          <w:color w:val="252525"/>
          <w:szCs w:val="24"/>
          <w:shd w:val="clear" w:color="auto" w:fill="FFFFFF"/>
        </w:rPr>
        <w:t>IoT</w:t>
      </w:r>
      <w:proofErr w:type="spellEnd"/>
    </w:p>
    <w:p w14:paraId="0D1EAF9D" w14:textId="77777777" w:rsidR="00472E7E" w:rsidRPr="00472E7E" w:rsidRDefault="000C4477" w:rsidP="00C57EB0">
      <w:pPr>
        <w:spacing w:after="0" w:line="360" w:lineRule="auto"/>
        <w:rPr>
          <w:rFonts w:eastAsia="Times New Roman" w:cs="Times New Roman"/>
          <w:szCs w:val="24"/>
        </w:rPr>
      </w:pPr>
      <w:r w:rsidRPr="000C4477">
        <w:rPr>
          <w:rFonts w:eastAsia="Times New Roman" w:cs="Times New Roman"/>
          <w:color w:val="252525"/>
          <w:szCs w:val="24"/>
          <w:shd w:val="clear" w:color="auto" w:fill="FFFFFF"/>
        </w:rPr>
        <w:t xml:space="preserve">The proposed architecture adopted the concept of </w:t>
      </w:r>
      <w:proofErr w:type="spellStart"/>
      <w:r w:rsidRPr="000C4477">
        <w:rPr>
          <w:rFonts w:eastAsia="Times New Roman" w:cs="Times New Roman"/>
          <w:color w:val="252525"/>
          <w:szCs w:val="24"/>
          <w:shd w:val="clear" w:color="auto" w:fill="FFFFFF"/>
        </w:rPr>
        <w:t>AppID</w:t>
      </w:r>
      <w:proofErr w:type="spellEnd"/>
      <w:r w:rsidRPr="000C4477">
        <w:rPr>
          <w:rFonts w:eastAsia="Times New Roman" w:cs="Times New Roman"/>
          <w:color w:val="252525"/>
          <w:szCs w:val="24"/>
          <w:shd w:val="clear" w:color="auto" w:fill="FFFFFF"/>
        </w:rPr>
        <w:t xml:space="preserve"> and </w:t>
      </w:r>
      <w:proofErr w:type="spellStart"/>
      <w:r w:rsidRPr="000C4477">
        <w:rPr>
          <w:rFonts w:eastAsia="Times New Roman" w:cs="Times New Roman"/>
          <w:color w:val="252525"/>
          <w:szCs w:val="24"/>
          <w:shd w:val="clear" w:color="auto" w:fill="FFFFFF"/>
        </w:rPr>
        <w:t>UserID</w:t>
      </w:r>
      <w:proofErr w:type="spellEnd"/>
      <w:r w:rsidRPr="000C4477">
        <w:rPr>
          <w:rFonts w:eastAsia="Times New Roman" w:cs="Times New Roman"/>
          <w:color w:val="252525"/>
          <w:szCs w:val="24"/>
          <w:shd w:val="clear" w:color="auto" w:fill="FFFFFF"/>
        </w:rPr>
        <w:t xml:space="preserve">. As mentioned above, an application can get a unique identifier by combining those two numbers together. In this way, we make the identifier become a concept beyond a physical device. In the physical layer, there may </w:t>
      </w:r>
      <w:proofErr w:type="gramStart"/>
      <w:r w:rsidRPr="000C4477">
        <w:rPr>
          <w:rFonts w:eastAsia="Times New Roman" w:cs="Times New Roman"/>
          <w:color w:val="252525"/>
          <w:szCs w:val="24"/>
          <w:shd w:val="clear" w:color="auto" w:fill="FFFFFF"/>
        </w:rPr>
        <w:t>have either</w:t>
      </w:r>
      <w:proofErr w:type="gramEnd"/>
      <w:r w:rsidRPr="000C4477">
        <w:rPr>
          <w:rFonts w:eastAsia="Times New Roman" w:cs="Times New Roman"/>
          <w:color w:val="252525"/>
          <w:szCs w:val="24"/>
          <w:shd w:val="clear" w:color="auto" w:fill="FFFFFF"/>
        </w:rPr>
        <w:t xml:space="preserve"> MAC address, IP address or another way to identify a device but they all need to use </w:t>
      </w:r>
      <w:proofErr w:type="spellStart"/>
      <w:r w:rsidRPr="000C4477">
        <w:rPr>
          <w:rFonts w:eastAsia="Times New Roman" w:cs="Times New Roman"/>
          <w:color w:val="252525"/>
          <w:szCs w:val="24"/>
          <w:shd w:val="clear" w:color="auto" w:fill="FFFFFF"/>
        </w:rPr>
        <w:t>AppID</w:t>
      </w:r>
      <w:proofErr w:type="spellEnd"/>
      <w:r w:rsidRPr="000C4477">
        <w:rPr>
          <w:rFonts w:eastAsia="Times New Roman" w:cs="Times New Roman"/>
          <w:color w:val="252525"/>
          <w:szCs w:val="24"/>
          <w:shd w:val="clear" w:color="auto" w:fill="FFFFFF"/>
        </w:rPr>
        <w:t xml:space="preserve"> and </w:t>
      </w:r>
      <w:proofErr w:type="spellStart"/>
      <w:r w:rsidRPr="000C4477">
        <w:rPr>
          <w:rFonts w:eastAsia="Times New Roman" w:cs="Times New Roman"/>
          <w:color w:val="252525"/>
          <w:szCs w:val="24"/>
          <w:shd w:val="clear" w:color="auto" w:fill="FFFFFF"/>
        </w:rPr>
        <w:t>UserID</w:t>
      </w:r>
      <w:proofErr w:type="spellEnd"/>
      <w:r w:rsidRPr="000C4477">
        <w:rPr>
          <w:rFonts w:eastAsia="Times New Roman" w:cs="Times New Roman"/>
          <w:color w:val="252525"/>
          <w:szCs w:val="24"/>
          <w:shd w:val="clear" w:color="auto" w:fill="FFFFFF"/>
        </w:rPr>
        <w:t xml:space="preserve"> to identify itself in the proposed architecture. One advantage of the design is the system can easily change devices with less effect on communication because the architecture does not bind a physical address to a device. Moreover, the adoption of </w:t>
      </w:r>
      <w:proofErr w:type="spellStart"/>
      <w:r w:rsidRPr="000C4477">
        <w:rPr>
          <w:rFonts w:eastAsia="Times New Roman" w:cs="Times New Roman"/>
          <w:color w:val="252525"/>
          <w:szCs w:val="24"/>
          <w:shd w:val="clear" w:color="auto" w:fill="FFFFFF"/>
        </w:rPr>
        <w:t>AppID</w:t>
      </w:r>
      <w:proofErr w:type="spellEnd"/>
      <w:r w:rsidRPr="000C4477">
        <w:rPr>
          <w:rFonts w:eastAsia="Times New Roman" w:cs="Times New Roman"/>
          <w:color w:val="252525"/>
          <w:szCs w:val="24"/>
          <w:shd w:val="clear" w:color="auto" w:fill="FFFFFF"/>
        </w:rPr>
        <w:t xml:space="preserve"> and </w:t>
      </w:r>
      <w:proofErr w:type="spellStart"/>
      <w:r w:rsidRPr="000C4477">
        <w:rPr>
          <w:rFonts w:eastAsia="Times New Roman" w:cs="Times New Roman"/>
          <w:color w:val="252525"/>
          <w:szCs w:val="24"/>
          <w:shd w:val="clear" w:color="auto" w:fill="FFFFFF"/>
        </w:rPr>
        <w:t>UserID</w:t>
      </w:r>
      <w:proofErr w:type="spellEnd"/>
      <w:r w:rsidRPr="000C4477">
        <w:rPr>
          <w:rFonts w:eastAsia="Times New Roman" w:cs="Times New Roman"/>
          <w:color w:val="252525"/>
          <w:szCs w:val="24"/>
          <w:shd w:val="clear" w:color="auto" w:fill="FFFFFF"/>
        </w:rPr>
        <w:t xml:space="preserve"> grants flexibility to the architecture if multiple communication technologies need to be supported at the same time</w:t>
      </w:r>
      <w:r w:rsidR="00472E7E" w:rsidRPr="00472E7E">
        <w:rPr>
          <w:rFonts w:eastAsia="Times New Roman" w:cs="Times New Roman"/>
          <w:color w:val="252525"/>
          <w:szCs w:val="24"/>
          <w:shd w:val="clear" w:color="auto" w:fill="FFFFFF"/>
        </w:rPr>
        <w:t>.  </w:t>
      </w:r>
    </w:p>
    <w:p w14:paraId="6D43C138" w14:textId="77777777" w:rsidR="00472E7E" w:rsidRPr="00472E7E" w:rsidRDefault="00472E7E" w:rsidP="00C57EB0">
      <w:pPr>
        <w:spacing w:before="260" w:after="260" w:line="360" w:lineRule="auto"/>
        <w:jc w:val="both"/>
        <w:outlineLvl w:val="2"/>
        <w:rPr>
          <w:rFonts w:eastAsia="Times New Roman" w:cs="Times New Roman"/>
          <w:b/>
          <w:bCs/>
          <w:sz w:val="27"/>
          <w:szCs w:val="27"/>
        </w:rPr>
      </w:pPr>
      <w:bookmarkStart w:id="361" w:name="_Toc449949742"/>
      <w:r w:rsidRPr="00472E7E">
        <w:rPr>
          <w:rFonts w:eastAsia="Times New Roman" w:cs="Times New Roman"/>
          <w:b/>
          <w:bCs/>
          <w:color w:val="252525"/>
          <w:szCs w:val="24"/>
          <w:shd w:val="clear" w:color="auto" w:fill="FFFFFF"/>
        </w:rPr>
        <w:t>4.7.2 Size limitation of a BLE request</w:t>
      </w:r>
      <w:bookmarkEnd w:id="361"/>
      <w:r w:rsidRPr="00472E7E">
        <w:rPr>
          <w:rFonts w:eastAsia="Times New Roman" w:cs="Times New Roman"/>
          <w:b/>
          <w:bCs/>
          <w:color w:val="252525"/>
          <w:szCs w:val="24"/>
          <w:shd w:val="clear" w:color="auto" w:fill="FFFFFF"/>
        </w:rPr>
        <w:t xml:space="preserve"> </w:t>
      </w:r>
    </w:p>
    <w:p w14:paraId="5B588178" w14:textId="77777777" w:rsidR="00472E7E" w:rsidRPr="00472E7E" w:rsidRDefault="00AF3613" w:rsidP="00C57EB0">
      <w:pPr>
        <w:spacing w:after="0" w:line="360" w:lineRule="auto"/>
        <w:rPr>
          <w:rFonts w:eastAsia="Times New Roman" w:cs="Times New Roman"/>
          <w:szCs w:val="24"/>
        </w:rPr>
      </w:pPr>
      <w:r w:rsidRPr="00AF3613">
        <w:rPr>
          <w:rFonts w:eastAsia="Times New Roman" w:cs="Times New Roman"/>
          <w:color w:val="252525"/>
          <w:szCs w:val="24"/>
          <w:shd w:val="clear" w:color="auto" w:fill="FFFFFF"/>
        </w:rPr>
        <w:t xml:space="preserve">I proposed an automatic packet cut and assembly mechanism. In our solution, all </w:t>
      </w:r>
      <w:proofErr w:type="spellStart"/>
      <w:r w:rsidRPr="00AF3613">
        <w:rPr>
          <w:rFonts w:eastAsia="Times New Roman" w:cs="Times New Roman"/>
          <w:color w:val="252525"/>
          <w:szCs w:val="24"/>
          <w:shd w:val="clear" w:color="auto" w:fill="FFFFFF"/>
        </w:rPr>
        <w:t>CoAP</w:t>
      </w:r>
      <w:proofErr w:type="spellEnd"/>
      <w:r w:rsidRPr="00AF3613">
        <w:rPr>
          <w:rFonts w:eastAsia="Times New Roman" w:cs="Times New Roman"/>
          <w:color w:val="252525"/>
          <w:szCs w:val="24"/>
          <w:shd w:val="clear" w:color="auto" w:fill="FFFFFF"/>
        </w:rPr>
        <w:t xml:space="preserve"> messages will be arranged into one or more 20-byte package (The proposed format has been described above). In this way, the size limitation of BLE </w:t>
      </w:r>
      <w:r>
        <w:rPr>
          <w:rFonts w:eastAsia="Times New Roman" w:cs="Times New Roman"/>
          <w:color w:val="252525"/>
          <w:szCs w:val="24"/>
          <w:shd w:val="clear" w:color="auto" w:fill="FFFFFF"/>
        </w:rPr>
        <w:t>is solved at the software level</w:t>
      </w:r>
      <w:r w:rsidR="00472E7E" w:rsidRPr="00472E7E">
        <w:rPr>
          <w:rFonts w:eastAsia="Times New Roman" w:cs="Times New Roman"/>
          <w:color w:val="252525"/>
          <w:szCs w:val="24"/>
          <w:shd w:val="clear" w:color="auto" w:fill="FFFFFF"/>
        </w:rPr>
        <w:t>.</w:t>
      </w:r>
    </w:p>
    <w:p w14:paraId="6D6BC9CF" w14:textId="77777777" w:rsidR="00472E7E" w:rsidRPr="00472E7E" w:rsidRDefault="00472E7E" w:rsidP="00C57EB0">
      <w:pPr>
        <w:spacing w:after="0" w:line="360" w:lineRule="auto"/>
        <w:rPr>
          <w:rFonts w:eastAsia="Times New Roman" w:cs="Times New Roman"/>
          <w:szCs w:val="24"/>
        </w:rPr>
      </w:pPr>
    </w:p>
    <w:p w14:paraId="5B29F5A5" w14:textId="77777777" w:rsidR="00472E7E" w:rsidRPr="00472E7E" w:rsidRDefault="00472E7E" w:rsidP="00C57EB0">
      <w:pPr>
        <w:spacing w:before="260" w:after="260" w:line="360" w:lineRule="auto"/>
        <w:jc w:val="both"/>
        <w:outlineLvl w:val="2"/>
        <w:rPr>
          <w:rFonts w:eastAsia="Times New Roman" w:cs="Times New Roman"/>
          <w:b/>
          <w:bCs/>
          <w:sz w:val="27"/>
          <w:szCs w:val="27"/>
        </w:rPr>
      </w:pPr>
      <w:bookmarkStart w:id="362" w:name="_Toc449949743"/>
      <w:r w:rsidRPr="00472E7E">
        <w:rPr>
          <w:rFonts w:eastAsia="Times New Roman" w:cs="Times New Roman"/>
          <w:b/>
          <w:bCs/>
          <w:color w:val="252525"/>
          <w:szCs w:val="24"/>
          <w:shd w:val="clear" w:color="auto" w:fill="FFFFFF"/>
        </w:rPr>
        <w:t xml:space="preserve">4.7.3 Chaos server-side </w:t>
      </w:r>
      <w:proofErr w:type="spellStart"/>
      <w:r w:rsidRPr="00472E7E">
        <w:rPr>
          <w:rFonts w:eastAsia="Times New Roman" w:cs="Times New Roman"/>
          <w:b/>
          <w:bCs/>
          <w:color w:val="252525"/>
          <w:szCs w:val="24"/>
          <w:shd w:val="clear" w:color="auto" w:fill="FFFFFF"/>
        </w:rPr>
        <w:t>callback</w:t>
      </w:r>
      <w:bookmarkEnd w:id="362"/>
      <w:proofErr w:type="spellEnd"/>
      <w:r w:rsidRPr="00472E7E">
        <w:rPr>
          <w:rFonts w:eastAsia="Times New Roman" w:cs="Times New Roman"/>
          <w:b/>
          <w:bCs/>
          <w:color w:val="252525"/>
          <w:szCs w:val="24"/>
          <w:shd w:val="clear" w:color="auto" w:fill="FFFFFF"/>
        </w:rPr>
        <w:t xml:space="preserve">  </w:t>
      </w:r>
    </w:p>
    <w:p w14:paraId="73C1A70F" w14:textId="77777777" w:rsidR="00472E7E" w:rsidRPr="00472E7E" w:rsidRDefault="00C04E33" w:rsidP="00C57EB0">
      <w:pPr>
        <w:spacing w:after="0" w:line="360" w:lineRule="auto"/>
        <w:rPr>
          <w:rFonts w:eastAsia="Times New Roman" w:cs="Times New Roman"/>
          <w:szCs w:val="24"/>
        </w:rPr>
      </w:pPr>
      <w:r w:rsidRPr="00C04E33">
        <w:rPr>
          <w:rFonts w:eastAsia="Times New Roman" w:cs="Times New Roman"/>
          <w:color w:val="252525"/>
          <w:szCs w:val="24"/>
          <w:shd w:val="clear" w:color="auto" w:fill="FFFFFF"/>
        </w:rPr>
        <w:t xml:space="preserve">As mentioned above, the server side of BLE is chaos. A BLE server will receive different messages from different clients in one channel. Therefore, we use </w:t>
      </w:r>
      <w:proofErr w:type="spellStart"/>
      <w:r w:rsidRPr="00C04E33">
        <w:rPr>
          <w:rFonts w:eastAsia="Times New Roman" w:cs="Times New Roman"/>
          <w:color w:val="252525"/>
          <w:szCs w:val="24"/>
          <w:shd w:val="clear" w:color="auto" w:fill="FFFFFF"/>
        </w:rPr>
        <w:t>AppID</w:t>
      </w:r>
      <w:proofErr w:type="spellEnd"/>
      <w:r w:rsidRPr="00C04E33">
        <w:rPr>
          <w:rFonts w:eastAsia="Times New Roman" w:cs="Times New Roman"/>
          <w:color w:val="252525"/>
          <w:szCs w:val="24"/>
          <w:shd w:val="clear" w:color="auto" w:fill="FFFFFF"/>
        </w:rPr>
        <w:t xml:space="preserve">, </w:t>
      </w:r>
      <w:proofErr w:type="spellStart"/>
      <w:r w:rsidRPr="00C04E33">
        <w:rPr>
          <w:rFonts w:eastAsia="Times New Roman" w:cs="Times New Roman"/>
          <w:color w:val="252525"/>
          <w:szCs w:val="24"/>
          <w:shd w:val="clear" w:color="auto" w:fill="FFFFFF"/>
        </w:rPr>
        <w:t>UserID</w:t>
      </w:r>
      <w:proofErr w:type="spellEnd"/>
      <w:r w:rsidRPr="00C04E33">
        <w:rPr>
          <w:rFonts w:eastAsia="Times New Roman" w:cs="Times New Roman"/>
          <w:color w:val="252525"/>
          <w:szCs w:val="24"/>
          <w:shd w:val="clear" w:color="auto" w:fill="FFFFFF"/>
        </w:rPr>
        <w:t xml:space="preserve"> and as the identifier to build a </w:t>
      </w:r>
      <w:proofErr w:type="spellStart"/>
      <w:r w:rsidRPr="00C04E33">
        <w:rPr>
          <w:rFonts w:eastAsia="Times New Roman" w:cs="Times New Roman"/>
          <w:color w:val="252525"/>
          <w:szCs w:val="24"/>
          <w:shd w:val="clear" w:color="auto" w:fill="FFFFFF"/>
        </w:rPr>
        <w:t>hashmap</w:t>
      </w:r>
      <w:proofErr w:type="spellEnd"/>
      <w:r w:rsidRPr="00C04E33">
        <w:rPr>
          <w:rFonts w:eastAsia="Times New Roman" w:cs="Times New Roman"/>
          <w:color w:val="252525"/>
          <w:szCs w:val="24"/>
          <w:shd w:val="clear" w:color="auto" w:fill="FFFFFF"/>
        </w:rPr>
        <w:t xml:space="preserve"> for each connected device. </w:t>
      </w:r>
      <w:proofErr w:type="gramStart"/>
      <w:r w:rsidRPr="00C04E33">
        <w:rPr>
          <w:rFonts w:eastAsia="Times New Roman" w:cs="Times New Roman"/>
          <w:color w:val="252525"/>
          <w:szCs w:val="24"/>
          <w:shd w:val="clear" w:color="auto" w:fill="FFFFFF"/>
        </w:rPr>
        <w:t>As mentioned in the design of packet.</w:t>
      </w:r>
      <w:proofErr w:type="gramEnd"/>
      <w:r w:rsidRPr="00C04E33">
        <w:rPr>
          <w:rFonts w:eastAsia="Times New Roman" w:cs="Times New Roman"/>
          <w:color w:val="252525"/>
          <w:szCs w:val="24"/>
          <w:shd w:val="clear" w:color="auto" w:fill="FFFFFF"/>
        </w:rPr>
        <w:t xml:space="preserve"> </w:t>
      </w:r>
      <w:r w:rsidRPr="00C04E33">
        <w:rPr>
          <w:rFonts w:eastAsia="Times New Roman" w:cs="Times New Roman"/>
          <w:color w:val="252525"/>
          <w:szCs w:val="24"/>
          <w:shd w:val="clear" w:color="auto" w:fill="FFFFFF"/>
        </w:rPr>
        <w:lastRenderedPageBreak/>
        <w:t xml:space="preserve">The </w:t>
      </w:r>
      <w:proofErr w:type="spellStart"/>
      <w:r w:rsidRPr="00C04E33">
        <w:rPr>
          <w:rFonts w:eastAsia="Times New Roman" w:cs="Times New Roman"/>
          <w:color w:val="252525"/>
          <w:szCs w:val="24"/>
          <w:shd w:val="clear" w:color="auto" w:fill="FFFFFF"/>
        </w:rPr>
        <w:t>AppID</w:t>
      </w:r>
      <w:proofErr w:type="spellEnd"/>
      <w:r w:rsidRPr="00C04E33">
        <w:rPr>
          <w:rFonts w:eastAsia="Times New Roman" w:cs="Times New Roman"/>
          <w:color w:val="252525"/>
          <w:szCs w:val="24"/>
          <w:shd w:val="clear" w:color="auto" w:fill="FFFFFF"/>
        </w:rPr>
        <w:t xml:space="preserve"> and </w:t>
      </w:r>
      <w:proofErr w:type="spellStart"/>
      <w:r w:rsidRPr="00C04E33">
        <w:rPr>
          <w:rFonts w:eastAsia="Times New Roman" w:cs="Times New Roman"/>
          <w:color w:val="252525"/>
          <w:szCs w:val="24"/>
          <w:shd w:val="clear" w:color="auto" w:fill="FFFFFF"/>
        </w:rPr>
        <w:t>UserID</w:t>
      </w:r>
      <w:proofErr w:type="spellEnd"/>
      <w:r w:rsidRPr="00C04E33">
        <w:rPr>
          <w:rFonts w:eastAsia="Times New Roman" w:cs="Times New Roman"/>
          <w:color w:val="252525"/>
          <w:szCs w:val="24"/>
          <w:shd w:val="clear" w:color="auto" w:fill="FFFFFF"/>
        </w:rPr>
        <w:t xml:space="preserve"> information are contained in each packet. Therefore. The server side can always know where </w:t>
      </w:r>
      <w:proofErr w:type="gramStart"/>
      <w:r w:rsidRPr="00C04E33">
        <w:rPr>
          <w:rFonts w:eastAsia="Times New Roman" w:cs="Times New Roman"/>
          <w:color w:val="252525"/>
          <w:szCs w:val="24"/>
          <w:shd w:val="clear" w:color="auto" w:fill="FFFFFF"/>
        </w:rPr>
        <w:t>a message come</w:t>
      </w:r>
      <w:proofErr w:type="gramEnd"/>
      <w:r w:rsidRPr="00C04E33">
        <w:rPr>
          <w:rFonts w:eastAsia="Times New Roman" w:cs="Times New Roman"/>
          <w:color w:val="252525"/>
          <w:szCs w:val="24"/>
          <w:shd w:val="clear" w:color="auto" w:fill="FFFFFF"/>
        </w:rPr>
        <w:t xml:space="preserve"> from</w:t>
      </w:r>
      <w:r w:rsidR="00472E7E" w:rsidRPr="00472E7E">
        <w:rPr>
          <w:rFonts w:eastAsia="Times New Roman" w:cs="Times New Roman"/>
          <w:color w:val="252525"/>
          <w:szCs w:val="24"/>
          <w:shd w:val="clear" w:color="auto" w:fill="FFFFFF"/>
        </w:rPr>
        <w:t>.</w:t>
      </w:r>
    </w:p>
    <w:p w14:paraId="6732EEC5" w14:textId="77777777" w:rsidR="00472E7E" w:rsidRPr="00472E7E" w:rsidRDefault="00472E7E" w:rsidP="00C57EB0">
      <w:pPr>
        <w:spacing w:before="260" w:after="260" w:line="360" w:lineRule="auto"/>
        <w:jc w:val="both"/>
        <w:outlineLvl w:val="2"/>
        <w:rPr>
          <w:rFonts w:eastAsia="Times New Roman" w:cs="Times New Roman"/>
          <w:b/>
          <w:bCs/>
          <w:sz w:val="27"/>
          <w:szCs w:val="27"/>
        </w:rPr>
      </w:pPr>
      <w:bookmarkStart w:id="363" w:name="_Toc449949744"/>
      <w:r w:rsidRPr="00472E7E">
        <w:rPr>
          <w:rFonts w:eastAsia="Times New Roman" w:cs="Times New Roman"/>
          <w:b/>
          <w:bCs/>
          <w:color w:val="252525"/>
          <w:szCs w:val="24"/>
          <w:shd w:val="clear" w:color="auto" w:fill="FFFFFF"/>
        </w:rPr>
        <w:t xml:space="preserve">4.7.4 </w:t>
      </w:r>
      <w:proofErr w:type="gramStart"/>
      <w:r w:rsidRPr="00472E7E">
        <w:rPr>
          <w:rFonts w:eastAsia="Times New Roman" w:cs="Times New Roman"/>
          <w:b/>
          <w:bCs/>
          <w:color w:val="252525"/>
          <w:szCs w:val="24"/>
          <w:shd w:val="clear" w:color="auto" w:fill="FFFFFF"/>
        </w:rPr>
        <w:t>Serve</w:t>
      </w:r>
      <w:proofErr w:type="gramEnd"/>
      <w:r w:rsidRPr="00472E7E">
        <w:rPr>
          <w:rFonts w:eastAsia="Times New Roman" w:cs="Times New Roman"/>
          <w:b/>
          <w:bCs/>
          <w:color w:val="252525"/>
          <w:szCs w:val="24"/>
          <w:shd w:val="clear" w:color="auto" w:fill="FFFFFF"/>
        </w:rPr>
        <w:t xml:space="preserve"> multiple applications</w:t>
      </w:r>
      <w:bookmarkEnd w:id="363"/>
    </w:p>
    <w:p w14:paraId="27FEF361" w14:textId="77777777" w:rsidR="00472E7E" w:rsidRPr="00472E7E" w:rsidRDefault="00AE55C2" w:rsidP="00C57EB0">
      <w:pPr>
        <w:spacing w:after="0" w:line="360" w:lineRule="auto"/>
        <w:rPr>
          <w:rFonts w:eastAsia="Times New Roman" w:cs="Times New Roman"/>
          <w:szCs w:val="24"/>
        </w:rPr>
      </w:pPr>
      <w:proofErr w:type="gramStart"/>
      <w:r w:rsidRPr="00AE55C2">
        <w:rPr>
          <w:rFonts w:eastAsia="Times New Roman" w:cs="Times New Roman"/>
          <w:color w:val="252525"/>
          <w:szCs w:val="24"/>
          <w:shd w:val="clear" w:color="auto" w:fill="FFFFFF"/>
        </w:rPr>
        <w:t>With the development of tiny sensors.</w:t>
      </w:r>
      <w:proofErr w:type="gramEnd"/>
      <w:r w:rsidRPr="00AE55C2">
        <w:rPr>
          <w:rFonts w:eastAsia="Times New Roman" w:cs="Times New Roman"/>
          <w:color w:val="252525"/>
          <w:szCs w:val="24"/>
          <w:shd w:val="clear" w:color="auto" w:fill="FFFFFF"/>
        </w:rPr>
        <w:t xml:space="preserve"> Engineers can set up more and more sensors in one device. This trend has been provided by smartphones and </w:t>
      </w:r>
      <w:proofErr w:type="spellStart"/>
      <w:r w:rsidRPr="00AE55C2">
        <w:rPr>
          <w:rFonts w:eastAsia="Times New Roman" w:cs="Times New Roman"/>
          <w:color w:val="252525"/>
          <w:szCs w:val="24"/>
          <w:shd w:val="clear" w:color="auto" w:fill="FFFFFF"/>
        </w:rPr>
        <w:t>smartwatches</w:t>
      </w:r>
      <w:proofErr w:type="spellEnd"/>
      <w:r w:rsidRPr="00AE55C2">
        <w:rPr>
          <w:rFonts w:eastAsia="Times New Roman" w:cs="Times New Roman"/>
          <w:color w:val="252525"/>
          <w:szCs w:val="24"/>
          <w:shd w:val="clear" w:color="auto" w:fill="FFFFFF"/>
        </w:rPr>
        <w:t xml:space="preserve">. In this architecture, the user can declare role in applications. When a new message come, the network layer will simply broadcast message to the upper level with information of remote devices’ </w:t>
      </w:r>
      <w:proofErr w:type="spellStart"/>
      <w:r w:rsidRPr="00AE55C2">
        <w:rPr>
          <w:rFonts w:eastAsia="Times New Roman" w:cs="Times New Roman"/>
          <w:color w:val="252525"/>
          <w:szCs w:val="24"/>
          <w:shd w:val="clear" w:color="auto" w:fill="FFFFFF"/>
        </w:rPr>
        <w:t>AppID</w:t>
      </w:r>
      <w:proofErr w:type="spellEnd"/>
      <w:r w:rsidRPr="00AE55C2">
        <w:rPr>
          <w:rFonts w:eastAsia="Times New Roman" w:cs="Times New Roman"/>
          <w:color w:val="252525"/>
          <w:szCs w:val="24"/>
          <w:shd w:val="clear" w:color="auto" w:fill="FFFFFF"/>
        </w:rPr>
        <w:t xml:space="preserve"> and </w:t>
      </w:r>
      <w:proofErr w:type="spellStart"/>
      <w:r w:rsidRPr="00AE55C2">
        <w:rPr>
          <w:rFonts w:eastAsia="Times New Roman" w:cs="Times New Roman"/>
          <w:color w:val="252525"/>
          <w:szCs w:val="24"/>
          <w:shd w:val="clear" w:color="auto" w:fill="FFFFFF"/>
        </w:rPr>
        <w:t>UserID</w:t>
      </w:r>
      <w:proofErr w:type="spellEnd"/>
      <w:r w:rsidRPr="00AE55C2">
        <w:rPr>
          <w:rFonts w:eastAsia="Times New Roman" w:cs="Times New Roman"/>
          <w:color w:val="252525"/>
          <w:szCs w:val="24"/>
          <w:shd w:val="clear" w:color="auto" w:fill="FFFFFF"/>
        </w:rPr>
        <w:t>. The developer can select interested messages from a specific data provider. This design makes the architecture can serve one or more applications at the same time</w:t>
      </w:r>
      <w:r w:rsidR="00472E7E" w:rsidRPr="00472E7E">
        <w:rPr>
          <w:rFonts w:eastAsia="Times New Roman" w:cs="Times New Roman"/>
          <w:color w:val="252525"/>
          <w:szCs w:val="24"/>
          <w:shd w:val="clear" w:color="auto" w:fill="FFFFFF"/>
        </w:rPr>
        <w:t xml:space="preserve">. </w:t>
      </w:r>
    </w:p>
    <w:p w14:paraId="7ACB94B8" w14:textId="77777777" w:rsidR="00472E7E" w:rsidRPr="00EE7F83" w:rsidRDefault="00472E7E" w:rsidP="00177A7C">
      <w:pPr>
        <w:pStyle w:val="Heading3"/>
        <w:rPr>
          <w:sz w:val="36"/>
          <w:szCs w:val="36"/>
        </w:rPr>
      </w:pPr>
      <w:bookmarkStart w:id="364" w:name="_Toc449949745"/>
      <w:r w:rsidRPr="00EE7F83">
        <w:t>4.7.5 Provide common interface to support wireless communication protocols</w:t>
      </w:r>
      <w:bookmarkEnd w:id="364"/>
    </w:p>
    <w:p w14:paraId="6F1557CB" w14:textId="77777777" w:rsidR="00472E7E" w:rsidRDefault="003E6761" w:rsidP="00C57EB0">
      <w:pPr>
        <w:spacing w:after="0" w:line="360" w:lineRule="auto"/>
        <w:rPr>
          <w:rFonts w:eastAsia="Times New Roman" w:cs="Times New Roman"/>
          <w:color w:val="252525"/>
          <w:szCs w:val="24"/>
          <w:shd w:val="clear" w:color="auto" w:fill="FFFFFF"/>
        </w:rPr>
      </w:pPr>
      <w:r w:rsidRPr="003E6761">
        <w:rPr>
          <w:rFonts w:eastAsia="Times New Roman" w:cs="Times New Roman"/>
          <w:color w:val="252525"/>
          <w:szCs w:val="24"/>
          <w:shd w:val="clear" w:color="auto" w:fill="FFFFFF"/>
        </w:rPr>
        <w:t xml:space="preserve">As mentioned above, the proposed architecture consists of the application layer and the network layer, which separate the controller and the network </w:t>
      </w:r>
      <w:proofErr w:type="spellStart"/>
      <w:r w:rsidRPr="003E6761">
        <w:rPr>
          <w:rFonts w:eastAsia="Times New Roman" w:cs="Times New Roman"/>
          <w:color w:val="252525"/>
          <w:szCs w:val="24"/>
          <w:shd w:val="clear" w:color="auto" w:fill="FFFFFF"/>
        </w:rPr>
        <w:t>behaviors</w:t>
      </w:r>
      <w:proofErr w:type="spellEnd"/>
      <w:r w:rsidRPr="003E6761">
        <w:rPr>
          <w:rFonts w:eastAsia="Times New Roman" w:cs="Times New Roman"/>
          <w:color w:val="252525"/>
          <w:szCs w:val="24"/>
          <w:shd w:val="clear" w:color="auto" w:fill="FFFFFF"/>
        </w:rPr>
        <w:t xml:space="preserve">. A developer can make the architecture support different communication technologies by overwriting communication component of the application layer and network layer. Meanwhile, since the </w:t>
      </w:r>
      <w:proofErr w:type="gramStart"/>
      <w:r w:rsidRPr="003E6761">
        <w:rPr>
          <w:rFonts w:eastAsia="Times New Roman" w:cs="Times New Roman"/>
          <w:color w:val="252525"/>
          <w:szCs w:val="24"/>
          <w:shd w:val="clear" w:color="auto" w:fill="FFFFFF"/>
        </w:rPr>
        <w:t>front end</w:t>
      </w:r>
      <w:proofErr w:type="gramEnd"/>
      <w:r w:rsidRPr="003E6761">
        <w:rPr>
          <w:rFonts w:eastAsia="Times New Roman" w:cs="Times New Roman"/>
          <w:color w:val="252525"/>
          <w:szCs w:val="24"/>
          <w:shd w:val="clear" w:color="auto" w:fill="FFFFFF"/>
        </w:rPr>
        <w:t xml:space="preserve"> functions are highly abstracted, application developer do not need to </w:t>
      </w:r>
      <w:r w:rsidR="00F0503D">
        <w:rPr>
          <w:rFonts w:eastAsia="Times New Roman" w:cs="Times New Roman"/>
          <w:color w:val="252525"/>
          <w:szCs w:val="24"/>
          <w:shd w:val="clear" w:color="auto" w:fill="FFFFFF"/>
        </w:rPr>
        <w:t>rewrite</w:t>
      </w:r>
      <w:r w:rsidRPr="003E6761">
        <w:rPr>
          <w:rFonts w:eastAsia="Times New Roman" w:cs="Times New Roman"/>
          <w:color w:val="252525"/>
          <w:szCs w:val="24"/>
          <w:shd w:val="clear" w:color="auto" w:fill="FFFFFF"/>
        </w:rPr>
        <w:t xml:space="preserve"> data mana</w:t>
      </w:r>
      <w:r>
        <w:rPr>
          <w:rFonts w:eastAsia="Times New Roman" w:cs="Times New Roman"/>
          <w:color w:val="252525"/>
          <w:szCs w:val="24"/>
          <w:shd w:val="clear" w:color="auto" w:fill="FFFFFF"/>
        </w:rPr>
        <w:t xml:space="preserve">gement </w:t>
      </w:r>
      <w:r w:rsidR="00F0503D">
        <w:rPr>
          <w:rFonts w:eastAsia="Times New Roman" w:cs="Times New Roman"/>
          <w:color w:val="252525"/>
          <w:szCs w:val="24"/>
          <w:shd w:val="clear" w:color="auto" w:fill="FFFFFF"/>
        </w:rPr>
        <w:t>at</w:t>
      </w:r>
      <w:r>
        <w:rPr>
          <w:rFonts w:eastAsia="Times New Roman" w:cs="Times New Roman"/>
          <w:color w:val="252525"/>
          <w:szCs w:val="24"/>
          <w:shd w:val="clear" w:color="auto" w:fill="FFFFFF"/>
        </w:rPr>
        <w:t xml:space="preserve"> the application layer</w:t>
      </w:r>
      <w:r w:rsidR="00472E7E" w:rsidRPr="00472E7E">
        <w:rPr>
          <w:rFonts w:eastAsia="Times New Roman" w:cs="Times New Roman"/>
          <w:color w:val="252525"/>
          <w:szCs w:val="24"/>
          <w:shd w:val="clear" w:color="auto" w:fill="FFFFFF"/>
        </w:rPr>
        <w:t xml:space="preserve">. </w:t>
      </w:r>
    </w:p>
    <w:p w14:paraId="20D5F7D1" w14:textId="77777777" w:rsidR="002A5FF2" w:rsidRDefault="002A5FF2" w:rsidP="00C57EB0">
      <w:pPr>
        <w:spacing w:after="0" w:line="360" w:lineRule="auto"/>
        <w:rPr>
          <w:rFonts w:eastAsia="Times New Roman" w:cs="Times New Roman"/>
          <w:color w:val="252525"/>
          <w:szCs w:val="24"/>
          <w:shd w:val="clear" w:color="auto" w:fill="FFFFFF"/>
        </w:rPr>
      </w:pPr>
    </w:p>
    <w:p w14:paraId="4B90C426" w14:textId="77777777" w:rsidR="002A5FF2" w:rsidRDefault="002A5FF2" w:rsidP="00C57EB0">
      <w:pPr>
        <w:spacing w:after="0" w:line="360" w:lineRule="auto"/>
        <w:rPr>
          <w:rFonts w:eastAsia="Times New Roman" w:cs="Times New Roman"/>
          <w:color w:val="252525"/>
          <w:szCs w:val="24"/>
          <w:shd w:val="clear" w:color="auto" w:fill="FFFFFF"/>
        </w:rPr>
      </w:pPr>
    </w:p>
    <w:p w14:paraId="0BC1BAA1" w14:textId="77777777" w:rsidR="002A5FF2" w:rsidRDefault="002A5FF2" w:rsidP="00C57EB0">
      <w:pPr>
        <w:spacing w:after="0" w:line="360" w:lineRule="auto"/>
        <w:rPr>
          <w:rFonts w:eastAsia="Times New Roman" w:cs="Times New Roman"/>
          <w:color w:val="252525"/>
          <w:szCs w:val="24"/>
          <w:shd w:val="clear" w:color="auto" w:fill="FFFFFF"/>
        </w:rPr>
      </w:pPr>
    </w:p>
    <w:p w14:paraId="22215748" w14:textId="77777777" w:rsidR="002A5FF2" w:rsidRDefault="002A5FF2" w:rsidP="00C57EB0">
      <w:pPr>
        <w:spacing w:after="0" w:line="360" w:lineRule="auto"/>
        <w:rPr>
          <w:rFonts w:eastAsia="Times New Roman" w:cs="Times New Roman"/>
          <w:color w:val="252525"/>
          <w:szCs w:val="24"/>
          <w:shd w:val="clear" w:color="auto" w:fill="FFFFFF"/>
        </w:rPr>
      </w:pPr>
    </w:p>
    <w:p w14:paraId="741E1FBF" w14:textId="77777777" w:rsidR="00BE7AAE" w:rsidRDefault="00BE7AAE" w:rsidP="00BE7AAE">
      <w:pPr>
        <w:pStyle w:val="Caption"/>
      </w:pPr>
    </w:p>
    <w:p w14:paraId="42B4E43D" w14:textId="77777777" w:rsidR="00BE7AAE" w:rsidRPr="00BE7AAE" w:rsidRDefault="00BE7AAE" w:rsidP="00BE7AAE"/>
    <w:p w14:paraId="30A4C9C2" w14:textId="77777777" w:rsidR="002A5FF2" w:rsidRDefault="002A5FF2" w:rsidP="00C57EB0">
      <w:pPr>
        <w:spacing w:after="0" w:line="360" w:lineRule="auto"/>
        <w:rPr>
          <w:rFonts w:eastAsia="Times New Roman" w:cs="Times New Roman"/>
          <w:color w:val="252525"/>
          <w:szCs w:val="24"/>
          <w:shd w:val="clear" w:color="auto" w:fill="FFFFFF"/>
        </w:rPr>
      </w:pPr>
    </w:p>
    <w:p w14:paraId="3CDCE9E6" w14:textId="77777777" w:rsidR="002A5FF2" w:rsidRDefault="002A5FF2" w:rsidP="00C57EB0">
      <w:pPr>
        <w:spacing w:after="0" w:line="360" w:lineRule="auto"/>
        <w:rPr>
          <w:rFonts w:eastAsia="Times New Roman" w:cs="Times New Roman"/>
          <w:color w:val="252525"/>
          <w:szCs w:val="24"/>
          <w:shd w:val="clear" w:color="auto" w:fill="FFFFFF"/>
        </w:rPr>
      </w:pPr>
    </w:p>
    <w:p w14:paraId="0205EEE8" w14:textId="77777777" w:rsidR="002A5FF2" w:rsidRPr="00472E7E" w:rsidRDefault="002A5FF2" w:rsidP="00C57EB0">
      <w:pPr>
        <w:spacing w:after="0" w:line="360" w:lineRule="auto"/>
        <w:rPr>
          <w:rFonts w:eastAsia="Times New Roman" w:cs="Times New Roman"/>
          <w:szCs w:val="24"/>
        </w:rPr>
      </w:pPr>
    </w:p>
    <w:p w14:paraId="38AADF4C" w14:textId="77777777" w:rsidR="00472E7E" w:rsidRPr="00472E7E" w:rsidRDefault="00472E7E" w:rsidP="002A4C2A">
      <w:pPr>
        <w:pStyle w:val="Heading1"/>
      </w:pPr>
      <w:bookmarkStart w:id="365" w:name="_Toc449949746"/>
      <w:r w:rsidRPr="00472E7E">
        <w:lastRenderedPageBreak/>
        <w:t>IMPLEMENTATION</w:t>
      </w:r>
      <w:bookmarkEnd w:id="365"/>
    </w:p>
    <w:p w14:paraId="0E45361D" w14:textId="77777777" w:rsidR="00F0503D" w:rsidRPr="00F0503D" w:rsidRDefault="00F0503D" w:rsidP="00847C30">
      <w:pPr>
        <w:pStyle w:val="Caption"/>
        <w:spacing w:line="360" w:lineRule="auto"/>
        <w:jc w:val="left"/>
        <w:rPr>
          <w:rFonts w:eastAsia="Times New Roman" w:cs="Times New Roman"/>
          <w:iCs w:val="0"/>
          <w:color w:val="252525"/>
          <w:szCs w:val="24"/>
          <w:shd w:val="clear" w:color="auto" w:fill="FFFFFF"/>
        </w:rPr>
      </w:pPr>
      <w:proofErr w:type="gramStart"/>
      <w:r w:rsidRPr="00F0503D">
        <w:rPr>
          <w:rFonts w:eastAsia="Times New Roman" w:cs="Times New Roman"/>
          <w:iCs w:val="0"/>
          <w:color w:val="252525"/>
          <w:szCs w:val="24"/>
          <w:shd w:val="clear" w:color="auto" w:fill="FFFFFF"/>
        </w:rPr>
        <w:t>To test the performance of proposed architecture.</w:t>
      </w:r>
      <w:proofErr w:type="gramEnd"/>
      <w:r w:rsidRPr="00F0503D">
        <w:rPr>
          <w:rFonts w:eastAsia="Times New Roman" w:cs="Times New Roman"/>
          <w:iCs w:val="0"/>
          <w:color w:val="252525"/>
          <w:szCs w:val="24"/>
          <w:shd w:val="clear" w:color="auto" w:fill="FFFFFF"/>
        </w:rPr>
        <w:t xml:space="preserve"> I made a test program to create a BLE connection between two devices and send package between them. The application is written in C# and compiled into native Android application in a cross-platform framew</w:t>
      </w:r>
      <w:r w:rsidR="00B37849">
        <w:rPr>
          <w:rFonts w:eastAsia="Times New Roman" w:cs="Times New Roman"/>
          <w:iCs w:val="0"/>
          <w:color w:val="252525"/>
          <w:szCs w:val="24"/>
          <w:shd w:val="clear" w:color="auto" w:fill="FFFFFF"/>
        </w:rPr>
        <w:t>ork: Mono (maintained by Microsoft</w:t>
      </w:r>
      <w:r w:rsidRPr="00F0503D">
        <w:rPr>
          <w:rFonts w:eastAsia="Times New Roman" w:cs="Times New Roman"/>
          <w:iCs w:val="0"/>
          <w:color w:val="252525"/>
          <w:szCs w:val="24"/>
          <w:shd w:val="clear" w:color="auto" w:fill="FFFFFF"/>
        </w:rPr>
        <w:t xml:space="preserve">). </w:t>
      </w:r>
    </w:p>
    <w:p w14:paraId="1039B64D" w14:textId="77777777" w:rsidR="007234FF" w:rsidRPr="005527DE" w:rsidRDefault="00F0503D" w:rsidP="00F0503D">
      <w:pPr>
        <w:pStyle w:val="Caption"/>
        <w:spacing w:line="360" w:lineRule="auto"/>
        <w:jc w:val="left"/>
        <w:rPr>
          <w:color w:val="000000" w:themeColor="text1"/>
        </w:rPr>
      </w:pPr>
      <w:r w:rsidRPr="00F0503D">
        <w:rPr>
          <w:rFonts w:eastAsia="Times New Roman" w:cs="Times New Roman"/>
          <w:iCs w:val="0"/>
          <w:color w:val="252525"/>
          <w:szCs w:val="24"/>
          <w:shd w:val="clear" w:color="auto" w:fill="FFFFFF"/>
        </w:rPr>
        <w:t xml:space="preserve">The procedure of implementation consists of two stages. In the first stage, I implemented the BLE infrastructure to support transfer </w:t>
      </w:r>
      <w:proofErr w:type="spellStart"/>
      <w:r w:rsidRPr="00F0503D">
        <w:rPr>
          <w:rFonts w:eastAsia="Times New Roman" w:cs="Times New Roman"/>
          <w:iCs w:val="0"/>
          <w:color w:val="252525"/>
          <w:szCs w:val="24"/>
          <w:shd w:val="clear" w:color="auto" w:fill="FFFFFF"/>
        </w:rPr>
        <w:t>CoAP</w:t>
      </w:r>
      <w:proofErr w:type="spellEnd"/>
      <w:r w:rsidRPr="00F0503D">
        <w:rPr>
          <w:rFonts w:eastAsia="Times New Roman" w:cs="Times New Roman"/>
          <w:iCs w:val="0"/>
          <w:color w:val="252525"/>
          <w:szCs w:val="24"/>
          <w:shd w:val="clear" w:color="auto" w:fill="FFFFFF"/>
        </w:rPr>
        <w:t xml:space="preserve"> message. Meanwhile, I was working with House Lee to design interface of the application layer. In the second stage, two apps were developed to do experiments. The first App is called “Major App.” It is designed to do first three </w:t>
      </w:r>
      <w:proofErr w:type="gramStart"/>
      <w:r w:rsidRPr="00F0503D">
        <w:rPr>
          <w:rFonts w:eastAsia="Times New Roman" w:cs="Times New Roman"/>
          <w:iCs w:val="0"/>
          <w:color w:val="252525"/>
          <w:szCs w:val="24"/>
          <w:shd w:val="clear" w:color="auto" w:fill="FFFFFF"/>
        </w:rPr>
        <w:t>experiment</w:t>
      </w:r>
      <w:proofErr w:type="gramEnd"/>
      <w:r w:rsidRPr="00F0503D">
        <w:rPr>
          <w:rFonts w:eastAsia="Times New Roman" w:cs="Times New Roman"/>
          <w:iCs w:val="0"/>
          <w:color w:val="252525"/>
          <w:szCs w:val="24"/>
          <w:shd w:val="clear" w:color="auto" w:fill="FFFFFF"/>
        </w:rPr>
        <w:t>. The second app is called “Trigger App.” It is designed to play the role of the second sen</w:t>
      </w:r>
      <w:r>
        <w:rPr>
          <w:rFonts w:eastAsia="Times New Roman" w:cs="Times New Roman"/>
          <w:iCs w:val="0"/>
          <w:color w:val="252525"/>
          <w:szCs w:val="24"/>
          <w:shd w:val="clear" w:color="auto" w:fill="FFFFFF"/>
        </w:rPr>
        <w:t>der in the fourth experiment</w:t>
      </w:r>
      <w:r w:rsidR="00303C71">
        <w:rPr>
          <w:color w:val="000000" w:themeColor="text1"/>
        </w:rPr>
        <w:t>.</w:t>
      </w:r>
    </w:p>
    <w:p w14:paraId="1113718E" w14:textId="77777777" w:rsidR="00570425" w:rsidRDefault="00DA7A4D" w:rsidP="00570425">
      <w:pPr>
        <w:keepNext/>
        <w:spacing w:after="0" w:line="360" w:lineRule="auto"/>
        <w:jc w:val="center"/>
      </w:pPr>
      <w:r>
        <w:rPr>
          <w:rFonts w:eastAsia="Times New Roman" w:cs="Times New Roman"/>
          <w:color w:val="252525"/>
          <w:szCs w:val="24"/>
          <w:shd w:val="clear" w:color="auto" w:fill="FFFFFF"/>
        </w:rPr>
        <w:pict w14:anchorId="104DC26F">
          <v:shape id="_x0000_i1026" type="#_x0000_t75" style="width:235.35pt;height:313.35pt">
            <v:imagedata r:id="rId28" o:title="screenshoot_app"/>
          </v:shape>
        </w:pict>
      </w:r>
    </w:p>
    <w:p w14:paraId="31F8164D" w14:textId="77777777" w:rsidR="00472E7E" w:rsidRDefault="00570425" w:rsidP="00570425">
      <w:pPr>
        <w:spacing w:after="0" w:line="360" w:lineRule="auto"/>
        <w:jc w:val="center"/>
        <w:rPr>
          <w:rFonts w:eastAsia="Times New Roman" w:cs="Times New Roman"/>
          <w:color w:val="252525"/>
          <w:szCs w:val="24"/>
          <w:shd w:val="clear" w:color="auto" w:fill="FFFFFF"/>
        </w:rPr>
      </w:pPr>
      <w:bookmarkStart w:id="366" w:name="_Toc449450794"/>
      <w:bookmarkStart w:id="367" w:name="_Toc449949780"/>
      <w:proofErr w:type="gramStart"/>
      <w:r w:rsidRPr="00570425">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5</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1</w:t>
      </w:r>
      <w:r w:rsidR="003B3445">
        <w:rPr>
          <w:color w:val="000000" w:themeColor="text1"/>
        </w:rPr>
        <w:fldChar w:fldCharType="end"/>
      </w:r>
      <w:r>
        <w:t xml:space="preserve"> </w:t>
      </w:r>
      <w:r>
        <w:rPr>
          <w:rFonts w:eastAsia="Times New Roman" w:cs="Times New Roman"/>
          <w:color w:val="252525"/>
          <w:szCs w:val="24"/>
          <w:shd w:val="clear" w:color="auto" w:fill="FFFFFF"/>
        </w:rPr>
        <w:t>Implementation screenshot</w:t>
      </w:r>
      <w:bookmarkEnd w:id="366"/>
      <w:bookmarkEnd w:id="367"/>
    </w:p>
    <w:p w14:paraId="157C46EA" w14:textId="77777777" w:rsidR="002A5FF2" w:rsidRDefault="002A5FF2" w:rsidP="00C57EB0">
      <w:pPr>
        <w:spacing w:after="0" w:line="360" w:lineRule="auto"/>
        <w:rPr>
          <w:rFonts w:eastAsia="Times New Roman" w:cs="Times New Roman"/>
          <w:color w:val="252525"/>
          <w:szCs w:val="24"/>
          <w:shd w:val="clear" w:color="auto" w:fill="FFFFFF"/>
        </w:rPr>
      </w:pPr>
    </w:p>
    <w:p w14:paraId="5BB948A9" w14:textId="77777777" w:rsidR="00B673E3" w:rsidRPr="00B673E3" w:rsidRDefault="00B77AD1" w:rsidP="00B673E3">
      <w:pPr>
        <w:spacing w:after="0" w:line="360" w:lineRule="auto"/>
        <w:rPr>
          <w:rFonts w:eastAsia="Times New Roman" w:cs="Times New Roman"/>
          <w:color w:val="252525"/>
          <w:szCs w:val="24"/>
          <w:shd w:val="clear" w:color="auto" w:fill="FFFFFF"/>
        </w:rPr>
      </w:pPr>
      <w:r w:rsidRPr="00B77AD1">
        <w:rPr>
          <w:rFonts w:eastAsia="Times New Roman" w:cs="Times New Roman"/>
          <w:color w:val="252525"/>
          <w:szCs w:val="24"/>
          <w:shd w:val="clear" w:color="auto" w:fill="FFFFFF"/>
        </w:rPr>
        <w:t>As shown above, the UI of Major app consists of three sections. The left side contains a list of available devices and a role indicator. The top of the right side is experiment selection section with start test button. The remaining section of the right side is output console where experiment information is recorded. The UI of Trigger app is a lite version of that in Major app where experiment selection section is disabled. For those experiment apps, there is a producer thread generates designed packets and call send request</w:t>
      </w:r>
      <w:r>
        <w:rPr>
          <w:rFonts w:eastAsia="Times New Roman" w:cs="Times New Roman"/>
          <w:color w:val="252525"/>
          <w:szCs w:val="24"/>
          <w:shd w:val="clear" w:color="auto" w:fill="FFFFFF"/>
        </w:rPr>
        <w:t xml:space="preserve"> function to send a message out</w:t>
      </w:r>
      <w:r w:rsidR="00541C3F">
        <w:rPr>
          <w:rFonts w:eastAsia="Times New Roman" w:cs="Times New Roman"/>
          <w:color w:val="252525"/>
          <w:szCs w:val="24"/>
          <w:shd w:val="clear" w:color="auto" w:fill="FFFFFF"/>
        </w:rPr>
        <w:t>.</w:t>
      </w:r>
    </w:p>
    <w:p w14:paraId="6E256A70" w14:textId="77777777" w:rsidR="002A5FF2" w:rsidRDefault="002A5FF2" w:rsidP="00C57EB0">
      <w:pPr>
        <w:spacing w:after="0" w:line="360" w:lineRule="auto"/>
        <w:rPr>
          <w:rFonts w:eastAsia="Times New Roman" w:cs="Times New Roman"/>
          <w:color w:val="252525"/>
          <w:szCs w:val="24"/>
          <w:shd w:val="clear" w:color="auto" w:fill="FFFFFF"/>
        </w:rPr>
      </w:pPr>
    </w:p>
    <w:p w14:paraId="2C712BDF" w14:textId="77777777" w:rsidR="002A5FF2" w:rsidRDefault="002A5FF2" w:rsidP="00C57EB0">
      <w:pPr>
        <w:spacing w:after="0" w:line="360" w:lineRule="auto"/>
        <w:rPr>
          <w:rFonts w:eastAsia="Times New Roman" w:cs="Times New Roman"/>
          <w:color w:val="252525"/>
          <w:szCs w:val="24"/>
          <w:shd w:val="clear" w:color="auto" w:fill="FFFFFF"/>
        </w:rPr>
      </w:pPr>
    </w:p>
    <w:p w14:paraId="0CACD41F" w14:textId="77777777" w:rsidR="002A5FF2" w:rsidRDefault="002A5FF2" w:rsidP="00C57EB0">
      <w:pPr>
        <w:spacing w:after="0" w:line="360" w:lineRule="auto"/>
        <w:rPr>
          <w:rFonts w:eastAsia="Times New Roman" w:cs="Times New Roman"/>
          <w:color w:val="252525"/>
          <w:szCs w:val="24"/>
          <w:shd w:val="clear" w:color="auto" w:fill="FFFFFF"/>
        </w:rPr>
      </w:pPr>
    </w:p>
    <w:p w14:paraId="5D524F06" w14:textId="77777777" w:rsidR="002A5FF2" w:rsidRDefault="002A5FF2" w:rsidP="00C57EB0">
      <w:pPr>
        <w:spacing w:after="0" w:line="360" w:lineRule="auto"/>
        <w:rPr>
          <w:rFonts w:eastAsia="Times New Roman" w:cs="Times New Roman"/>
          <w:color w:val="252525"/>
          <w:szCs w:val="24"/>
          <w:shd w:val="clear" w:color="auto" w:fill="FFFFFF"/>
        </w:rPr>
      </w:pPr>
    </w:p>
    <w:p w14:paraId="39AE8800" w14:textId="77777777" w:rsidR="002A5FF2" w:rsidRDefault="002A5FF2" w:rsidP="00C57EB0">
      <w:pPr>
        <w:spacing w:after="0" w:line="360" w:lineRule="auto"/>
        <w:rPr>
          <w:rFonts w:eastAsia="Times New Roman" w:cs="Times New Roman"/>
          <w:color w:val="252525"/>
          <w:szCs w:val="24"/>
          <w:shd w:val="clear" w:color="auto" w:fill="FFFFFF"/>
        </w:rPr>
      </w:pPr>
    </w:p>
    <w:p w14:paraId="77A43446" w14:textId="77777777" w:rsidR="002A5FF2" w:rsidRDefault="002A5FF2" w:rsidP="00C57EB0">
      <w:pPr>
        <w:spacing w:after="0" w:line="360" w:lineRule="auto"/>
        <w:rPr>
          <w:rFonts w:eastAsia="Times New Roman" w:cs="Times New Roman"/>
          <w:color w:val="252525"/>
          <w:szCs w:val="24"/>
          <w:shd w:val="clear" w:color="auto" w:fill="FFFFFF"/>
        </w:rPr>
      </w:pPr>
    </w:p>
    <w:p w14:paraId="71765E2F" w14:textId="77777777" w:rsidR="002A5FF2" w:rsidRDefault="002A5FF2" w:rsidP="00C57EB0">
      <w:pPr>
        <w:spacing w:after="0" w:line="360" w:lineRule="auto"/>
        <w:rPr>
          <w:rFonts w:eastAsia="Times New Roman" w:cs="Times New Roman"/>
          <w:color w:val="252525"/>
          <w:szCs w:val="24"/>
          <w:shd w:val="clear" w:color="auto" w:fill="FFFFFF"/>
        </w:rPr>
      </w:pPr>
    </w:p>
    <w:p w14:paraId="65081B8C" w14:textId="77777777" w:rsidR="002A5FF2" w:rsidRDefault="002A5FF2" w:rsidP="00C57EB0">
      <w:pPr>
        <w:spacing w:after="0" w:line="360" w:lineRule="auto"/>
        <w:rPr>
          <w:rFonts w:eastAsia="Times New Roman" w:cs="Times New Roman"/>
          <w:color w:val="252525"/>
          <w:szCs w:val="24"/>
          <w:shd w:val="clear" w:color="auto" w:fill="FFFFFF"/>
        </w:rPr>
      </w:pPr>
    </w:p>
    <w:p w14:paraId="0315A80C" w14:textId="77777777" w:rsidR="002A5FF2" w:rsidRDefault="002A5FF2" w:rsidP="00C57EB0">
      <w:pPr>
        <w:spacing w:after="0" w:line="360" w:lineRule="auto"/>
        <w:rPr>
          <w:rFonts w:eastAsia="Times New Roman" w:cs="Times New Roman"/>
          <w:color w:val="252525"/>
          <w:szCs w:val="24"/>
          <w:shd w:val="clear" w:color="auto" w:fill="FFFFFF"/>
        </w:rPr>
      </w:pPr>
    </w:p>
    <w:p w14:paraId="70DC9432" w14:textId="77777777" w:rsidR="002A5FF2" w:rsidRDefault="002A5FF2" w:rsidP="00C57EB0">
      <w:pPr>
        <w:spacing w:after="0" w:line="360" w:lineRule="auto"/>
        <w:rPr>
          <w:rFonts w:eastAsia="Times New Roman" w:cs="Times New Roman"/>
          <w:color w:val="252525"/>
          <w:szCs w:val="24"/>
          <w:shd w:val="clear" w:color="auto" w:fill="FFFFFF"/>
        </w:rPr>
      </w:pPr>
    </w:p>
    <w:p w14:paraId="592E3914" w14:textId="77777777" w:rsidR="002A5FF2" w:rsidRDefault="002A5FF2" w:rsidP="00C57EB0">
      <w:pPr>
        <w:spacing w:after="0" w:line="360" w:lineRule="auto"/>
        <w:rPr>
          <w:rFonts w:eastAsia="Times New Roman" w:cs="Times New Roman"/>
          <w:color w:val="252525"/>
          <w:szCs w:val="24"/>
          <w:shd w:val="clear" w:color="auto" w:fill="FFFFFF"/>
        </w:rPr>
      </w:pPr>
    </w:p>
    <w:p w14:paraId="5D5088DC" w14:textId="77777777" w:rsidR="002A5FF2" w:rsidRDefault="002A5FF2" w:rsidP="00C57EB0">
      <w:pPr>
        <w:spacing w:after="0" w:line="360" w:lineRule="auto"/>
        <w:rPr>
          <w:rFonts w:eastAsia="Times New Roman" w:cs="Times New Roman"/>
          <w:color w:val="252525"/>
          <w:szCs w:val="24"/>
          <w:shd w:val="clear" w:color="auto" w:fill="FFFFFF"/>
        </w:rPr>
      </w:pPr>
    </w:p>
    <w:p w14:paraId="759F3C88" w14:textId="77777777" w:rsidR="002A5FF2" w:rsidRDefault="002A5FF2" w:rsidP="00C57EB0">
      <w:pPr>
        <w:spacing w:after="0" w:line="360" w:lineRule="auto"/>
        <w:rPr>
          <w:rFonts w:eastAsia="Times New Roman" w:cs="Times New Roman"/>
          <w:color w:val="252525"/>
          <w:szCs w:val="24"/>
          <w:shd w:val="clear" w:color="auto" w:fill="FFFFFF"/>
        </w:rPr>
      </w:pPr>
    </w:p>
    <w:p w14:paraId="78E21AB9" w14:textId="77777777" w:rsidR="002A5FF2" w:rsidRDefault="002A5FF2" w:rsidP="00C57EB0">
      <w:pPr>
        <w:spacing w:after="0" w:line="360" w:lineRule="auto"/>
        <w:rPr>
          <w:rFonts w:eastAsia="Times New Roman" w:cs="Times New Roman"/>
          <w:color w:val="252525"/>
          <w:szCs w:val="24"/>
          <w:shd w:val="clear" w:color="auto" w:fill="FFFFFF"/>
        </w:rPr>
      </w:pPr>
    </w:p>
    <w:p w14:paraId="15282C03" w14:textId="77777777" w:rsidR="002A5FF2" w:rsidRDefault="002A5FF2" w:rsidP="00C57EB0">
      <w:pPr>
        <w:spacing w:after="0" w:line="360" w:lineRule="auto"/>
        <w:rPr>
          <w:rFonts w:eastAsia="Times New Roman" w:cs="Times New Roman"/>
          <w:color w:val="252525"/>
          <w:szCs w:val="24"/>
          <w:shd w:val="clear" w:color="auto" w:fill="FFFFFF"/>
        </w:rPr>
      </w:pPr>
    </w:p>
    <w:p w14:paraId="412D2BDB" w14:textId="77777777" w:rsidR="002A5FF2" w:rsidRDefault="002A5FF2" w:rsidP="00C57EB0">
      <w:pPr>
        <w:spacing w:after="0" w:line="360" w:lineRule="auto"/>
        <w:rPr>
          <w:rFonts w:eastAsia="Times New Roman" w:cs="Times New Roman"/>
          <w:color w:val="252525"/>
          <w:szCs w:val="24"/>
          <w:shd w:val="clear" w:color="auto" w:fill="FFFFFF"/>
        </w:rPr>
      </w:pPr>
    </w:p>
    <w:p w14:paraId="7CF8564F" w14:textId="77777777" w:rsidR="002A5FF2" w:rsidRDefault="002A5FF2" w:rsidP="00C57EB0">
      <w:pPr>
        <w:spacing w:after="0" w:line="360" w:lineRule="auto"/>
        <w:rPr>
          <w:rFonts w:eastAsia="Times New Roman" w:cs="Times New Roman"/>
          <w:color w:val="252525"/>
          <w:szCs w:val="24"/>
          <w:shd w:val="clear" w:color="auto" w:fill="FFFFFF"/>
        </w:rPr>
      </w:pPr>
    </w:p>
    <w:p w14:paraId="5E14082A" w14:textId="77777777" w:rsidR="002A5FF2" w:rsidRDefault="002A5FF2" w:rsidP="00C57EB0">
      <w:pPr>
        <w:spacing w:after="0" w:line="360" w:lineRule="auto"/>
        <w:rPr>
          <w:rFonts w:eastAsia="Times New Roman" w:cs="Times New Roman"/>
          <w:color w:val="252525"/>
          <w:szCs w:val="24"/>
          <w:shd w:val="clear" w:color="auto" w:fill="FFFFFF"/>
        </w:rPr>
      </w:pPr>
    </w:p>
    <w:p w14:paraId="418A09A6" w14:textId="77777777" w:rsidR="007A2202" w:rsidRDefault="007A2202" w:rsidP="007A2202">
      <w:pPr>
        <w:pStyle w:val="Caption"/>
      </w:pPr>
    </w:p>
    <w:p w14:paraId="67A10FB3" w14:textId="77777777" w:rsidR="007A2202" w:rsidRDefault="007A2202" w:rsidP="007A2202"/>
    <w:p w14:paraId="28E44389" w14:textId="77777777" w:rsidR="007A2202" w:rsidRDefault="007A2202" w:rsidP="007A2202">
      <w:pPr>
        <w:pStyle w:val="Caption"/>
      </w:pPr>
    </w:p>
    <w:p w14:paraId="57FF9BC3" w14:textId="77777777" w:rsidR="007A2202" w:rsidRDefault="007A2202" w:rsidP="007A2202"/>
    <w:p w14:paraId="04075C23" w14:textId="77777777" w:rsidR="002A5FF2" w:rsidRPr="00472E7E" w:rsidRDefault="002A5FF2" w:rsidP="00C57EB0">
      <w:pPr>
        <w:spacing w:after="0" w:line="360" w:lineRule="auto"/>
        <w:rPr>
          <w:rFonts w:eastAsia="Times New Roman" w:cs="Times New Roman"/>
          <w:szCs w:val="24"/>
        </w:rPr>
      </w:pPr>
    </w:p>
    <w:p w14:paraId="29666B74" w14:textId="77777777" w:rsidR="00472E7E" w:rsidRPr="00472E7E" w:rsidRDefault="00472E7E" w:rsidP="00DF11F8">
      <w:pPr>
        <w:pStyle w:val="Heading1"/>
      </w:pPr>
      <w:bookmarkStart w:id="368" w:name="_Toc449949747"/>
      <w:r w:rsidRPr="00472E7E">
        <w:lastRenderedPageBreak/>
        <w:t>EXPERIMENT DESIGN</w:t>
      </w:r>
      <w:bookmarkEnd w:id="368"/>
    </w:p>
    <w:p w14:paraId="59351895" w14:textId="77777777" w:rsidR="00472E7E" w:rsidRPr="00472E7E" w:rsidRDefault="0051585A" w:rsidP="00C57EB0">
      <w:pPr>
        <w:spacing w:after="0" w:line="360" w:lineRule="auto"/>
        <w:rPr>
          <w:rFonts w:eastAsia="Times New Roman" w:cs="Times New Roman"/>
          <w:szCs w:val="24"/>
        </w:rPr>
      </w:pPr>
      <w:r w:rsidRPr="0051585A">
        <w:rPr>
          <w:rFonts w:eastAsia="Times New Roman" w:cs="Times New Roman"/>
          <w:color w:val="252525"/>
          <w:szCs w:val="24"/>
          <w:shd w:val="clear" w:color="auto" w:fill="FFFFFF"/>
        </w:rPr>
        <w:t>In this chapter, we will evaluate the performance of proposed architecture in BLE. As mentioned above the architecture is compatible with different technologies. In the implementation, I adopted BLE to make a prototype. So far, all experimen</w:t>
      </w:r>
      <w:r>
        <w:rPr>
          <w:rFonts w:eastAsia="Times New Roman" w:cs="Times New Roman"/>
          <w:color w:val="252525"/>
          <w:szCs w:val="24"/>
          <w:shd w:val="clear" w:color="auto" w:fill="FFFFFF"/>
        </w:rPr>
        <w:t>ts are under the context of BLE</w:t>
      </w:r>
      <w:r w:rsidR="00472E7E" w:rsidRPr="00472E7E">
        <w:rPr>
          <w:rFonts w:eastAsia="Times New Roman" w:cs="Times New Roman"/>
          <w:color w:val="252525"/>
          <w:szCs w:val="24"/>
          <w:shd w:val="clear" w:color="auto" w:fill="FFFFFF"/>
        </w:rPr>
        <w:t>.</w:t>
      </w:r>
    </w:p>
    <w:p w14:paraId="64FCE4FE" w14:textId="77777777" w:rsidR="00E46F2C" w:rsidRPr="00E46F2C" w:rsidRDefault="00E46F2C" w:rsidP="00E46F2C">
      <w:pPr>
        <w:spacing w:after="0" w:line="360" w:lineRule="auto"/>
        <w:rPr>
          <w:rFonts w:eastAsia="Times New Roman" w:cs="Times New Roman"/>
          <w:color w:val="252525"/>
          <w:szCs w:val="24"/>
          <w:shd w:val="clear" w:color="auto" w:fill="FFFFFF"/>
        </w:rPr>
      </w:pPr>
    </w:p>
    <w:p w14:paraId="54E9CE72" w14:textId="77777777" w:rsidR="00472E7E" w:rsidRPr="00472E7E" w:rsidRDefault="00E46F2C" w:rsidP="00E46F2C">
      <w:pPr>
        <w:spacing w:after="0" w:line="360" w:lineRule="auto"/>
        <w:rPr>
          <w:rFonts w:eastAsia="Times New Roman" w:cs="Times New Roman"/>
          <w:szCs w:val="24"/>
        </w:rPr>
      </w:pPr>
      <w:r w:rsidRPr="00E46F2C">
        <w:rPr>
          <w:rFonts w:eastAsia="Times New Roman" w:cs="Times New Roman"/>
          <w:color w:val="252525"/>
          <w:szCs w:val="24"/>
          <w:shd w:val="clear" w:color="auto" w:fill="FFFFFF"/>
        </w:rPr>
        <w:t>Although Bluetooth low energy has been widely tested and adopted, we should keep in mind that from Android device to Android device communication through BLE (peripheral communication) has not been widely tested. So far, only latest Android devices with Bluetooth4.1 h</w:t>
      </w:r>
      <w:r>
        <w:rPr>
          <w:rFonts w:eastAsia="Times New Roman" w:cs="Times New Roman"/>
          <w:color w:val="252525"/>
          <w:szCs w:val="24"/>
          <w:shd w:val="clear" w:color="auto" w:fill="FFFFFF"/>
        </w:rPr>
        <w:t>ardware support peripheral mode</w:t>
      </w:r>
      <w:r w:rsidR="00472E7E" w:rsidRPr="00472E7E">
        <w:rPr>
          <w:rFonts w:eastAsia="Times New Roman" w:cs="Times New Roman"/>
          <w:color w:val="252525"/>
          <w:szCs w:val="24"/>
          <w:shd w:val="clear" w:color="auto" w:fill="FFFFFF"/>
        </w:rPr>
        <w:t xml:space="preserve">. </w:t>
      </w:r>
    </w:p>
    <w:p w14:paraId="28A1D404" w14:textId="77777777" w:rsidR="00472E7E" w:rsidRPr="00472E7E" w:rsidRDefault="00472E7E" w:rsidP="00177A7C">
      <w:pPr>
        <w:pStyle w:val="Heading2"/>
      </w:pPr>
      <w:bookmarkStart w:id="369" w:name="_Toc449949748"/>
      <w:r w:rsidRPr="00EE7F83">
        <w:t>6.1 Goals of Experiment</w:t>
      </w:r>
      <w:bookmarkEnd w:id="369"/>
    </w:p>
    <w:p w14:paraId="634F66CE" w14:textId="77777777" w:rsidR="00472E7E" w:rsidRDefault="006A00A6" w:rsidP="00C57EB0">
      <w:pPr>
        <w:spacing w:after="0" w:line="360" w:lineRule="auto"/>
        <w:rPr>
          <w:rFonts w:eastAsia="Times New Roman" w:cs="Times New Roman"/>
          <w:color w:val="252525"/>
          <w:szCs w:val="24"/>
          <w:shd w:val="clear" w:color="auto" w:fill="FFFFFF"/>
        </w:rPr>
      </w:pPr>
      <w:proofErr w:type="gramStart"/>
      <w:r w:rsidRPr="006A00A6">
        <w:rPr>
          <w:rFonts w:eastAsia="Times New Roman" w:cs="Times New Roman"/>
          <w:color w:val="252525"/>
          <w:szCs w:val="24"/>
          <w:shd w:val="clear" w:color="auto" w:fill="FFFFFF"/>
        </w:rPr>
        <w:t>Experiments of the system focus on accessing the communications between mobile devices.</w:t>
      </w:r>
      <w:proofErr w:type="gramEnd"/>
      <w:r w:rsidRPr="006A00A6">
        <w:rPr>
          <w:rFonts w:eastAsia="Times New Roman" w:cs="Times New Roman"/>
          <w:color w:val="252525"/>
          <w:szCs w:val="24"/>
          <w:shd w:val="clear" w:color="auto" w:fill="FFFFFF"/>
        </w:rPr>
        <w:t xml:space="preserve">  I designed five experiments and</w:t>
      </w:r>
      <w:r w:rsidR="00141EA6">
        <w:rPr>
          <w:rFonts w:eastAsia="Times New Roman" w:cs="Times New Roman"/>
          <w:color w:val="252525"/>
          <w:szCs w:val="24"/>
          <w:shd w:val="clear" w:color="auto" w:fill="FFFFFF"/>
        </w:rPr>
        <w:t xml:space="preserve"> listed them in the below table</w:t>
      </w:r>
      <w:r w:rsidR="00472E7E" w:rsidRPr="00472E7E">
        <w:rPr>
          <w:rFonts w:eastAsia="Times New Roman" w:cs="Times New Roman"/>
          <w:color w:val="252525"/>
          <w:szCs w:val="24"/>
          <w:shd w:val="clear" w:color="auto" w:fill="FFFFFF"/>
        </w:rPr>
        <w:t>.</w:t>
      </w:r>
    </w:p>
    <w:p w14:paraId="7827E65E" w14:textId="77777777" w:rsidR="00A47C76" w:rsidRPr="00A47C76" w:rsidRDefault="00A47C76" w:rsidP="00A47C76">
      <w:pPr>
        <w:pStyle w:val="Caption"/>
      </w:pPr>
    </w:p>
    <w:p w14:paraId="2DBD95D1" w14:textId="77777777" w:rsidR="00472E7E" w:rsidRPr="00A47C76" w:rsidRDefault="00A47C76" w:rsidP="00A47C76">
      <w:pPr>
        <w:pStyle w:val="Caption"/>
        <w:rPr>
          <w:color w:val="000000" w:themeColor="text1"/>
        </w:rPr>
      </w:pPr>
      <w:bookmarkStart w:id="370" w:name="_Toc449450825"/>
      <w:proofErr w:type="gramStart"/>
      <w:r w:rsidRPr="00A47C76">
        <w:rPr>
          <w:color w:val="000000" w:themeColor="text1"/>
        </w:rPr>
        <w:t xml:space="preserve">Table </w:t>
      </w:r>
      <w:r w:rsidRPr="00A47C76">
        <w:rPr>
          <w:color w:val="000000" w:themeColor="text1"/>
        </w:rPr>
        <w:fldChar w:fldCharType="begin"/>
      </w:r>
      <w:r w:rsidRPr="00A47C76">
        <w:rPr>
          <w:color w:val="000000" w:themeColor="text1"/>
        </w:rPr>
        <w:instrText xml:space="preserve"> STYLEREF 1 \s </w:instrText>
      </w:r>
      <w:r w:rsidRPr="00A47C76">
        <w:rPr>
          <w:color w:val="000000" w:themeColor="text1"/>
        </w:rPr>
        <w:fldChar w:fldCharType="separate"/>
      </w:r>
      <w:r w:rsidR="007C4420">
        <w:rPr>
          <w:noProof/>
          <w:color w:val="000000" w:themeColor="text1"/>
        </w:rPr>
        <w:t>6</w:t>
      </w:r>
      <w:r w:rsidRPr="00A47C76">
        <w:rPr>
          <w:color w:val="000000" w:themeColor="text1"/>
        </w:rPr>
        <w:fldChar w:fldCharType="end"/>
      </w:r>
      <w:r w:rsidRPr="00A47C76">
        <w:rPr>
          <w:color w:val="000000" w:themeColor="text1"/>
        </w:rPr>
        <w:t>.</w:t>
      </w:r>
      <w:proofErr w:type="gramEnd"/>
      <w:r w:rsidRPr="00A47C76">
        <w:rPr>
          <w:color w:val="000000" w:themeColor="text1"/>
        </w:rPr>
        <w:fldChar w:fldCharType="begin"/>
      </w:r>
      <w:r w:rsidRPr="00A47C76">
        <w:rPr>
          <w:color w:val="000000" w:themeColor="text1"/>
        </w:rPr>
        <w:instrText xml:space="preserve"> SEQ Table \* ARABIC \s 1 </w:instrText>
      </w:r>
      <w:r w:rsidRPr="00A47C76">
        <w:rPr>
          <w:color w:val="000000" w:themeColor="text1"/>
        </w:rPr>
        <w:fldChar w:fldCharType="separate"/>
      </w:r>
      <w:r w:rsidR="007C4420">
        <w:rPr>
          <w:noProof/>
          <w:color w:val="000000" w:themeColor="text1"/>
        </w:rPr>
        <w:t>1</w:t>
      </w:r>
      <w:r w:rsidRPr="00A47C76">
        <w:rPr>
          <w:color w:val="000000" w:themeColor="text1"/>
        </w:rPr>
        <w:fldChar w:fldCharType="end"/>
      </w:r>
      <w:r w:rsidRPr="00A47C76">
        <w:rPr>
          <w:color w:val="000000" w:themeColor="text1"/>
        </w:rPr>
        <w:t xml:space="preserve"> Experiment Goals</w:t>
      </w:r>
      <w:bookmarkEnd w:id="370"/>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84"/>
        <w:gridCol w:w="5826"/>
      </w:tblGrid>
      <w:tr w:rsidR="00ED5A65" w:rsidRPr="00472E7E" w14:paraId="7FE763E9" w14:textId="77777777" w:rsidTr="00A47C76">
        <w:trPr>
          <w:jc w:val="center"/>
        </w:trPr>
        <w:tc>
          <w:tcPr>
            <w:tcW w:w="0" w:type="auto"/>
            <w:tcMar>
              <w:top w:w="105" w:type="dxa"/>
              <w:left w:w="105" w:type="dxa"/>
              <w:bottom w:w="105" w:type="dxa"/>
              <w:right w:w="105" w:type="dxa"/>
            </w:tcMar>
            <w:hideMark/>
          </w:tcPr>
          <w:p w14:paraId="5D293B88" w14:textId="77777777" w:rsidR="00472E7E" w:rsidRPr="00472E7E" w:rsidRDefault="00ED5A65" w:rsidP="00C57EB0">
            <w:pPr>
              <w:spacing w:after="0" w:line="360" w:lineRule="auto"/>
              <w:rPr>
                <w:rFonts w:eastAsia="Times New Roman" w:cs="Times New Roman"/>
                <w:szCs w:val="24"/>
              </w:rPr>
            </w:pPr>
            <w:r>
              <w:rPr>
                <w:rFonts w:eastAsia="Times New Roman" w:cs="Times New Roman"/>
                <w:color w:val="252525"/>
                <w:szCs w:val="24"/>
                <w:shd w:val="clear" w:color="auto" w:fill="FFFFFF"/>
              </w:rPr>
              <w:t>Title</w:t>
            </w:r>
            <w:r w:rsidR="00472E7E" w:rsidRPr="00472E7E">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14:paraId="11DDAAA0" w14:textId="77777777" w:rsidR="00472E7E" w:rsidRPr="00472E7E" w:rsidRDefault="00AF1051" w:rsidP="00C57EB0">
            <w:pPr>
              <w:spacing w:after="0" w:line="360" w:lineRule="auto"/>
              <w:rPr>
                <w:rFonts w:eastAsia="Times New Roman" w:cs="Times New Roman"/>
                <w:szCs w:val="24"/>
              </w:rPr>
            </w:pPr>
            <w:r>
              <w:rPr>
                <w:rFonts w:eastAsia="Times New Roman" w:cs="Times New Roman"/>
                <w:color w:val="252525"/>
                <w:szCs w:val="24"/>
                <w:shd w:val="clear" w:color="auto" w:fill="FFFFFF"/>
              </w:rPr>
              <w:t>Goals</w:t>
            </w:r>
          </w:p>
        </w:tc>
      </w:tr>
      <w:tr w:rsidR="00ED5A65" w:rsidRPr="00472E7E" w14:paraId="565599CB" w14:textId="77777777" w:rsidTr="00A47C76">
        <w:trPr>
          <w:jc w:val="center"/>
        </w:trPr>
        <w:tc>
          <w:tcPr>
            <w:tcW w:w="0" w:type="auto"/>
            <w:tcMar>
              <w:top w:w="105" w:type="dxa"/>
              <w:left w:w="105" w:type="dxa"/>
              <w:bottom w:w="105" w:type="dxa"/>
              <w:right w:w="105" w:type="dxa"/>
            </w:tcMar>
            <w:hideMark/>
          </w:tcPr>
          <w:p w14:paraId="6AF0CCCA" w14:textId="77777777" w:rsidR="00472E7E" w:rsidRPr="003F397E" w:rsidRDefault="00AF1051" w:rsidP="00ED5A65">
            <w:pPr>
              <w:spacing w:after="0" w:line="360" w:lineRule="auto"/>
              <w:rPr>
                <w:rFonts w:eastAsia="Times New Roman" w:cs="Times New Roman"/>
                <w:szCs w:val="24"/>
              </w:rPr>
            </w:pPr>
            <w:r w:rsidRPr="00EE7F83">
              <w:t xml:space="preserve">Minimum Data </w:t>
            </w:r>
            <w:r>
              <w:t>with Interval</w:t>
            </w:r>
          </w:p>
        </w:tc>
        <w:tc>
          <w:tcPr>
            <w:tcW w:w="0" w:type="auto"/>
            <w:tcMar>
              <w:top w:w="105" w:type="dxa"/>
              <w:left w:w="105" w:type="dxa"/>
              <w:bottom w:w="105" w:type="dxa"/>
              <w:right w:w="105" w:type="dxa"/>
            </w:tcMar>
            <w:hideMark/>
          </w:tcPr>
          <w:p w14:paraId="32ED57FF" w14:textId="77777777" w:rsidR="00472E7E" w:rsidRPr="003F397E" w:rsidRDefault="00960737" w:rsidP="00063E2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Test </w:t>
            </w:r>
            <w:r w:rsidR="00ED5A65">
              <w:rPr>
                <w:rFonts w:cs="Times New Roman"/>
                <w:szCs w:val="24"/>
              </w:rPr>
              <w:t xml:space="preserve">performance of send </w:t>
            </w:r>
            <w:proofErr w:type="spellStart"/>
            <w:r w:rsidR="00ED5A65">
              <w:rPr>
                <w:rFonts w:cs="Times New Roman"/>
                <w:szCs w:val="24"/>
              </w:rPr>
              <w:t>CoAP</w:t>
            </w:r>
            <w:proofErr w:type="spellEnd"/>
            <w:r w:rsidR="00ED5A65">
              <w:rPr>
                <w:rFonts w:cs="Times New Roman"/>
                <w:szCs w:val="24"/>
              </w:rPr>
              <w:t xml:space="preserve"> header with different interval</w:t>
            </w:r>
            <w:r w:rsidR="00553BEC">
              <w:rPr>
                <w:rFonts w:cs="Times New Roman"/>
                <w:szCs w:val="24"/>
              </w:rPr>
              <w:t>s</w:t>
            </w:r>
            <w:r w:rsidR="00AF1051">
              <w:rPr>
                <w:rFonts w:cs="Times New Roman"/>
                <w:szCs w:val="24"/>
              </w:rPr>
              <w:t>.</w:t>
            </w:r>
          </w:p>
        </w:tc>
      </w:tr>
      <w:tr w:rsidR="00ED5A65" w:rsidRPr="00472E7E" w14:paraId="7704F521" w14:textId="77777777" w:rsidTr="00A47C76">
        <w:trPr>
          <w:jc w:val="center"/>
        </w:trPr>
        <w:tc>
          <w:tcPr>
            <w:tcW w:w="0" w:type="auto"/>
            <w:tcMar>
              <w:top w:w="105" w:type="dxa"/>
              <w:left w:w="105" w:type="dxa"/>
              <w:bottom w:w="105" w:type="dxa"/>
              <w:right w:w="105" w:type="dxa"/>
            </w:tcMar>
            <w:hideMark/>
          </w:tcPr>
          <w:p w14:paraId="2CF9D784" w14:textId="77777777" w:rsidR="00472E7E" w:rsidRPr="00472E7E" w:rsidRDefault="00AF1051" w:rsidP="00DF5074">
            <w:pPr>
              <w:spacing w:after="0" w:line="360" w:lineRule="auto"/>
              <w:rPr>
                <w:rFonts w:eastAsia="Times New Roman" w:cs="Times New Roman"/>
                <w:szCs w:val="24"/>
              </w:rPr>
            </w:pPr>
            <w:r w:rsidRPr="00EE7F83">
              <w:t>Multiple Packets</w:t>
            </w:r>
          </w:p>
        </w:tc>
        <w:tc>
          <w:tcPr>
            <w:tcW w:w="0" w:type="auto"/>
            <w:tcMar>
              <w:top w:w="105" w:type="dxa"/>
              <w:left w:w="105" w:type="dxa"/>
              <w:bottom w:w="105" w:type="dxa"/>
              <w:right w:w="105" w:type="dxa"/>
            </w:tcMar>
            <w:hideMark/>
          </w:tcPr>
          <w:p w14:paraId="07CDA378" w14:textId="77777777" w:rsidR="00472E7E" w:rsidRPr="00472E7E" w:rsidRDefault="00960737" w:rsidP="001335C5">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6162F3">
              <w:rPr>
                <w:rFonts w:eastAsia="Times New Roman" w:cs="Times New Roman"/>
                <w:color w:val="252525"/>
                <w:szCs w:val="24"/>
                <w:shd w:val="clear" w:color="auto" w:fill="FFFFFF"/>
              </w:rPr>
              <w:t xml:space="preserve"> </w:t>
            </w:r>
            <w:proofErr w:type="gramStart"/>
            <w:r w:rsidR="001335C5">
              <w:rPr>
                <w:rFonts w:eastAsia="Times New Roman" w:cs="Times New Roman"/>
                <w:color w:val="252525"/>
                <w:szCs w:val="24"/>
                <w:shd w:val="clear" w:color="auto" w:fill="FFFFFF"/>
              </w:rPr>
              <w:t>performance of send</w:t>
            </w:r>
            <w:proofErr w:type="gramEnd"/>
            <w:r w:rsidR="001335C5">
              <w:rPr>
                <w:rFonts w:eastAsia="Times New Roman" w:cs="Times New Roman"/>
                <w:color w:val="252525"/>
                <w:szCs w:val="24"/>
                <w:shd w:val="clear" w:color="auto" w:fill="FFFFFF"/>
              </w:rPr>
              <w:t xml:space="preserve"> different </w:t>
            </w:r>
            <w:proofErr w:type="spellStart"/>
            <w:r w:rsidR="001335C5">
              <w:rPr>
                <w:rFonts w:eastAsia="Times New Roman" w:cs="Times New Roman"/>
                <w:color w:val="252525"/>
                <w:szCs w:val="24"/>
                <w:shd w:val="clear" w:color="auto" w:fill="FFFFFF"/>
              </w:rPr>
              <w:t>CoAP</w:t>
            </w:r>
            <w:proofErr w:type="spellEnd"/>
            <w:r w:rsidR="001335C5">
              <w:rPr>
                <w:rFonts w:eastAsia="Times New Roman" w:cs="Times New Roman"/>
                <w:color w:val="252525"/>
                <w:szCs w:val="24"/>
                <w:shd w:val="clear" w:color="auto" w:fill="FFFFFF"/>
              </w:rPr>
              <w:t xml:space="preserve"> messages with different </w:t>
            </w:r>
            <w:r w:rsidR="00553BEC">
              <w:rPr>
                <w:rFonts w:eastAsia="Times New Roman" w:cs="Times New Roman"/>
                <w:color w:val="252525"/>
                <w:szCs w:val="24"/>
                <w:shd w:val="clear" w:color="auto" w:fill="FFFFFF"/>
              </w:rPr>
              <w:t xml:space="preserve">data </w:t>
            </w:r>
            <w:r w:rsidR="001335C5">
              <w:rPr>
                <w:rFonts w:eastAsia="Times New Roman" w:cs="Times New Roman"/>
                <w:color w:val="252525"/>
                <w:szCs w:val="24"/>
                <w:shd w:val="clear" w:color="auto" w:fill="FFFFFF"/>
              </w:rPr>
              <w:t>size.</w:t>
            </w:r>
          </w:p>
        </w:tc>
      </w:tr>
      <w:tr w:rsidR="00ED5A65" w:rsidRPr="00472E7E" w14:paraId="0CC7A295" w14:textId="77777777" w:rsidTr="00A47C76">
        <w:trPr>
          <w:jc w:val="center"/>
        </w:trPr>
        <w:tc>
          <w:tcPr>
            <w:tcW w:w="0" w:type="auto"/>
            <w:tcMar>
              <w:top w:w="105" w:type="dxa"/>
              <w:left w:w="105" w:type="dxa"/>
              <w:bottom w:w="105" w:type="dxa"/>
              <w:right w:w="105" w:type="dxa"/>
            </w:tcMar>
            <w:hideMark/>
          </w:tcPr>
          <w:p w14:paraId="143CD838" w14:textId="77777777" w:rsidR="00472E7E" w:rsidRPr="00472E7E" w:rsidRDefault="00374265" w:rsidP="00C57EB0">
            <w:pPr>
              <w:spacing w:after="0" w:line="360" w:lineRule="auto"/>
              <w:rPr>
                <w:rFonts w:eastAsia="Times New Roman" w:cs="Times New Roman"/>
                <w:szCs w:val="24"/>
              </w:rPr>
            </w:pPr>
            <w:r>
              <w:t>Round T</w:t>
            </w:r>
            <w:r w:rsidRPr="00EE7F83">
              <w:t>rip</w:t>
            </w:r>
          </w:p>
        </w:tc>
        <w:tc>
          <w:tcPr>
            <w:tcW w:w="0" w:type="auto"/>
            <w:tcMar>
              <w:top w:w="105" w:type="dxa"/>
              <w:left w:w="105" w:type="dxa"/>
              <w:bottom w:w="105" w:type="dxa"/>
              <w:right w:w="105" w:type="dxa"/>
            </w:tcMar>
            <w:hideMark/>
          </w:tcPr>
          <w:p w14:paraId="7D3F9F1A" w14:textId="77777777" w:rsidR="00472E7E" w:rsidRPr="00472E7E" w:rsidRDefault="00CF686C" w:rsidP="00B86311">
            <w:pPr>
              <w:spacing w:after="0" w:line="360" w:lineRule="auto"/>
              <w:rPr>
                <w:rFonts w:eastAsia="Times New Roman" w:cs="Times New Roman"/>
                <w:szCs w:val="24"/>
              </w:rPr>
            </w:pPr>
            <w:r>
              <w:rPr>
                <w:rFonts w:eastAsia="Times New Roman" w:cs="Times New Roman"/>
                <w:color w:val="252525"/>
                <w:szCs w:val="24"/>
                <w:shd w:val="clear" w:color="auto" w:fill="FFFFFF"/>
              </w:rPr>
              <w:t>Test</w:t>
            </w:r>
            <w:r w:rsidR="00146815">
              <w:rPr>
                <w:rFonts w:eastAsia="Times New Roman" w:cs="Times New Roman"/>
                <w:color w:val="252525"/>
                <w:szCs w:val="24"/>
                <w:shd w:val="clear" w:color="auto" w:fill="FFFFFF"/>
              </w:rPr>
              <w:t xml:space="preserve"> performance of round trip</w:t>
            </w:r>
          </w:p>
        </w:tc>
      </w:tr>
      <w:tr w:rsidR="00146815" w:rsidRPr="00472E7E" w14:paraId="2C0EAA33" w14:textId="77777777" w:rsidTr="00A47C76">
        <w:trPr>
          <w:jc w:val="center"/>
        </w:trPr>
        <w:tc>
          <w:tcPr>
            <w:tcW w:w="0" w:type="auto"/>
            <w:tcMar>
              <w:top w:w="105" w:type="dxa"/>
              <w:left w:w="105" w:type="dxa"/>
              <w:bottom w:w="105" w:type="dxa"/>
              <w:right w:w="105" w:type="dxa"/>
            </w:tcMar>
          </w:tcPr>
          <w:p w14:paraId="61B4E49A" w14:textId="77777777" w:rsidR="00146815" w:rsidRPr="00EE7F83" w:rsidRDefault="00374265" w:rsidP="00C57EB0">
            <w:pPr>
              <w:spacing w:after="0" w:line="360" w:lineRule="auto"/>
            </w:pPr>
            <w:r>
              <w:t>Multiple Apps</w:t>
            </w:r>
          </w:p>
        </w:tc>
        <w:tc>
          <w:tcPr>
            <w:tcW w:w="0" w:type="auto"/>
            <w:tcMar>
              <w:top w:w="105" w:type="dxa"/>
              <w:left w:w="105" w:type="dxa"/>
              <w:bottom w:w="105" w:type="dxa"/>
              <w:right w:w="105" w:type="dxa"/>
            </w:tcMar>
          </w:tcPr>
          <w:p w14:paraId="73B2C3CE" w14:textId="77777777" w:rsidR="00146815" w:rsidRDefault="00E17E1B" w:rsidP="00B86311">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Test performance of </w:t>
            </w:r>
            <w:r w:rsidR="00000C4B">
              <w:rPr>
                <w:rFonts w:eastAsia="Times New Roman" w:cs="Times New Roman"/>
                <w:color w:val="252525"/>
                <w:szCs w:val="24"/>
                <w:shd w:val="clear" w:color="auto" w:fill="FFFFFF"/>
              </w:rPr>
              <w:t xml:space="preserve">underlying service to </w:t>
            </w:r>
            <w:r>
              <w:rPr>
                <w:rFonts w:eastAsia="Times New Roman" w:cs="Times New Roman"/>
                <w:color w:val="252525"/>
                <w:szCs w:val="24"/>
                <w:shd w:val="clear" w:color="auto" w:fill="FFFFFF"/>
              </w:rPr>
              <w:t xml:space="preserve">support multiple apps </w:t>
            </w:r>
          </w:p>
        </w:tc>
      </w:tr>
    </w:tbl>
    <w:p w14:paraId="49A443D0" w14:textId="77777777" w:rsidR="00A47C76" w:rsidRDefault="00A47C76" w:rsidP="00A47C76"/>
    <w:p w14:paraId="3DCA61DF" w14:textId="77777777" w:rsidR="00A47C76" w:rsidRPr="00A47C76" w:rsidRDefault="00A47C76" w:rsidP="00A47C76">
      <w:pPr>
        <w:pStyle w:val="Caption"/>
      </w:pPr>
    </w:p>
    <w:p w14:paraId="181983A7" w14:textId="77777777" w:rsidR="00472E7E" w:rsidRPr="00472E7E" w:rsidRDefault="00472E7E" w:rsidP="00177A7C">
      <w:pPr>
        <w:pStyle w:val="Heading2"/>
      </w:pPr>
      <w:bookmarkStart w:id="371" w:name="_Toc449949749"/>
      <w:r w:rsidRPr="00EE7F83">
        <w:lastRenderedPageBreak/>
        <w:t>6.2 Experiment Setup</w:t>
      </w:r>
      <w:bookmarkEnd w:id="371"/>
    </w:p>
    <w:p w14:paraId="25DC56C4" w14:textId="77777777" w:rsidR="00472E7E" w:rsidRPr="00472E7E" w:rsidRDefault="00553BEC" w:rsidP="00C57EB0">
      <w:pPr>
        <w:spacing w:after="0" w:line="360" w:lineRule="auto"/>
        <w:rPr>
          <w:rFonts w:eastAsia="Times New Roman" w:cs="Times New Roman"/>
          <w:szCs w:val="24"/>
        </w:rPr>
      </w:pPr>
      <w:r w:rsidRPr="00553BEC">
        <w:rPr>
          <w:rFonts w:eastAsia="Times New Roman" w:cs="Times New Roman"/>
          <w:color w:val="252525"/>
          <w:szCs w:val="24"/>
          <w:shd w:val="clear" w:color="auto" w:fill="FFFFFF"/>
        </w:rPr>
        <w:t xml:space="preserve">As explained earlier, the proposed architecture is designed for server-client communication. We use two Android devices to do the test. Since only latest hardware with Bluetooth v4.1 supports </w:t>
      </w:r>
      <w:proofErr w:type="gramStart"/>
      <w:r w:rsidRPr="00553BEC">
        <w:rPr>
          <w:rFonts w:eastAsia="Times New Roman" w:cs="Times New Roman"/>
          <w:color w:val="252525"/>
          <w:szCs w:val="24"/>
          <w:shd w:val="clear" w:color="auto" w:fill="FFFFFF"/>
        </w:rPr>
        <w:t>android to android</w:t>
      </w:r>
      <w:proofErr w:type="gramEnd"/>
      <w:r w:rsidRPr="00553BEC">
        <w:rPr>
          <w:rFonts w:eastAsia="Times New Roman" w:cs="Times New Roman"/>
          <w:color w:val="252525"/>
          <w:szCs w:val="24"/>
          <w:shd w:val="clear" w:color="auto" w:fill="FFFFFF"/>
        </w:rPr>
        <w:t xml:space="preserve"> Bluetooth communication, we used two Nexus 9 to test BLE implementation of the architecture</w:t>
      </w:r>
      <w:r w:rsidR="00472E7E" w:rsidRPr="00472E7E">
        <w:rPr>
          <w:rFonts w:eastAsia="Times New Roman" w:cs="Times New Roman"/>
          <w:color w:val="252525"/>
          <w:szCs w:val="24"/>
          <w:shd w:val="clear" w:color="auto" w:fill="FFFFFF"/>
        </w:rPr>
        <w:t>.</w:t>
      </w:r>
    </w:p>
    <w:p w14:paraId="10F9606B" w14:textId="77777777" w:rsidR="00201118" w:rsidRDefault="00201118" w:rsidP="00201118">
      <w:pPr>
        <w:pStyle w:val="Caption"/>
        <w:rPr>
          <w:color w:val="000000" w:themeColor="text1"/>
        </w:rPr>
      </w:pPr>
      <w:bookmarkStart w:id="372" w:name="_Toc449450826"/>
      <w:proofErr w:type="gramStart"/>
      <w:r w:rsidRPr="00A47C76">
        <w:rPr>
          <w:color w:val="000000" w:themeColor="text1"/>
        </w:rPr>
        <w:t xml:space="preserve">Table </w:t>
      </w:r>
      <w:r w:rsidRPr="00A47C76">
        <w:rPr>
          <w:color w:val="000000" w:themeColor="text1"/>
        </w:rPr>
        <w:fldChar w:fldCharType="begin"/>
      </w:r>
      <w:r w:rsidRPr="00A47C76">
        <w:rPr>
          <w:color w:val="000000" w:themeColor="text1"/>
        </w:rPr>
        <w:instrText xml:space="preserve"> STYLEREF 1 \s </w:instrText>
      </w:r>
      <w:r w:rsidRPr="00A47C76">
        <w:rPr>
          <w:color w:val="000000" w:themeColor="text1"/>
        </w:rPr>
        <w:fldChar w:fldCharType="separate"/>
      </w:r>
      <w:r w:rsidR="007C4420">
        <w:rPr>
          <w:noProof/>
          <w:color w:val="000000" w:themeColor="text1"/>
        </w:rPr>
        <w:t>6</w:t>
      </w:r>
      <w:r w:rsidRPr="00A47C76">
        <w:rPr>
          <w:color w:val="000000" w:themeColor="text1"/>
        </w:rPr>
        <w:fldChar w:fldCharType="end"/>
      </w:r>
      <w:r w:rsidRPr="00A47C76">
        <w:rPr>
          <w:color w:val="000000" w:themeColor="text1"/>
        </w:rPr>
        <w:t>.</w:t>
      </w:r>
      <w:proofErr w:type="gramEnd"/>
      <w:r w:rsidRPr="00A47C76">
        <w:rPr>
          <w:color w:val="000000" w:themeColor="text1"/>
        </w:rPr>
        <w:fldChar w:fldCharType="begin"/>
      </w:r>
      <w:r w:rsidRPr="00A47C76">
        <w:rPr>
          <w:color w:val="000000" w:themeColor="text1"/>
        </w:rPr>
        <w:instrText xml:space="preserve"> SEQ Table \* ARABIC \s 1 </w:instrText>
      </w:r>
      <w:r w:rsidRPr="00A47C76">
        <w:rPr>
          <w:color w:val="000000" w:themeColor="text1"/>
        </w:rPr>
        <w:fldChar w:fldCharType="separate"/>
      </w:r>
      <w:r w:rsidR="007C4420">
        <w:rPr>
          <w:noProof/>
          <w:color w:val="000000" w:themeColor="text1"/>
        </w:rPr>
        <w:t>2</w:t>
      </w:r>
      <w:r w:rsidRPr="00A47C76">
        <w:rPr>
          <w:color w:val="000000" w:themeColor="text1"/>
        </w:rPr>
        <w:fldChar w:fldCharType="end"/>
      </w:r>
      <w:r w:rsidRPr="00A47C76">
        <w:rPr>
          <w:color w:val="000000" w:themeColor="text1"/>
        </w:rPr>
        <w:t xml:space="preserve"> Device specification</w:t>
      </w:r>
      <w:bookmarkEnd w:id="372"/>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14:paraId="4E178994" w14:textId="77777777"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499B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A3888"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Details</w:t>
            </w:r>
          </w:p>
        </w:tc>
      </w:tr>
      <w:tr w:rsidR="00472E7E" w:rsidRPr="00472E7E" w14:paraId="6F24E9AC" w14:textId="77777777"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5DA3D"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25072"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Android OS, </w:t>
            </w:r>
            <w:proofErr w:type="gramStart"/>
            <w:r w:rsidRPr="00472E7E">
              <w:rPr>
                <w:rFonts w:eastAsia="Times New Roman" w:cs="Times New Roman"/>
                <w:color w:val="252525"/>
                <w:szCs w:val="24"/>
                <w:shd w:val="clear" w:color="auto" w:fill="FFFFFF"/>
              </w:rPr>
              <w:t>v5.1.1(</w:t>
            </w:r>
            <w:proofErr w:type="gramEnd"/>
            <w:r w:rsidRPr="00472E7E">
              <w:rPr>
                <w:rFonts w:eastAsia="Times New Roman" w:cs="Times New Roman"/>
                <w:color w:val="252525"/>
                <w:szCs w:val="24"/>
                <w:shd w:val="clear" w:color="auto" w:fill="FFFFFF"/>
              </w:rPr>
              <w:t>Lollipop)</w:t>
            </w:r>
          </w:p>
        </w:tc>
      </w:tr>
      <w:tr w:rsidR="00472E7E" w:rsidRPr="00472E7E" w14:paraId="220F854B" w14:textId="77777777"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5578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9BD38D"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Dual-core 2.3 GHz Denver</w:t>
            </w:r>
          </w:p>
        </w:tc>
      </w:tr>
      <w:tr w:rsidR="00472E7E" w:rsidRPr="00472E7E" w14:paraId="17CF980E" w14:textId="77777777"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794325"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1C56B"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16GB/2GB RAM</w:t>
            </w:r>
          </w:p>
        </w:tc>
      </w:tr>
      <w:tr w:rsidR="00472E7E" w:rsidRPr="00472E7E" w14:paraId="0636A080" w14:textId="77777777"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090012"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461BE" w14:textId="77777777" w:rsidR="00472E7E" w:rsidRPr="00472E7E" w:rsidRDefault="00472E7E" w:rsidP="00C57EB0">
            <w:pPr>
              <w:spacing w:after="0" w:line="360" w:lineRule="auto"/>
              <w:rPr>
                <w:rFonts w:eastAsia="Times New Roman" w:cs="Times New Roman"/>
                <w:szCs w:val="24"/>
              </w:rPr>
            </w:pPr>
            <w:proofErr w:type="gramStart"/>
            <w:r w:rsidRPr="00472E7E">
              <w:rPr>
                <w:rFonts w:eastAsia="Times New Roman" w:cs="Times New Roman"/>
                <w:color w:val="252525"/>
                <w:szCs w:val="24"/>
                <w:shd w:val="clear" w:color="auto" w:fill="FFFFFF"/>
              </w:rPr>
              <w:t>v4.1</w:t>
            </w:r>
            <w:proofErr w:type="gramEnd"/>
            <w:r w:rsidRPr="00472E7E">
              <w:rPr>
                <w:rFonts w:eastAsia="Times New Roman" w:cs="Times New Roman"/>
                <w:color w:val="252525"/>
                <w:szCs w:val="24"/>
                <w:shd w:val="clear" w:color="auto" w:fill="FFFFFF"/>
              </w:rPr>
              <w:t>, A2DP, apt-X</w:t>
            </w:r>
          </w:p>
        </w:tc>
      </w:tr>
    </w:tbl>
    <w:p w14:paraId="78B80652" w14:textId="77777777" w:rsidR="00A47C76" w:rsidRPr="00A47C76" w:rsidRDefault="00A47C76" w:rsidP="00A47C76"/>
    <w:p w14:paraId="46D75DFE" w14:textId="77777777" w:rsidR="00043A58" w:rsidRPr="00043A58" w:rsidRDefault="00BD0663" w:rsidP="00043A58">
      <w:pPr>
        <w:spacing w:after="0" w:line="360" w:lineRule="auto"/>
        <w:rPr>
          <w:rFonts w:eastAsia="Times New Roman" w:cs="Times New Roman"/>
          <w:color w:val="252525"/>
          <w:szCs w:val="24"/>
          <w:shd w:val="clear" w:color="auto" w:fill="FFFFFF"/>
        </w:rPr>
      </w:pPr>
      <w:r w:rsidRPr="00BD0663">
        <w:rPr>
          <w:rFonts w:eastAsia="Times New Roman" w:cs="Times New Roman"/>
          <w:color w:val="252525"/>
          <w:szCs w:val="24"/>
          <w:shd w:val="clear" w:color="auto" w:fill="FFFFFF"/>
        </w:rPr>
        <w:t>Two devices run a test app (more details in implementation chapter), the app can connect two devices together through BLE. Then, one device can</w:t>
      </w:r>
      <w:r>
        <w:rPr>
          <w:rFonts w:eastAsia="Times New Roman" w:cs="Times New Roman"/>
          <w:color w:val="252525"/>
          <w:szCs w:val="24"/>
          <w:shd w:val="clear" w:color="auto" w:fill="FFFFFF"/>
        </w:rPr>
        <w:t xml:space="preserve"> start to send messages</w:t>
      </w:r>
      <w:r w:rsidR="00472E7E" w:rsidRPr="00472E7E">
        <w:rPr>
          <w:rFonts w:eastAsia="Times New Roman" w:cs="Times New Roman"/>
          <w:color w:val="252525"/>
          <w:szCs w:val="24"/>
          <w:shd w:val="clear" w:color="auto" w:fill="FFFFFF"/>
        </w:rPr>
        <w:t>.</w:t>
      </w:r>
    </w:p>
    <w:p w14:paraId="4F3DA9D2" w14:textId="77777777" w:rsidR="00472E7E" w:rsidRPr="00472E7E" w:rsidRDefault="00472E7E" w:rsidP="00177A7C">
      <w:pPr>
        <w:pStyle w:val="Heading2"/>
      </w:pPr>
      <w:bookmarkStart w:id="373" w:name="_Toc449949750"/>
      <w:r w:rsidRPr="00EE7F83">
        <w:t>6.3 Details</w:t>
      </w:r>
      <w:bookmarkEnd w:id="373"/>
    </w:p>
    <w:p w14:paraId="0BA8C13F" w14:textId="77777777" w:rsidR="00472E7E" w:rsidRPr="00472E7E" w:rsidRDefault="00472E7E" w:rsidP="00177A7C">
      <w:pPr>
        <w:pStyle w:val="Heading3"/>
      </w:pPr>
      <w:bookmarkStart w:id="374" w:name="_Toc449949751"/>
      <w:r w:rsidRPr="00EE7F83">
        <w:t xml:space="preserve">6.3.1 Minimum Data </w:t>
      </w:r>
      <w:r w:rsidR="00793F00">
        <w:t>with Interval</w:t>
      </w:r>
      <w:bookmarkEnd w:id="374"/>
      <w:r w:rsidRPr="00EE7F83">
        <w:t xml:space="preserve"> </w:t>
      </w:r>
    </w:p>
    <w:p w14:paraId="640A4D33" w14:textId="77777777" w:rsidR="00384721"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b/>
          <w:bCs/>
          <w:color w:val="252525"/>
          <w:szCs w:val="24"/>
          <w:shd w:val="clear" w:color="auto" w:fill="FFFFFF"/>
        </w:rPr>
        <w:t>Description</w:t>
      </w:r>
    </w:p>
    <w:p w14:paraId="7A408A05" w14:textId="77777777" w:rsidR="000B1EE7" w:rsidRDefault="000B1EE7" w:rsidP="00F96839">
      <w:pPr>
        <w:spacing w:after="0" w:line="360" w:lineRule="auto"/>
        <w:rPr>
          <w:rFonts w:eastAsia="Times New Roman" w:cs="Times New Roman"/>
          <w:szCs w:val="24"/>
        </w:rPr>
      </w:pPr>
      <w:r w:rsidRPr="00F96839">
        <w:rPr>
          <w:rFonts w:eastAsia="Times New Roman" w:cs="Times New Roman"/>
          <w:color w:val="252525"/>
          <w:szCs w:val="24"/>
          <w:shd w:val="clear" w:color="auto" w:fill="FFFFFF"/>
        </w:rPr>
        <w:t xml:space="preserve">As mentioned in the chapter of design, we implemented BLE in sequential send mode which means messages are not sent out at the same time. Instead, each message needs to wait for a signal from the remote device before writing a new data to characteristic. In this way, the </w:t>
      </w:r>
      <w:proofErr w:type="gramStart"/>
      <w:r w:rsidRPr="00F96839">
        <w:rPr>
          <w:rFonts w:eastAsia="Times New Roman" w:cs="Times New Roman"/>
          <w:color w:val="252525"/>
          <w:szCs w:val="24"/>
          <w:shd w:val="clear" w:color="auto" w:fill="FFFFFF"/>
        </w:rPr>
        <w:t>connection bet</w:t>
      </w:r>
      <w:r>
        <w:rPr>
          <w:rFonts w:eastAsia="Times New Roman" w:cs="Times New Roman"/>
          <w:color w:val="252525"/>
          <w:szCs w:val="24"/>
          <w:shd w:val="clear" w:color="auto" w:fill="FFFFFF"/>
        </w:rPr>
        <w:t>ween devices become</w:t>
      </w:r>
      <w:proofErr w:type="gramEnd"/>
      <w:r>
        <w:rPr>
          <w:rFonts w:eastAsia="Times New Roman" w:cs="Times New Roman"/>
          <w:color w:val="252525"/>
          <w:szCs w:val="24"/>
          <w:shd w:val="clear" w:color="auto" w:fill="FFFFFF"/>
        </w:rPr>
        <w:t xml:space="preserve"> more stable</w:t>
      </w:r>
      <w:r w:rsidRPr="00472E7E">
        <w:rPr>
          <w:rFonts w:eastAsia="Times New Roman" w:cs="Times New Roman"/>
          <w:color w:val="252525"/>
          <w:szCs w:val="24"/>
          <w:shd w:val="clear" w:color="auto" w:fill="FFFFFF"/>
        </w:rPr>
        <w:t>.</w:t>
      </w:r>
    </w:p>
    <w:p w14:paraId="18FBE29F" w14:textId="77777777" w:rsidR="000B1EE7" w:rsidRPr="000B1EE7" w:rsidRDefault="000B1EE7" w:rsidP="000B1EE7">
      <w:pPr>
        <w:pStyle w:val="Caption"/>
      </w:pPr>
    </w:p>
    <w:p w14:paraId="1231AA88" w14:textId="77777777" w:rsidR="00472E7E" w:rsidRPr="00472E7E" w:rsidRDefault="00F96839" w:rsidP="000B1EE7">
      <w:pPr>
        <w:spacing w:after="0" w:line="360" w:lineRule="auto"/>
        <w:rPr>
          <w:rFonts w:eastAsia="Times New Roman" w:cs="Times New Roman"/>
          <w:szCs w:val="24"/>
        </w:rPr>
      </w:pPr>
      <w:r w:rsidRPr="00F96839">
        <w:rPr>
          <w:rFonts w:eastAsia="Times New Roman" w:cs="Times New Roman"/>
          <w:color w:val="252525"/>
          <w:szCs w:val="24"/>
          <w:shd w:val="clear" w:color="auto" w:fill="FFFFFF"/>
        </w:rPr>
        <w:t>Since the design of BLE aims to support lightweight data transfer, it is important to get its performance with the minimum payload. In this test, I send 4-bytesheader between two devices.</w:t>
      </w:r>
      <w:r w:rsidR="000B1EE7">
        <w:rPr>
          <w:rFonts w:eastAsia="Times New Roman" w:cs="Times New Roman"/>
          <w:color w:val="252525"/>
          <w:szCs w:val="24"/>
          <w:shd w:val="clear" w:color="auto" w:fill="FFFFFF"/>
        </w:rPr>
        <w:t xml:space="preserve"> I </w:t>
      </w:r>
      <w:r w:rsidR="00472E7E" w:rsidRPr="00472E7E">
        <w:rPr>
          <w:rFonts w:eastAsia="Times New Roman" w:cs="Times New Roman"/>
          <w:color w:val="252525"/>
          <w:szCs w:val="24"/>
          <w:shd w:val="clear" w:color="auto" w:fill="FFFFFF"/>
        </w:rPr>
        <w:t xml:space="preserve">expect </w:t>
      </w:r>
      <w:r w:rsidR="000B1EE7">
        <w:rPr>
          <w:rFonts w:eastAsia="Times New Roman" w:cs="Times New Roman"/>
          <w:color w:val="252525"/>
          <w:szCs w:val="24"/>
          <w:shd w:val="clear" w:color="auto" w:fill="FFFFFF"/>
        </w:rPr>
        <w:t>to find some patterns of time cost of sending data with delay</w:t>
      </w:r>
      <w:r w:rsidR="00472E7E" w:rsidRPr="00472E7E">
        <w:rPr>
          <w:rFonts w:eastAsia="Times New Roman" w:cs="Times New Roman"/>
          <w:color w:val="252525"/>
          <w:szCs w:val="24"/>
          <w:shd w:val="clear" w:color="auto" w:fill="FFFFFF"/>
        </w:rPr>
        <w:t xml:space="preserve">. </w:t>
      </w:r>
    </w:p>
    <w:p w14:paraId="1667E2CC" w14:textId="77777777" w:rsidR="00472E7E" w:rsidRPr="00472E7E" w:rsidRDefault="00472E7E" w:rsidP="00C57EB0">
      <w:pPr>
        <w:spacing w:after="0" w:line="360" w:lineRule="auto"/>
        <w:rPr>
          <w:rFonts w:eastAsia="Times New Roman" w:cs="Times New Roman"/>
          <w:szCs w:val="24"/>
        </w:rPr>
      </w:pPr>
    </w:p>
    <w:p w14:paraId="2A747936" w14:textId="77777777" w:rsidR="00472E7E" w:rsidRPr="00F34BCB" w:rsidRDefault="00F34BCB" w:rsidP="00C57EB0">
      <w:pPr>
        <w:spacing w:after="0" w:line="360" w:lineRule="auto"/>
        <w:rPr>
          <w:rFonts w:eastAsia="Times New Roman" w:cs="Times New Roman"/>
          <w:b/>
          <w:szCs w:val="24"/>
        </w:rPr>
      </w:pPr>
      <w:r w:rsidRPr="00F34BCB">
        <w:rPr>
          <w:rFonts w:eastAsia="Times New Roman" w:cs="Times New Roman"/>
          <w:b/>
          <w:szCs w:val="24"/>
        </w:rPr>
        <w:t>Procedure</w:t>
      </w:r>
    </w:p>
    <w:p w14:paraId="515AE2EF" w14:textId="77777777"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Start sample program scan and create </w:t>
      </w:r>
      <w:r w:rsidR="009066E2">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14:paraId="26C0CE42" w14:textId="77777777" w:rsidR="00472E7E" w:rsidRPr="00472E7E"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4-bytes</w:t>
      </w:r>
      <w:r>
        <w:rPr>
          <w:rFonts w:eastAsia="Times New Roman" w:cs="Times New Roman"/>
          <w:color w:val="252525"/>
          <w:szCs w:val="24"/>
          <w:shd w:val="clear" w:color="auto" w:fill="FFFFFF"/>
        </w:rPr>
        <w:t>header</w:t>
      </w:r>
      <w:r w:rsidR="00472E7E" w:rsidRPr="00472E7E">
        <w:rPr>
          <w:rFonts w:eastAsia="Times New Roman" w:cs="Times New Roman"/>
          <w:color w:val="252525"/>
          <w:szCs w:val="24"/>
          <w:shd w:val="clear" w:color="auto" w:fill="FFFFFF"/>
        </w:rPr>
        <w:t xml:space="preserve"> (100 times with 0,50,100,150,200,250,300,350,400,450ms respectively) with different intervals to remote device.</w:t>
      </w:r>
    </w:p>
    <w:p w14:paraId="4DB56EE0" w14:textId="77777777"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Record received time at sender side (get 99 sets of data). </w:t>
      </w:r>
    </w:p>
    <w:p w14:paraId="446B6A5B" w14:textId="77777777"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transfer time according to time gap between message been received</w:t>
      </w:r>
    </w:p>
    <w:p w14:paraId="67DBFCDF" w14:textId="77777777" w:rsidR="00472E7E" w:rsidRPr="00472E7E" w:rsidRDefault="00472E7E" w:rsidP="00C57EB0">
      <w:pPr>
        <w:spacing w:after="0" w:line="360" w:lineRule="auto"/>
        <w:rPr>
          <w:rFonts w:eastAsia="Times New Roman" w:cs="Times New Roman"/>
          <w:szCs w:val="24"/>
        </w:rPr>
      </w:pPr>
    </w:p>
    <w:p w14:paraId="7D80F2B7" w14:textId="77777777"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14:paraId="56EC5269" w14:textId="77777777" w:rsidR="00472E7E" w:rsidRPr="00472E7E" w:rsidRDefault="00472E7E" w:rsidP="00C57EB0">
      <w:pPr>
        <w:spacing w:after="0" w:line="360" w:lineRule="auto"/>
        <w:rPr>
          <w:rFonts w:eastAsia="Times New Roman" w:cs="Times New Roman"/>
          <w:szCs w:val="24"/>
        </w:rPr>
      </w:pPr>
    </w:p>
    <w:p w14:paraId="432270C5" w14:textId="77777777" w:rsidR="00043A58" w:rsidRDefault="0009483E" w:rsidP="00043A58">
      <w:pPr>
        <w:keepNext/>
        <w:spacing w:after="0" w:line="360" w:lineRule="auto"/>
        <w:jc w:val="center"/>
      </w:pPr>
      <w:r>
        <w:rPr>
          <w:noProof/>
          <w:lang w:val="en-US" w:eastAsia="en-US"/>
        </w:rPr>
        <w:drawing>
          <wp:inline distT="0" distB="0" distL="0" distR="0" wp14:anchorId="1228E84E" wp14:editId="4664B2DB">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B4CFB41" w14:textId="77777777" w:rsidR="00472E7E" w:rsidRPr="00472E7E" w:rsidRDefault="00043A58" w:rsidP="00043A58">
      <w:pPr>
        <w:pStyle w:val="Caption"/>
        <w:rPr>
          <w:rFonts w:eastAsia="Times New Roman" w:cs="Times New Roman"/>
          <w:szCs w:val="24"/>
        </w:rPr>
      </w:pPr>
      <w:bookmarkStart w:id="375" w:name="_Toc449450795"/>
      <w:bookmarkStart w:id="376" w:name="_Toc449949781"/>
      <w:proofErr w:type="gramStart"/>
      <w:r w:rsidRPr="00043A58">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1</w:t>
      </w:r>
      <w:r w:rsidR="003B3445">
        <w:rPr>
          <w:color w:val="000000" w:themeColor="text1"/>
        </w:rPr>
        <w:fldChar w:fldCharType="end"/>
      </w:r>
      <w:r>
        <w:t xml:space="preserve"> </w:t>
      </w:r>
      <w:r>
        <w:rPr>
          <w:rFonts w:eastAsia="Times New Roman" w:cs="Times New Roman"/>
          <w:color w:val="252525"/>
          <w:szCs w:val="24"/>
          <w:shd w:val="clear" w:color="auto" w:fill="FFFFFF"/>
        </w:rPr>
        <w:t>Result</w:t>
      </w:r>
      <w:r w:rsidR="00197A06">
        <w:rPr>
          <w:rFonts w:eastAsia="Times New Roman" w:cs="Times New Roman"/>
          <w:color w:val="252525"/>
          <w:szCs w:val="24"/>
          <w:shd w:val="clear" w:color="auto" w:fill="FFFFFF"/>
        </w:rPr>
        <w:t>s of send</w:t>
      </w:r>
      <w:r w:rsidR="0009483E">
        <w:rPr>
          <w:rFonts w:eastAsia="Times New Roman" w:cs="Times New Roman"/>
          <w:color w:val="252525"/>
          <w:szCs w:val="24"/>
          <w:shd w:val="clear" w:color="auto" w:fill="FFFFFF"/>
        </w:rPr>
        <w:t>ing</w:t>
      </w:r>
      <w:r w:rsidR="00197A06">
        <w:rPr>
          <w:rFonts w:eastAsia="Times New Roman" w:cs="Times New Roman"/>
          <w:color w:val="252525"/>
          <w:szCs w:val="24"/>
          <w:shd w:val="clear" w:color="auto" w:fill="FFFFFF"/>
        </w:rPr>
        <w:t xml:space="preserve"> header</w:t>
      </w:r>
      <w:r w:rsidR="0009483E">
        <w:rPr>
          <w:rFonts w:eastAsia="Times New Roman" w:cs="Times New Roman"/>
          <w:color w:val="252525"/>
          <w:szCs w:val="24"/>
          <w:shd w:val="clear" w:color="auto" w:fill="FFFFFF"/>
        </w:rPr>
        <w:t>s</w:t>
      </w:r>
      <w:r w:rsidR="00197A06">
        <w:rPr>
          <w:rFonts w:eastAsia="Times New Roman" w:cs="Times New Roman"/>
          <w:color w:val="252525"/>
          <w:szCs w:val="24"/>
          <w:shd w:val="clear" w:color="auto" w:fill="FFFFFF"/>
        </w:rPr>
        <w:t xml:space="preserve"> with different interval</w:t>
      </w:r>
      <w:bookmarkEnd w:id="375"/>
      <w:bookmarkEnd w:id="376"/>
    </w:p>
    <w:p w14:paraId="734F9D3D" w14:textId="77777777" w:rsidR="00472E7E" w:rsidRPr="00472E7E" w:rsidRDefault="00472E7E" w:rsidP="00C57EB0">
      <w:pPr>
        <w:spacing w:after="0" w:line="360" w:lineRule="auto"/>
        <w:rPr>
          <w:rFonts w:eastAsia="Times New Roman" w:cs="Times New Roman"/>
          <w:szCs w:val="24"/>
        </w:rPr>
      </w:pPr>
    </w:p>
    <w:p w14:paraId="505028F1" w14:textId="77777777" w:rsidR="0058305A" w:rsidRPr="0058305A" w:rsidRDefault="0058305A" w:rsidP="0058305A">
      <w:pPr>
        <w:spacing w:after="0" w:line="360" w:lineRule="auto"/>
        <w:rPr>
          <w:rFonts w:eastAsia="Times New Roman" w:cs="Times New Roman"/>
          <w:color w:val="252525"/>
          <w:szCs w:val="24"/>
          <w:shd w:val="clear" w:color="auto" w:fill="FFFFFF"/>
        </w:rPr>
      </w:pPr>
      <w:r w:rsidRPr="0058305A">
        <w:rPr>
          <w:rFonts w:eastAsia="Times New Roman" w:cs="Times New Roman"/>
          <w:color w:val="252525"/>
          <w:szCs w:val="24"/>
          <w:shd w:val="clear" w:color="auto" w:fill="FFFFFF"/>
        </w:rPr>
        <w:t>As shown above, ten series of data were recorded. The x-axis is the number of samples (99 samples for each series). The y-axis is the data transfer time plus waits time (unit is MS). From the above chart, we can get four interesting points.</w:t>
      </w:r>
    </w:p>
    <w:p w14:paraId="2E3F8217" w14:textId="77777777" w:rsidR="00472E7E" w:rsidRPr="00472E7E" w:rsidRDefault="0058305A" w:rsidP="0058305A">
      <w:pPr>
        <w:spacing w:after="0" w:line="360" w:lineRule="auto"/>
        <w:rPr>
          <w:rFonts w:eastAsia="Times New Roman" w:cs="Times New Roman"/>
          <w:szCs w:val="24"/>
        </w:rPr>
      </w:pPr>
      <w:r w:rsidRPr="0058305A">
        <w:rPr>
          <w:rFonts w:eastAsia="Times New Roman" w:cs="Times New Roman"/>
          <w:color w:val="252525"/>
          <w:szCs w:val="24"/>
          <w:shd w:val="clear" w:color="auto" w:fill="FFFFFF"/>
        </w:rPr>
        <w:t xml:space="preserve">First, the first three series have similar y value. The average time is around 100ms.  On the other hand, since the series 4, the Y value increases uniformly by 50ms. The reason is when we sent a message to the message queue with interval 0ms, 50ms, and 100ms, the message does not need </w:t>
      </w:r>
      <w:r w:rsidRPr="0058305A">
        <w:rPr>
          <w:rFonts w:eastAsia="Times New Roman" w:cs="Times New Roman"/>
          <w:color w:val="252525"/>
          <w:szCs w:val="24"/>
          <w:shd w:val="clear" w:color="auto" w:fill="FFFFFF"/>
        </w:rPr>
        <w:lastRenderedPageBreak/>
        <w:t xml:space="preserve">to wait before it been sent because the system always needs to wait for a response signal of the previous message before sending a new one out. Since the time of sending a message and wait for response signal is around 100ms. The </w:t>
      </w:r>
      <w:proofErr w:type="gramStart"/>
      <w:r w:rsidRPr="0058305A">
        <w:rPr>
          <w:rFonts w:eastAsia="Times New Roman" w:cs="Times New Roman"/>
          <w:color w:val="252525"/>
          <w:szCs w:val="24"/>
          <w:shd w:val="clear" w:color="auto" w:fill="FFFFFF"/>
        </w:rPr>
        <w:t>message the Y value of firs</w:t>
      </w:r>
      <w:r>
        <w:rPr>
          <w:rFonts w:eastAsia="Times New Roman" w:cs="Times New Roman"/>
          <w:color w:val="252525"/>
          <w:szCs w:val="24"/>
          <w:shd w:val="clear" w:color="auto" w:fill="FFFFFF"/>
        </w:rPr>
        <w:t>t three series are</w:t>
      </w:r>
      <w:proofErr w:type="gramEnd"/>
      <w:r>
        <w:rPr>
          <w:rFonts w:eastAsia="Times New Roman" w:cs="Times New Roman"/>
          <w:color w:val="252525"/>
          <w:szCs w:val="24"/>
          <w:shd w:val="clear" w:color="auto" w:fill="FFFFFF"/>
        </w:rPr>
        <w:t xml:space="preserve"> around 100ms</w:t>
      </w:r>
      <w:r w:rsidR="00472E7E" w:rsidRPr="00472E7E">
        <w:rPr>
          <w:rFonts w:eastAsia="Times New Roman" w:cs="Times New Roman"/>
          <w:color w:val="212121"/>
          <w:szCs w:val="24"/>
          <w:shd w:val="clear" w:color="auto" w:fill="FFFFFF"/>
        </w:rPr>
        <w:t>.</w:t>
      </w:r>
    </w:p>
    <w:p w14:paraId="556E6C58" w14:textId="77777777" w:rsidR="00472E7E" w:rsidRPr="00472E7E" w:rsidRDefault="00472E7E" w:rsidP="00C57EB0">
      <w:pPr>
        <w:spacing w:after="0" w:line="360" w:lineRule="auto"/>
        <w:rPr>
          <w:rFonts w:eastAsia="Times New Roman" w:cs="Times New Roman"/>
          <w:szCs w:val="24"/>
        </w:rPr>
      </w:pPr>
    </w:p>
    <w:p w14:paraId="083F4A75" w14:textId="77777777" w:rsidR="00472E7E" w:rsidRPr="00472E7E" w:rsidRDefault="00133FC1" w:rsidP="00C57EB0">
      <w:pPr>
        <w:spacing w:after="0" w:line="360" w:lineRule="auto"/>
        <w:rPr>
          <w:rFonts w:eastAsia="Times New Roman" w:cs="Times New Roman"/>
          <w:szCs w:val="24"/>
        </w:rPr>
      </w:pPr>
      <w:r w:rsidRPr="00133FC1">
        <w:rPr>
          <w:rFonts w:eastAsia="Times New Roman" w:cs="Times New Roman"/>
          <w:color w:val="212121"/>
          <w:szCs w:val="24"/>
          <w:shd w:val="clear" w:color="auto" w:fill="FFFFFF"/>
        </w:rPr>
        <w:t xml:space="preserve">Second, there is a heartbeat-like pattern in those series. The pattern always observed with the increasing of interval time. </w:t>
      </w:r>
      <w:proofErr w:type="gramStart"/>
      <w:r w:rsidRPr="00133FC1">
        <w:rPr>
          <w:rFonts w:eastAsia="Times New Roman" w:cs="Times New Roman"/>
          <w:color w:val="212121"/>
          <w:szCs w:val="24"/>
          <w:shd w:val="clear" w:color="auto" w:fill="FFFFFF"/>
        </w:rPr>
        <w:t>As shown in the blowing</w:t>
      </w:r>
      <w:r w:rsidR="0058150D">
        <w:rPr>
          <w:rFonts w:eastAsia="Times New Roman" w:cs="Times New Roman"/>
          <w:color w:val="212121"/>
          <w:szCs w:val="24"/>
          <w:shd w:val="clear" w:color="auto" w:fill="FFFFFF"/>
        </w:rPr>
        <w:t xml:space="preserve"> three charts</w:t>
      </w:r>
      <w:r w:rsidRPr="00133FC1">
        <w:rPr>
          <w:rFonts w:eastAsia="Times New Roman" w:cs="Times New Roman"/>
          <w:color w:val="212121"/>
          <w:szCs w:val="24"/>
          <w:shd w:val="clear" w:color="auto" w:fill="FFFFFF"/>
        </w:rPr>
        <w:t>.</w:t>
      </w:r>
      <w:proofErr w:type="gramEnd"/>
      <w:r w:rsidRPr="00133FC1">
        <w:rPr>
          <w:rFonts w:eastAsia="Times New Roman" w:cs="Times New Roman"/>
          <w:color w:val="212121"/>
          <w:szCs w:val="24"/>
          <w:shd w:val="clear" w:color="auto" w:fill="FFFFFF"/>
        </w:rPr>
        <w:t xml:space="preserve"> The heartbeat-like pattern is also visible with 150ms delay and 200 delays. The heartbeat-like pattern has similar amplitude (around 50ms). The pattern can be explained with energy saving strategy of BLE</w:t>
      </w:r>
      <w:r w:rsidR="00472E7E" w:rsidRPr="00472E7E">
        <w:rPr>
          <w:rFonts w:eastAsia="Times New Roman" w:cs="Times New Roman"/>
          <w:color w:val="212121"/>
          <w:szCs w:val="24"/>
          <w:shd w:val="clear" w:color="auto" w:fill="FFFFFF"/>
        </w:rPr>
        <w:t>.</w:t>
      </w:r>
    </w:p>
    <w:p w14:paraId="7F181FD9" w14:textId="77777777" w:rsidR="00472E7E" w:rsidRPr="00472E7E" w:rsidRDefault="00472E7E" w:rsidP="00C57EB0">
      <w:pPr>
        <w:spacing w:after="0" w:line="360" w:lineRule="auto"/>
        <w:rPr>
          <w:rFonts w:eastAsia="Times New Roman" w:cs="Times New Roman"/>
          <w:szCs w:val="24"/>
        </w:rPr>
      </w:pPr>
    </w:p>
    <w:p w14:paraId="5B8AD49F" w14:textId="77777777" w:rsidR="00043A58" w:rsidRDefault="00DB41DF" w:rsidP="00043A58">
      <w:pPr>
        <w:keepNext/>
        <w:spacing w:after="0" w:line="360" w:lineRule="auto"/>
        <w:jc w:val="center"/>
      </w:pPr>
      <w:r>
        <w:rPr>
          <w:noProof/>
          <w:lang w:val="en-US" w:eastAsia="en-US"/>
        </w:rPr>
        <w:drawing>
          <wp:inline distT="0" distB="0" distL="0" distR="0" wp14:anchorId="202E5014" wp14:editId="2BC2E4E9">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80BBD49" w14:textId="77777777" w:rsidR="00472E7E" w:rsidRDefault="00043A58" w:rsidP="00043A58">
      <w:pPr>
        <w:pStyle w:val="Caption"/>
        <w:rPr>
          <w:rFonts w:eastAsia="Times New Roman" w:cs="Times New Roman"/>
          <w:color w:val="000000" w:themeColor="text1"/>
          <w:szCs w:val="24"/>
        </w:rPr>
      </w:pPr>
      <w:bookmarkStart w:id="377" w:name="_Toc449450796"/>
      <w:bookmarkStart w:id="378" w:name="_Toc449949782"/>
      <w:proofErr w:type="gramStart"/>
      <w:r w:rsidRPr="001D6A7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2</w:t>
      </w:r>
      <w:r w:rsidR="003B3445">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no </w:t>
      </w:r>
      <w:bookmarkEnd w:id="377"/>
      <w:r w:rsidR="0009483E">
        <w:rPr>
          <w:color w:val="000000" w:themeColor="text1"/>
        </w:rPr>
        <w:t>interval</w:t>
      </w:r>
      <w:bookmarkEnd w:id="378"/>
    </w:p>
    <w:p w14:paraId="75699E70" w14:textId="77777777" w:rsidR="005E7979" w:rsidRPr="005E7979" w:rsidRDefault="005E7979" w:rsidP="005E7979"/>
    <w:p w14:paraId="6FF037E1" w14:textId="77777777" w:rsidR="00043A58" w:rsidRDefault="00AC7C4E" w:rsidP="00043A58">
      <w:pPr>
        <w:keepNext/>
        <w:spacing w:after="0" w:line="360" w:lineRule="auto"/>
        <w:jc w:val="center"/>
      </w:pPr>
      <w:r>
        <w:rPr>
          <w:noProof/>
          <w:lang w:val="en-US" w:eastAsia="en-US"/>
        </w:rPr>
        <w:lastRenderedPageBreak/>
        <w:drawing>
          <wp:inline distT="0" distB="0" distL="0" distR="0" wp14:anchorId="6ED489B8" wp14:editId="6AB45832">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D9CA30E" w14:textId="77777777" w:rsidR="00472E7E" w:rsidRDefault="00043A58" w:rsidP="00043A58">
      <w:pPr>
        <w:pStyle w:val="Caption"/>
        <w:rPr>
          <w:color w:val="000000" w:themeColor="text1"/>
        </w:rPr>
      </w:pPr>
      <w:bookmarkStart w:id="379" w:name="_Toc449450797"/>
      <w:bookmarkStart w:id="380" w:name="_Toc449949783"/>
      <w:proofErr w:type="gramStart"/>
      <w:r w:rsidRPr="001D6A7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3</w:t>
      </w:r>
      <w:r w:rsidR="003B3445">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150m </w:t>
      </w:r>
      <w:bookmarkEnd w:id="379"/>
      <w:proofErr w:type="gramStart"/>
      <w:r w:rsidR="0009483E">
        <w:rPr>
          <w:color w:val="000000" w:themeColor="text1"/>
        </w:rPr>
        <w:t>interval</w:t>
      </w:r>
      <w:bookmarkEnd w:id="380"/>
      <w:proofErr w:type="gramEnd"/>
    </w:p>
    <w:p w14:paraId="2D2834B7" w14:textId="77777777" w:rsidR="00041140" w:rsidRPr="00041140" w:rsidRDefault="00041140" w:rsidP="00041140"/>
    <w:p w14:paraId="7A7B2838" w14:textId="77777777" w:rsidR="001D6A79" w:rsidRDefault="00DB41DF" w:rsidP="001D6A79">
      <w:pPr>
        <w:keepNext/>
        <w:spacing w:after="0" w:line="360" w:lineRule="auto"/>
        <w:jc w:val="center"/>
      </w:pPr>
      <w:r>
        <w:rPr>
          <w:noProof/>
          <w:lang w:val="en-US" w:eastAsia="en-US"/>
        </w:rPr>
        <w:drawing>
          <wp:inline distT="0" distB="0" distL="0" distR="0" wp14:anchorId="23A855D9" wp14:editId="0BF23DF4">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1C2E115" w14:textId="77777777" w:rsidR="00472E7E" w:rsidRPr="00472E7E" w:rsidRDefault="001D6A79" w:rsidP="001D6A79">
      <w:pPr>
        <w:pStyle w:val="Caption"/>
        <w:rPr>
          <w:rFonts w:eastAsia="Times New Roman" w:cs="Times New Roman"/>
          <w:szCs w:val="24"/>
        </w:rPr>
      </w:pPr>
      <w:bookmarkStart w:id="381" w:name="_Toc449450798"/>
      <w:bookmarkStart w:id="382" w:name="_Toc449949784"/>
      <w:proofErr w:type="gramStart"/>
      <w:r w:rsidRPr="001D6A79">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4</w:t>
      </w:r>
      <w:r w:rsidR="003B3445">
        <w:rPr>
          <w:color w:val="000000" w:themeColor="text1"/>
        </w:rPr>
        <w:fldChar w:fldCharType="end"/>
      </w:r>
      <w:r w:rsidRPr="001D6A79">
        <w:rPr>
          <w:color w:val="000000" w:themeColor="text1"/>
        </w:rPr>
        <w:t xml:space="preserve"> Result of send</w:t>
      </w:r>
      <w:r w:rsidR="0009483E">
        <w:rPr>
          <w:color w:val="000000" w:themeColor="text1"/>
        </w:rPr>
        <w:t>ing</w:t>
      </w:r>
      <w:r w:rsidRPr="001D6A79">
        <w:rPr>
          <w:color w:val="000000" w:themeColor="text1"/>
        </w:rPr>
        <w:t xml:space="preserve"> header</w:t>
      </w:r>
      <w:r w:rsidR="0009483E">
        <w:rPr>
          <w:color w:val="000000" w:themeColor="text1"/>
        </w:rPr>
        <w:t>s</w:t>
      </w:r>
      <w:r w:rsidRPr="001D6A79">
        <w:rPr>
          <w:color w:val="000000" w:themeColor="text1"/>
        </w:rPr>
        <w:t xml:space="preserve"> with 200m </w:t>
      </w:r>
      <w:bookmarkEnd w:id="381"/>
      <w:proofErr w:type="gramStart"/>
      <w:r w:rsidR="0009483E">
        <w:rPr>
          <w:color w:val="000000" w:themeColor="text1"/>
        </w:rPr>
        <w:t>interval</w:t>
      </w:r>
      <w:bookmarkEnd w:id="382"/>
      <w:proofErr w:type="gramEnd"/>
    </w:p>
    <w:p w14:paraId="0C41BC79" w14:textId="77777777" w:rsidR="00472E7E" w:rsidRPr="00472E7E" w:rsidRDefault="00472E7E" w:rsidP="00C57EB0">
      <w:pPr>
        <w:spacing w:after="0" w:line="360" w:lineRule="auto"/>
        <w:rPr>
          <w:rFonts w:eastAsia="Times New Roman" w:cs="Times New Roman"/>
          <w:szCs w:val="24"/>
        </w:rPr>
      </w:pPr>
    </w:p>
    <w:p w14:paraId="50E81944" w14:textId="77777777" w:rsidR="00183D96" w:rsidRPr="00183D96" w:rsidRDefault="00183D96" w:rsidP="00183D96">
      <w:pPr>
        <w:spacing w:after="0" w:line="360" w:lineRule="auto"/>
        <w:rPr>
          <w:rFonts w:eastAsia="Times New Roman" w:cs="Times New Roman"/>
          <w:color w:val="252525"/>
          <w:szCs w:val="24"/>
          <w:shd w:val="clear" w:color="auto" w:fill="FFFFFF"/>
        </w:rPr>
      </w:pPr>
      <w:r w:rsidRPr="00183D96">
        <w:rPr>
          <w:rFonts w:eastAsia="Times New Roman" w:cs="Times New Roman"/>
          <w:color w:val="252525"/>
          <w:szCs w:val="24"/>
          <w:shd w:val="clear" w:color="auto" w:fill="FFFFFF"/>
        </w:rPr>
        <w:t xml:space="preserve">Third, </w:t>
      </w:r>
      <w:r w:rsidR="00C662F4">
        <w:rPr>
          <w:rFonts w:eastAsia="Times New Roman" w:cs="Times New Roman"/>
          <w:color w:val="252525"/>
          <w:szCs w:val="24"/>
          <w:shd w:val="clear" w:color="auto" w:fill="FFFFFF"/>
        </w:rPr>
        <w:t>as shown in the above,</w:t>
      </w:r>
      <w:r w:rsidR="00B362C6">
        <w:rPr>
          <w:rFonts w:eastAsia="Times New Roman" w:cs="Times New Roman"/>
          <w:color w:val="252525"/>
          <w:szCs w:val="24"/>
          <w:shd w:val="clear" w:color="auto" w:fill="FFFFFF"/>
        </w:rPr>
        <w:t xml:space="preserve"> there are not only</w:t>
      </w:r>
      <w:r w:rsidR="00C662F4">
        <w:rPr>
          <w:rFonts w:eastAsia="Times New Roman" w:cs="Times New Roman"/>
          <w:color w:val="252525"/>
          <w:szCs w:val="24"/>
          <w:shd w:val="clear" w:color="auto" w:fill="FFFFFF"/>
        </w:rPr>
        <w:t xml:space="preserve"> </w:t>
      </w:r>
      <w:r w:rsidR="00B362C6">
        <w:rPr>
          <w:rFonts w:eastAsia="Times New Roman" w:cs="Times New Roman"/>
          <w:color w:val="252525"/>
          <w:szCs w:val="24"/>
          <w:shd w:val="clear" w:color="auto" w:fill="FFFFFF"/>
        </w:rPr>
        <w:t xml:space="preserve">randomly spread </w:t>
      </w:r>
      <w:r w:rsidRPr="00183D96">
        <w:rPr>
          <w:rFonts w:eastAsia="Times New Roman" w:cs="Times New Roman"/>
          <w:color w:val="252525"/>
          <w:szCs w:val="24"/>
          <w:shd w:val="clear" w:color="auto" w:fill="FFFFFF"/>
        </w:rPr>
        <w:t>fluctuations but also have random amplitude. This pattern can be explained with a known issue with Android Lollipop’s BLE implementation or context switch problem.</w:t>
      </w:r>
    </w:p>
    <w:p w14:paraId="731E1F17" w14:textId="77777777" w:rsidR="00183D96" w:rsidRPr="00183D96" w:rsidRDefault="00183D96" w:rsidP="00183D96">
      <w:pPr>
        <w:spacing w:after="0" w:line="360" w:lineRule="auto"/>
        <w:rPr>
          <w:rFonts w:eastAsia="Times New Roman" w:cs="Times New Roman"/>
          <w:color w:val="252525"/>
          <w:szCs w:val="24"/>
          <w:shd w:val="clear" w:color="auto" w:fill="FFFFFF"/>
        </w:rPr>
      </w:pPr>
    </w:p>
    <w:p w14:paraId="659BA9F1" w14:textId="77777777" w:rsidR="00183D96" w:rsidRPr="00183D96" w:rsidRDefault="00620033" w:rsidP="00183D96">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lastRenderedPageBreak/>
        <w:t xml:space="preserve">Last, from </w:t>
      </w:r>
      <w:r w:rsidR="00D54B88">
        <w:rPr>
          <w:rFonts w:eastAsia="Times New Roman" w:cs="Times New Roman"/>
          <w:color w:val="252525"/>
          <w:szCs w:val="24"/>
          <w:shd w:val="clear" w:color="auto" w:fill="FFFFFF"/>
        </w:rPr>
        <w:t>those</w:t>
      </w:r>
      <w:r>
        <w:rPr>
          <w:rFonts w:eastAsia="Times New Roman" w:cs="Times New Roman"/>
          <w:color w:val="252525"/>
          <w:szCs w:val="24"/>
          <w:shd w:val="clear" w:color="auto" w:fill="FFFFFF"/>
        </w:rPr>
        <w:t xml:space="preserve"> three charts,</w:t>
      </w:r>
      <w:r w:rsidR="00183D96" w:rsidRPr="00183D96">
        <w:rPr>
          <w:rFonts w:eastAsia="Times New Roman" w:cs="Times New Roman"/>
          <w:color w:val="252525"/>
          <w:szCs w:val="24"/>
          <w:shd w:val="clear" w:color="auto" w:fill="FFFFFF"/>
        </w:rPr>
        <w:t xml:space="preserve"> we know </w:t>
      </w:r>
      <w:r w:rsidR="007570A9">
        <w:rPr>
          <w:rFonts w:eastAsia="Times New Roman" w:cs="Times New Roman"/>
          <w:color w:val="252525"/>
          <w:szCs w:val="24"/>
          <w:shd w:val="clear" w:color="auto" w:fill="FFFFFF"/>
        </w:rPr>
        <w:t xml:space="preserve">that </w:t>
      </w:r>
      <w:r w:rsidR="00183D96" w:rsidRPr="00183D96">
        <w:rPr>
          <w:rFonts w:eastAsia="Times New Roman" w:cs="Times New Roman"/>
          <w:color w:val="252525"/>
          <w:szCs w:val="24"/>
          <w:shd w:val="clear" w:color="auto" w:fill="FFFFFF"/>
        </w:rPr>
        <w:t>t</w:t>
      </w:r>
      <w:r w:rsidR="00421C4C">
        <w:rPr>
          <w:rFonts w:eastAsia="Times New Roman" w:cs="Times New Roman"/>
          <w:color w:val="252525"/>
          <w:szCs w:val="24"/>
          <w:shd w:val="clear" w:color="auto" w:fill="FFFFFF"/>
        </w:rPr>
        <w:t>hose random fluctuations become</w:t>
      </w:r>
      <w:r w:rsidR="00183D96" w:rsidRPr="00183D9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14:paraId="1FD374AB" w14:textId="77777777" w:rsidR="00183D96" w:rsidRPr="00183D96" w:rsidRDefault="00183D96" w:rsidP="00183D96">
      <w:pPr>
        <w:spacing w:after="0" w:line="360" w:lineRule="auto"/>
        <w:rPr>
          <w:rFonts w:eastAsia="Times New Roman" w:cs="Times New Roman"/>
          <w:color w:val="252525"/>
          <w:szCs w:val="24"/>
          <w:shd w:val="clear" w:color="auto" w:fill="FFFFFF"/>
        </w:rPr>
      </w:pPr>
    </w:p>
    <w:p w14:paraId="0E2F901A" w14:textId="77777777" w:rsidR="00472E7E" w:rsidRPr="00472E7E" w:rsidRDefault="00183D96" w:rsidP="00183D96">
      <w:pPr>
        <w:spacing w:after="0" w:line="360" w:lineRule="auto"/>
        <w:rPr>
          <w:rFonts w:eastAsia="Times New Roman" w:cs="Times New Roman"/>
          <w:szCs w:val="24"/>
        </w:rPr>
      </w:pPr>
      <w:r w:rsidRPr="00183D96">
        <w:rPr>
          <w:rFonts w:eastAsia="Times New Roman" w:cs="Times New Roman"/>
          <w:color w:val="252525"/>
          <w:szCs w:val="24"/>
          <w:shd w:val="clear" w:color="auto" w:fill="FFFFFF"/>
        </w:rPr>
        <w:t xml:space="preserve">To further investigate the </w:t>
      </w:r>
      <w:proofErr w:type="spellStart"/>
      <w:r w:rsidRPr="00183D96">
        <w:rPr>
          <w:rFonts w:eastAsia="Times New Roman" w:cs="Times New Roman"/>
          <w:color w:val="252525"/>
          <w:szCs w:val="24"/>
          <w:shd w:val="clear" w:color="auto" w:fill="FFFFFF"/>
        </w:rPr>
        <w:t>behavior</w:t>
      </w:r>
      <w:proofErr w:type="spellEnd"/>
      <w:r w:rsidRPr="00183D96">
        <w:rPr>
          <w:rFonts w:eastAsia="Times New Roman" w:cs="Times New Roman"/>
          <w:color w:val="252525"/>
          <w:szCs w:val="24"/>
          <w:shd w:val="clear" w:color="auto" w:fill="FFFFFF"/>
        </w:rPr>
        <w:t xml:space="preserve"> of the system. We design another set of test focusi</w:t>
      </w:r>
      <w:r>
        <w:rPr>
          <w:rFonts w:eastAsia="Times New Roman" w:cs="Times New Roman"/>
          <w:color w:val="252525"/>
          <w:szCs w:val="24"/>
          <w:shd w:val="clear" w:color="auto" w:fill="FFFFFF"/>
        </w:rPr>
        <w:t>ng on size change of BLE packet</w:t>
      </w:r>
      <w:r w:rsidR="00472E7E" w:rsidRPr="00472E7E">
        <w:rPr>
          <w:rFonts w:eastAsia="Times New Roman" w:cs="Times New Roman"/>
          <w:color w:val="252525"/>
          <w:szCs w:val="24"/>
          <w:shd w:val="clear" w:color="auto" w:fill="FFFFFF"/>
        </w:rPr>
        <w:t>.</w:t>
      </w:r>
    </w:p>
    <w:p w14:paraId="51B7EFF7" w14:textId="77777777" w:rsidR="00472E7E" w:rsidRPr="00472E7E" w:rsidRDefault="00472E7E" w:rsidP="00177A7C">
      <w:pPr>
        <w:pStyle w:val="Heading3"/>
      </w:pPr>
      <w:bookmarkStart w:id="383" w:name="_Toc449949752"/>
      <w:r w:rsidRPr="00EE7F83">
        <w:t>6.3.2 Multiple Packets</w:t>
      </w:r>
      <w:bookmarkEnd w:id="383"/>
    </w:p>
    <w:p w14:paraId="187DAB41" w14:textId="77777777"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p>
    <w:p w14:paraId="281F8BE5" w14:textId="77777777" w:rsidR="00E24693" w:rsidRPr="00E24693" w:rsidRDefault="00E24693" w:rsidP="00E24693">
      <w:pPr>
        <w:spacing w:after="0" w:line="360" w:lineRule="auto"/>
        <w:rPr>
          <w:rFonts w:eastAsia="Times New Roman" w:cs="Times New Roman"/>
          <w:color w:val="252525"/>
          <w:szCs w:val="24"/>
          <w:shd w:val="clear" w:color="auto" w:fill="FFFFFF"/>
        </w:rPr>
      </w:pPr>
      <w:r w:rsidRPr="00E24693">
        <w:rPr>
          <w:rFonts w:eastAsia="Times New Roman" w:cs="Times New Roman"/>
          <w:color w:val="252525"/>
          <w:szCs w:val="24"/>
          <w:shd w:val="clear" w:color="auto" w:fill="FFFFFF"/>
        </w:rPr>
        <w:t>From the first experiment, we found three interesting patterns. We give out possible explanations for the last two. However, we need further experiments to investigate reasons behind them. As explained earlier, we send data in BLE by write and read data in characteristics in each packet we can maximally send 20-byte data (in other words, each packet can send 20-byte data).</w:t>
      </w:r>
    </w:p>
    <w:p w14:paraId="5D469B45" w14:textId="77777777" w:rsidR="00472E7E" w:rsidRPr="00472E7E" w:rsidRDefault="00E24693" w:rsidP="00E24693">
      <w:pPr>
        <w:spacing w:after="0" w:line="360" w:lineRule="auto"/>
        <w:rPr>
          <w:rFonts w:eastAsia="Times New Roman" w:cs="Times New Roman"/>
          <w:szCs w:val="24"/>
        </w:rPr>
      </w:pPr>
      <w:r w:rsidRPr="00E24693">
        <w:rPr>
          <w:rFonts w:eastAsia="Times New Roman" w:cs="Times New Roman"/>
          <w:color w:val="252525"/>
          <w:szCs w:val="24"/>
          <w:shd w:val="clear" w:color="auto" w:fill="FFFFFF"/>
        </w:rPr>
        <w:t xml:space="preserve">In this experiment, we send multiple BLE packets of data by control the payload of </w:t>
      </w:r>
      <w:proofErr w:type="spellStart"/>
      <w:r w:rsidRPr="00E24693">
        <w:rPr>
          <w:rFonts w:eastAsia="Times New Roman" w:cs="Times New Roman"/>
          <w:color w:val="252525"/>
          <w:szCs w:val="24"/>
          <w:shd w:val="clear" w:color="auto" w:fill="FFFFFF"/>
        </w:rPr>
        <w:t>CoAP</w:t>
      </w:r>
      <w:proofErr w:type="spellEnd"/>
      <w:r w:rsidRPr="00E24693">
        <w:rPr>
          <w:rFonts w:eastAsia="Times New Roman" w:cs="Times New Roman"/>
          <w:color w:val="252525"/>
          <w:szCs w:val="24"/>
          <w:shd w:val="clear" w:color="auto" w:fill="FFFFFF"/>
        </w:rPr>
        <w:t xml:space="preserve"> message. We expect to find out whether the data pattern of experiment one still exists. Meanwhile, we expect more evidence to support our guess of a data</w:t>
      </w:r>
      <w:r>
        <w:rPr>
          <w:rFonts w:eastAsia="Times New Roman" w:cs="Times New Roman"/>
          <w:color w:val="252525"/>
          <w:szCs w:val="24"/>
          <w:shd w:val="clear" w:color="auto" w:fill="FFFFFF"/>
        </w:rPr>
        <w:t xml:space="preserve"> pattern in </w:t>
      </w:r>
      <w:r w:rsidR="00FF74EF">
        <w:rPr>
          <w:rFonts w:eastAsia="Times New Roman" w:cs="Times New Roman"/>
          <w:color w:val="252525"/>
          <w:szCs w:val="24"/>
          <w:shd w:val="clear" w:color="auto" w:fill="FFFFFF"/>
        </w:rPr>
        <w:t xml:space="preserve">the </w:t>
      </w:r>
      <w:r>
        <w:rPr>
          <w:rFonts w:eastAsia="Times New Roman" w:cs="Times New Roman"/>
          <w:color w:val="252525"/>
          <w:szCs w:val="24"/>
          <w:shd w:val="clear" w:color="auto" w:fill="FFFFFF"/>
        </w:rPr>
        <w:t>previous experiment</w:t>
      </w:r>
      <w:r w:rsidR="00472E7E" w:rsidRPr="00472E7E">
        <w:rPr>
          <w:rFonts w:eastAsia="Times New Roman" w:cs="Times New Roman"/>
          <w:color w:val="212121"/>
          <w:szCs w:val="24"/>
          <w:shd w:val="clear" w:color="auto" w:fill="FFFFFF"/>
        </w:rPr>
        <w:t>.</w:t>
      </w:r>
    </w:p>
    <w:p w14:paraId="78BF800D" w14:textId="77777777" w:rsidR="00472E7E" w:rsidRPr="00472E7E" w:rsidRDefault="00472E7E" w:rsidP="00C57EB0">
      <w:pPr>
        <w:spacing w:after="0" w:line="360" w:lineRule="auto"/>
        <w:rPr>
          <w:rFonts w:eastAsia="Times New Roman" w:cs="Times New Roman"/>
          <w:szCs w:val="24"/>
        </w:rPr>
      </w:pPr>
    </w:p>
    <w:p w14:paraId="65A078B1" w14:textId="77777777" w:rsidR="006975C1" w:rsidRPr="00472E7E" w:rsidRDefault="006975C1" w:rsidP="006975C1">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14:paraId="584315CF"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1.Start sample program scan and create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connection between two devices.</w:t>
      </w:r>
    </w:p>
    <w:p w14:paraId="20A89B8A"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2.Send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message with payload </w:t>
      </w:r>
      <w:r w:rsidR="00ED5DE9">
        <w:rPr>
          <w:rFonts w:eastAsia="Times New Roman" w:cs="Times New Roman"/>
          <w:color w:val="252525"/>
          <w:szCs w:val="24"/>
          <w:shd w:val="clear" w:color="auto" w:fill="FFFFFF"/>
        </w:rPr>
        <w:t xml:space="preserve">4 (1 packet), </w:t>
      </w:r>
      <w:r w:rsidRPr="00472E7E">
        <w:rPr>
          <w:rFonts w:eastAsia="Times New Roman" w:cs="Times New Roman"/>
          <w:color w:val="252525"/>
          <w:szCs w:val="24"/>
          <w:shd w:val="clear" w:color="auto" w:fill="FFFFFF"/>
        </w:rPr>
        <w:t>12 (2 packets)</w:t>
      </w:r>
      <w:proofErr w:type="gramStart"/>
      <w:r w:rsidRPr="00472E7E">
        <w:rPr>
          <w:rFonts w:eastAsia="Times New Roman" w:cs="Times New Roman"/>
          <w:color w:val="252525"/>
          <w:szCs w:val="24"/>
          <w:shd w:val="clear" w:color="auto" w:fill="FFFFFF"/>
        </w:rPr>
        <w:t>,28</w:t>
      </w:r>
      <w:proofErr w:type="gramEnd"/>
      <w:r w:rsidRPr="00472E7E">
        <w:rPr>
          <w:rFonts w:eastAsia="Times New Roman" w:cs="Times New Roman"/>
          <w:color w:val="252525"/>
          <w:szCs w:val="24"/>
          <w:shd w:val="clear" w:color="auto" w:fill="FFFFFF"/>
        </w:rPr>
        <w:t xml:space="preserve"> (3 packets), 44 (4 packets), 60(5 packets), 76 (6 packets) and 92(7 packets) 100 times respectively (0 interval time).</w:t>
      </w:r>
    </w:p>
    <w:p w14:paraId="7F63C1D7"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3.Record receive time when received </w:t>
      </w:r>
      <w:r w:rsidR="00FF74EF">
        <w:rPr>
          <w:rFonts w:eastAsia="Times New Roman" w:cs="Times New Roman"/>
          <w:color w:val="252525"/>
          <w:szCs w:val="24"/>
          <w:shd w:val="clear" w:color="auto" w:fill="FFFFFF"/>
        </w:rPr>
        <w:t xml:space="preserve">a </w:t>
      </w:r>
      <w:r w:rsidRPr="00472E7E">
        <w:rPr>
          <w:rFonts w:eastAsia="Times New Roman" w:cs="Times New Roman"/>
          <w:color w:val="252525"/>
          <w:szCs w:val="24"/>
          <w:shd w:val="clear" w:color="auto" w:fill="FFFFFF"/>
        </w:rPr>
        <w:t xml:space="preserve">response from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connected device.</w:t>
      </w:r>
    </w:p>
    <w:p w14:paraId="3110449A"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4.Calculate transfer time according to </w:t>
      </w:r>
      <w:r w:rsidR="00FF74EF">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14:paraId="58248636" w14:textId="77777777" w:rsidR="00472E7E" w:rsidRPr="00472E7E" w:rsidRDefault="00472E7E" w:rsidP="00C57EB0">
      <w:pPr>
        <w:spacing w:after="0" w:line="360" w:lineRule="auto"/>
        <w:rPr>
          <w:rFonts w:eastAsia="Times New Roman" w:cs="Times New Roman"/>
          <w:szCs w:val="24"/>
        </w:rPr>
      </w:pPr>
    </w:p>
    <w:p w14:paraId="0C3D9D49" w14:textId="77777777" w:rsidR="00472E7E" w:rsidRPr="00472E7E" w:rsidRDefault="0038472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Result and Analysis</w:t>
      </w:r>
    </w:p>
    <w:p w14:paraId="32C7C0ED" w14:textId="77777777" w:rsidR="00472E7E" w:rsidRPr="00472E7E" w:rsidRDefault="00472E7E" w:rsidP="00C57EB0">
      <w:pPr>
        <w:spacing w:after="0" w:line="360" w:lineRule="auto"/>
        <w:rPr>
          <w:rFonts w:eastAsia="Times New Roman" w:cs="Times New Roman"/>
          <w:szCs w:val="24"/>
        </w:rPr>
      </w:pPr>
    </w:p>
    <w:p w14:paraId="344121E9" w14:textId="77777777" w:rsidR="00D67EF2" w:rsidRDefault="0066289B" w:rsidP="00D67EF2">
      <w:pPr>
        <w:keepNext/>
        <w:spacing w:after="0" w:line="360" w:lineRule="auto"/>
        <w:jc w:val="center"/>
      </w:pPr>
      <w:r>
        <w:rPr>
          <w:noProof/>
          <w:lang w:val="en-US" w:eastAsia="en-US"/>
        </w:rPr>
        <w:lastRenderedPageBreak/>
        <w:drawing>
          <wp:inline distT="0" distB="0" distL="0" distR="0" wp14:anchorId="673F5E21" wp14:editId="050B0370">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1BEAB01" w14:textId="77777777" w:rsidR="00472E7E" w:rsidRPr="00472E7E" w:rsidRDefault="00D67EF2" w:rsidP="00D67EF2">
      <w:pPr>
        <w:pStyle w:val="Caption"/>
        <w:rPr>
          <w:rFonts w:eastAsia="Times New Roman" w:cs="Times New Roman"/>
          <w:szCs w:val="24"/>
        </w:rPr>
      </w:pPr>
      <w:bookmarkStart w:id="384" w:name="_Toc449450799"/>
      <w:bookmarkStart w:id="385" w:name="_Toc449949785"/>
      <w:proofErr w:type="gramStart"/>
      <w:r w:rsidRPr="00D00EB1">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5</w:t>
      </w:r>
      <w:r w:rsidR="003B3445">
        <w:rPr>
          <w:color w:val="000000" w:themeColor="text1"/>
        </w:rPr>
        <w:fldChar w:fldCharType="end"/>
      </w:r>
      <w:r w:rsidRPr="00D00EB1">
        <w:rPr>
          <w:color w:val="000000" w:themeColor="text1"/>
        </w:rPr>
        <w:t xml:space="preserve"> </w:t>
      </w:r>
      <w:r>
        <w:rPr>
          <w:rFonts w:eastAsia="Times New Roman" w:cs="Times New Roman"/>
          <w:color w:val="252525"/>
          <w:szCs w:val="24"/>
          <w:shd w:val="clear" w:color="auto" w:fill="FFFFFF"/>
        </w:rPr>
        <w:t>Results of send</w:t>
      </w:r>
      <w:r w:rsidR="00A67D74">
        <w:rPr>
          <w:rFonts w:eastAsia="Times New Roman" w:cs="Times New Roman"/>
          <w:color w:val="252525"/>
          <w:szCs w:val="24"/>
          <w:shd w:val="clear" w:color="auto" w:fill="FFFFFF"/>
        </w:rPr>
        <w:t>ing</w:t>
      </w:r>
      <w:r>
        <w:rPr>
          <w:rFonts w:eastAsia="Times New Roman" w:cs="Times New Roman"/>
          <w:color w:val="252525"/>
          <w:szCs w:val="24"/>
          <w:shd w:val="clear" w:color="auto" w:fill="FFFFFF"/>
        </w:rPr>
        <w:t xml:space="preserve"> </w:t>
      </w:r>
      <w:r w:rsidR="00F369DC">
        <w:rPr>
          <w:rFonts w:eastAsia="Times New Roman" w:cs="Times New Roman"/>
          <w:color w:val="252525"/>
          <w:szCs w:val="24"/>
          <w:shd w:val="clear" w:color="auto" w:fill="FFFFFF"/>
        </w:rPr>
        <w:t>multiple packets</w:t>
      </w:r>
      <w:bookmarkEnd w:id="384"/>
      <w:bookmarkEnd w:id="385"/>
    </w:p>
    <w:p w14:paraId="4AB32A84" w14:textId="77777777" w:rsidR="00807421" w:rsidRDefault="00807421" w:rsidP="00C57EB0">
      <w:pPr>
        <w:spacing w:after="0" w:line="360" w:lineRule="auto"/>
        <w:rPr>
          <w:rFonts w:eastAsia="Times New Roman" w:cs="Times New Roman"/>
          <w:color w:val="252525"/>
          <w:szCs w:val="24"/>
          <w:shd w:val="clear" w:color="auto" w:fill="FFFFFF"/>
        </w:rPr>
      </w:pPr>
    </w:p>
    <w:p w14:paraId="5672EC09" w14:textId="77777777" w:rsidR="00472E7E" w:rsidRPr="00472E7E" w:rsidRDefault="00D85F17" w:rsidP="00C57EB0">
      <w:pPr>
        <w:spacing w:after="0" w:line="360" w:lineRule="auto"/>
        <w:rPr>
          <w:rFonts w:eastAsia="Times New Roman" w:cs="Times New Roman"/>
          <w:szCs w:val="24"/>
        </w:rPr>
      </w:pPr>
      <w:r w:rsidRPr="00D85F17">
        <w:rPr>
          <w:rFonts w:eastAsia="Times New Roman" w:cs="Times New Roman"/>
          <w:color w:val="252525"/>
          <w:szCs w:val="24"/>
          <w:shd w:val="clear" w:color="auto" w:fill="FFFFFF"/>
        </w:rPr>
        <w:t>As shown above, we get 7 series of data to show the performance of the architecture with the increasing size of BLE packets. From the summary chart, we can get following information</w:t>
      </w:r>
      <w:r w:rsidR="00472E7E" w:rsidRPr="00472E7E">
        <w:rPr>
          <w:rFonts w:eastAsia="Times New Roman" w:cs="Times New Roman"/>
          <w:color w:val="252525"/>
          <w:szCs w:val="24"/>
          <w:shd w:val="clear" w:color="auto" w:fill="FFFFFF"/>
        </w:rPr>
        <w:t>:</w:t>
      </w:r>
    </w:p>
    <w:p w14:paraId="11D5E632" w14:textId="77777777" w:rsidR="00472E7E" w:rsidRPr="00472E7E" w:rsidRDefault="00D85F17" w:rsidP="00D85F17">
      <w:pPr>
        <w:numPr>
          <w:ilvl w:val="0"/>
          <w:numId w:val="24"/>
        </w:numPr>
        <w:shd w:val="clear" w:color="auto" w:fill="FFFFFF"/>
        <w:spacing w:after="0" w:line="360" w:lineRule="auto"/>
        <w:textAlignment w:val="baseline"/>
        <w:rPr>
          <w:rFonts w:eastAsia="Times New Roman" w:cs="Times New Roman"/>
          <w:color w:val="252525"/>
          <w:szCs w:val="24"/>
        </w:rPr>
      </w:pPr>
      <w:r w:rsidRPr="00D85F17">
        <w:rPr>
          <w:rFonts w:eastAsia="Times New Roman" w:cs="Times New Roman"/>
          <w:color w:val="252525"/>
          <w:szCs w:val="24"/>
          <w:shd w:val="clear" w:color="auto" w:fill="FFFFFF"/>
        </w:rPr>
        <w:t>With the increasing size of messages, transfer time linearly increases from 100ms to 700ms</w:t>
      </w:r>
      <w:r w:rsidR="00472E7E" w:rsidRPr="00472E7E">
        <w:rPr>
          <w:rFonts w:eastAsia="Times New Roman" w:cs="Times New Roman"/>
          <w:color w:val="252525"/>
          <w:szCs w:val="24"/>
          <w:shd w:val="clear" w:color="auto" w:fill="FFFFFF"/>
        </w:rPr>
        <w:t>.</w:t>
      </w:r>
    </w:p>
    <w:p w14:paraId="55ECC63C" w14:textId="77777777" w:rsidR="00472E7E" w:rsidRPr="00472E7E" w:rsidRDefault="002B3A60" w:rsidP="002B3A60">
      <w:pPr>
        <w:numPr>
          <w:ilvl w:val="0"/>
          <w:numId w:val="24"/>
        </w:numPr>
        <w:shd w:val="clear" w:color="auto" w:fill="FFFFFF"/>
        <w:spacing w:after="0" w:line="360" w:lineRule="auto"/>
        <w:textAlignment w:val="baseline"/>
        <w:rPr>
          <w:rFonts w:eastAsia="Times New Roman" w:cs="Times New Roman"/>
          <w:color w:val="252525"/>
          <w:szCs w:val="24"/>
        </w:rPr>
      </w:pPr>
      <w:r w:rsidRPr="002B3A60">
        <w:rPr>
          <w:rFonts w:eastAsia="Times New Roman" w:cs="Times New Roman"/>
          <w:color w:val="252525"/>
          <w:szCs w:val="24"/>
          <w:shd w:val="clear" w:color="auto" w:fill="FFFFFF"/>
        </w:rPr>
        <w:t>The heartbeat-like pattern still exists</w:t>
      </w:r>
      <w:r w:rsidR="00472E7E" w:rsidRPr="00472E7E">
        <w:rPr>
          <w:rFonts w:eastAsia="Times New Roman" w:cs="Times New Roman"/>
          <w:color w:val="212121"/>
          <w:szCs w:val="24"/>
          <w:shd w:val="clear" w:color="auto" w:fill="FFFFFF"/>
        </w:rPr>
        <w:t>.</w:t>
      </w:r>
    </w:p>
    <w:p w14:paraId="777DBCDE" w14:textId="77777777" w:rsidR="00472E7E" w:rsidRPr="00472E7E" w:rsidRDefault="00D74CC3" w:rsidP="00D74CC3">
      <w:pPr>
        <w:numPr>
          <w:ilvl w:val="0"/>
          <w:numId w:val="24"/>
        </w:numPr>
        <w:shd w:val="clear" w:color="auto" w:fill="FFFFFF"/>
        <w:spacing w:after="0" w:line="360" w:lineRule="auto"/>
        <w:textAlignment w:val="baseline"/>
        <w:rPr>
          <w:rFonts w:eastAsia="Times New Roman" w:cs="Times New Roman"/>
          <w:color w:val="252525"/>
          <w:szCs w:val="24"/>
        </w:rPr>
      </w:pPr>
      <w:r w:rsidRPr="00D74CC3">
        <w:rPr>
          <w:rFonts w:eastAsia="Times New Roman" w:cs="Times New Roman"/>
          <w:color w:val="252525"/>
          <w:szCs w:val="24"/>
          <w:shd w:val="clear" w:color="auto" w:fill="FFFFFF"/>
        </w:rPr>
        <w:t>The random fluctuation observed in previous experiment still exists in the chart</w:t>
      </w:r>
      <w:r w:rsidR="00472E7E" w:rsidRPr="00472E7E">
        <w:rPr>
          <w:rFonts w:eastAsia="Times New Roman" w:cs="Times New Roman"/>
          <w:color w:val="252525"/>
          <w:szCs w:val="24"/>
          <w:shd w:val="clear" w:color="auto" w:fill="FFFFFF"/>
        </w:rPr>
        <w:t>.</w:t>
      </w:r>
    </w:p>
    <w:p w14:paraId="2DC37F05" w14:textId="77777777" w:rsidR="00472E7E" w:rsidRPr="00472E7E" w:rsidRDefault="00472E7E" w:rsidP="00C57EB0">
      <w:pPr>
        <w:spacing w:after="0" w:line="360" w:lineRule="auto"/>
        <w:rPr>
          <w:rFonts w:eastAsia="Times New Roman" w:cs="Times New Roman"/>
          <w:szCs w:val="24"/>
        </w:rPr>
      </w:pPr>
    </w:p>
    <w:p w14:paraId="3FECABB9" w14:textId="77777777" w:rsidR="00BE79F5" w:rsidRDefault="00C662F4" w:rsidP="00BE79F5">
      <w:pPr>
        <w:keepNext/>
        <w:spacing w:after="0" w:line="360" w:lineRule="auto"/>
        <w:jc w:val="center"/>
      </w:pPr>
      <w:r>
        <w:rPr>
          <w:noProof/>
          <w:lang w:val="en-US" w:eastAsia="en-US"/>
        </w:rPr>
        <w:drawing>
          <wp:inline distT="0" distB="0" distL="0" distR="0" wp14:anchorId="128FA54D" wp14:editId="2BC524A2">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584A7EE" w14:textId="77777777" w:rsidR="00BE79F5" w:rsidRPr="00472E7E" w:rsidRDefault="00BE79F5" w:rsidP="00BE79F5">
      <w:pPr>
        <w:spacing w:after="0" w:line="360" w:lineRule="auto"/>
        <w:ind w:left="2160"/>
        <w:rPr>
          <w:rFonts w:eastAsia="Times New Roman" w:cs="Times New Roman"/>
          <w:szCs w:val="24"/>
        </w:rPr>
      </w:pPr>
      <w:bookmarkStart w:id="386" w:name="_Toc449450800"/>
      <w:bookmarkStart w:id="387" w:name="_Toc449949786"/>
      <w:proofErr w:type="gramStart"/>
      <w:r>
        <w:t xml:space="preserve">Figure </w:t>
      </w:r>
      <w:fldSimple w:instr=" STYLEREF 1 \s ">
        <w:r w:rsidR="007C4420">
          <w:rPr>
            <w:noProof/>
          </w:rPr>
          <w:t>6</w:t>
        </w:r>
      </w:fldSimple>
      <w:r w:rsidR="003B3445">
        <w:t>.</w:t>
      </w:r>
      <w:proofErr w:type="gramEnd"/>
      <w:r w:rsidR="003F65EA">
        <w:fldChar w:fldCharType="begin"/>
      </w:r>
      <w:r w:rsidR="003F65EA">
        <w:instrText xml:space="preserve"> SEQ Figure \* ARABIC \s 1 </w:instrText>
      </w:r>
      <w:r w:rsidR="003F65EA">
        <w:fldChar w:fldCharType="separate"/>
      </w:r>
      <w:r w:rsidR="007C4420">
        <w:rPr>
          <w:noProof/>
        </w:rPr>
        <w:t>6</w:t>
      </w:r>
      <w:r w:rsidR="003F65EA">
        <w:rPr>
          <w:noProof/>
        </w:rPr>
        <w:fldChar w:fldCharType="end"/>
      </w:r>
      <w:r>
        <w:t xml:space="preserve"> Result of </w:t>
      </w:r>
      <w:r w:rsidR="00A67D74">
        <w:t xml:space="preserve">sending </w:t>
      </w:r>
      <w:r>
        <w:rPr>
          <w:rFonts w:eastAsia="Times New Roman" w:cs="Times New Roman"/>
          <w:color w:val="252525"/>
          <w:szCs w:val="24"/>
          <w:shd w:val="clear" w:color="auto" w:fill="FFFFFF"/>
        </w:rPr>
        <w:t>12-byte</w:t>
      </w:r>
      <w:r w:rsidRPr="00472E7E">
        <w:rPr>
          <w:rFonts w:eastAsia="Times New Roman" w:cs="Times New Roman"/>
          <w:color w:val="252525"/>
          <w:szCs w:val="24"/>
          <w:shd w:val="clear" w:color="auto" w:fill="FFFFFF"/>
        </w:rPr>
        <w:t xml:space="preserve"> payload (2 packets)</w:t>
      </w:r>
      <w:bookmarkEnd w:id="386"/>
      <w:bookmarkEnd w:id="387"/>
    </w:p>
    <w:p w14:paraId="7D2B397D" w14:textId="77777777" w:rsidR="00472E7E" w:rsidRPr="00472E7E" w:rsidRDefault="00BE79F5" w:rsidP="00BE79F5">
      <w:pPr>
        <w:spacing w:after="0" w:line="360" w:lineRule="auto"/>
        <w:ind w:left="2160"/>
        <w:rPr>
          <w:rFonts w:eastAsia="Times New Roman" w:cs="Times New Roman"/>
          <w:szCs w:val="24"/>
        </w:rPr>
      </w:pPr>
      <w:r>
        <w:rPr>
          <w:rFonts w:eastAsia="Times New Roman" w:cs="Times New Roman"/>
          <w:szCs w:val="24"/>
        </w:rPr>
        <w:lastRenderedPageBreak/>
        <w:t xml:space="preserve"> </w:t>
      </w:r>
    </w:p>
    <w:p w14:paraId="7E495D21" w14:textId="77777777" w:rsidR="00BE79F5" w:rsidRDefault="00C662F4" w:rsidP="00BE79F5">
      <w:pPr>
        <w:keepNext/>
        <w:spacing w:after="0" w:line="360" w:lineRule="auto"/>
        <w:jc w:val="center"/>
      </w:pPr>
      <w:r>
        <w:rPr>
          <w:noProof/>
          <w:lang w:val="en-US" w:eastAsia="en-US"/>
        </w:rPr>
        <w:drawing>
          <wp:inline distT="0" distB="0" distL="0" distR="0" wp14:anchorId="451B3464" wp14:editId="3FB5BC7E">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472E7E">
        <w:rPr>
          <w:rFonts w:eastAsia="Times New Roman" w:cs="Times New Roman"/>
          <w:noProof/>
          <w:color w:val="252525"/>
          <w:szCs w:val="24"/>
          <w:shd w:val="clear" w:color="auto" w:fill="FFFFFF"/>
        </w:rPr>
        <w:t xml:space="preserve"> </w:t>
      </w:r>
    </w:p>
    <w:p w14:paraId="5F86AA68" w14:textId="77777777" w:rsidR="00472E7E" w:rsidRPr="00472E7E" w:rsidRDefault="00BE79F5" w:rsidP="00BE79F5">
      <w:pPr>
        <w:pStyle w:val="Caption"/>
        <w:rPr>
          <w:rFonts w:eastAsia="Times New Roman" w:cs="Times New Roman"/>
          <w:szCs w:val="24"/>
        </w:rPr>
      </w:pPr>
      <w:bookmarkStart w:id="388" w:name="_Toc449450801"/>
      <w:bookmarkStart w:id="389" w:name="_Toc449949787"/>
      <w:proofErr w:type="gramStart"/>
      <w:r w:rsidRPr="00BE79F5">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7</w:t>
      </w:r>
      <w:r w:rsidR="003B3445">
        <w:rPr>
          <w:color w:val="000000" w:themeColor="text1"/>
        </w:rPr>
        <w:fldChar w:fldCharType="end"/>
      </w:r>
      <w:r w:rsidRPr="00BE79F5">
        <w:rPr>
          <w:color w:val="000000" w:themeColor="text1"/>
        </w:rPr>
        <w:t xml:space="preserve"> </w:t>
      </w:r>
      <w:r w:rsidR="00A67D74" w:rsidRPr="00A67D74">
        <w:rPr>
          <w:color w:val="000000" w:themeColor="text1"/>
        </w:rPr>
        <w:t xml:space="preserve">Result of </w:t>
      </w:r>
      <w:r w:rsidR="00A67D74">
        <w:rPr>
          <w:color w:val="000000" w:themeColor="text1"/>
        </w:rPr>
        <w:t xml:space="preserve">sending </w:t>
      </w:r>
      <w:r>
        <w:rPr>
          <w:rFonts w:eastAsia="Times New Roman" w:cs="Times New Roman"/>
          <w:color w:val="252525"/>
          <w:szCs w:val="24"/>
          <w:shd w:val="clear" w:color="auto" w:fill="FFFFFF"/>
        </w:rPr>
        <w:t>28-byte</w:t>
      </w:r>
      <w:r w:rsidRPr="00472E7E">
        <w:rPr>
          <w:rFonts w:eastAsia="Times New Roman" w:cs="Times New Roman"/>
          <w:color w:val="252525"/>
          <w:szCs w:val="24"/>
          <w:shd w:val="clear" w:color="auto" w:fill="FFFFFF"/>
        </w:rPr>
        <w:t xml:space="preserve"> payload (3 packets)</w:t>
      </w:r>
      <w:bookmarkEnd w:id="388"/>
      <w:bookmarkEnd w:id="389"/>
      <w:r>
        <w:rPr>
          <w:rFonts w:eastAsia="Times New Roman" w:cs="Times New Roman"/>
          <w:szCs w:val="24"/>
        </w:rPr>
        <w:t xml:space="preserve"> </w:t>
      </w:r>
    </w:p>
    <w:p w14:paraId="4C443584" w14:textId="77777777" w:rsidR="00472E7E" w:rsidRPr="00472E7E" w:rsidRDefault="00472E7E" w:rsidP="00C57EB0">
      <w:pPr>
        <w:spacing w:after="0" w:line="360" w:lineRule="auto"/>
        <w:rPr>
          <w:rFonts w:eastAsia="Times New Roman" w:cs="Times New Roman"/>
          <w:szCs w:val="24"/>
        </w:rPr>
      </w:pPr>
    </w:p>
    <w:p w14:paraId="6FC5EBB5"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both random fluctuation and </w:t>
      </w:r>
      <w:r w:rsidRPr="00472E7E">
        <w:rPr>
          <w:rFonts w:eastAsia="Times New Roman" w:cs="Times New Roman"/>
          <w:color w:val="212121"/>
          <w:szCs w:val="24"/>
          <w:shd w:val="clear" w:color="auto" w:fill="FFFFFF"/>
        </w:rPr>
        <w:t xml:space="preserve">heartbeat-like pattern </w:t>
      </w:r>
      <w:r w:rsidR="00825610" w:rsidRPr="00825610">
        <w:rPr>
          <w:rFonts w:eastAsia="Times New Roman" w:cs="Times New Roman"/>
          <w:color w:val="212121"/>
          <w:szCs w:val="24"/>
          <w:shd w:val="clear" w:color="auto" w:fill="FFFFFF"/>
        </w:rPr>
        <w:t xml:space="preserve">exist </w:t>
      </w:r>
      <w:r w:rsidRPr="00472E7E">
        <w:rPr>
          <w:rFonts w:eastAsia="Times New Roman" w:cs="Times New Roman"/>
          <w:color w:val="212121"/>
          <w:szCs w:val="24"/>
          <w:shd w:val="clear" w:color="auto" w:fill="FFFFFF"/>
        </w:rPr>
        <w:t xml:space="preserve">in </w:t>
      </w:r>
      <w:r w:rsidR="0058150D">
        <w:rPr>
          <w:rFonts w:eastAsia="Times New Roman" w:cs="Times New Roman"/>
          <w:color w:val="252525"/>
          <w:szCs w:val="24"/>
          <w:shd w:val="clear" w:color="auto" w:fill="FFFFFF"/>
        </w:rPr>
        <w:t xml:space="preserve">those two charts. </w:t>
      </w:r>
      <w:r w:rsidRPr="00472E7E">
        <w:rPr>
          <w:rFonts w:eastAsia="Times New Roman" w:cs="Times New Roman"/>
          <w:color w:val="212121"/>
          <w:szCs w:val="24"/>
          <w:shd w:val="clear" w:color="auto" w:fill="FFFFFF"/>
        </w:rPr>
        <w:t xml:space="preserve">Compared with detected </w:t>
      </w:r>
      <w:r w:rsidRPr="00472E7E">
        <w:rPr>
          <w:rFonts w:eastAsia="Times New Roman" w:cs="Times New Roman"/>
          <w:color w:val="252525"/>
          <w:szCs w:val="24"/>
          <w:shd w:val="clear" w:color="auto" w:fill="FFFFFF"/>
        </w:rPr>
        <w:t xml:space="preserve">random fluctuations in experiment one, it consists the pattern of Figure 8 where random fluctuations are not predictable and the </w:t>
      </w:r>
      <w:r w:rsidRPr="00472E7E">
        <w:rPr>
          <w:rFonts w:eastAsia="Times New Roman" w:cs="Times New Roman"/>
          <w:color w:val="212121"/>
          <w:szCs w:val="24"/>
          <w:shd w:val="clear" w:color="auto" w:fill="FFFFFF"/>
        </w:rPr>
        <w:t>amplitude below 50ms</w:t>
      </w:r>
      <w:r w:rsidRPr="00472E7E">
        <w:rPr>
          <w:rFonts w:eastAsia="Times New Roman" w:cs="Times New Roman"/>
          <w:color w:val="252525"/>
          <w:szCs w:val="24"/>
          <w:shd w:val="clear" w:color="auto" w:fill="FFFFFF"/>
        </w:rPr>
        <w:t xml:space="preserve">. On the other hand, </w:t>
      </w:r>
      <w:r w:rsidR="00646529"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shows the delay of data will influence the random fluctuation.</w:t>
      </w:r>
    </w:p>
    <w:p w14:paraId="16F06808" w14:textId="77777777" w:rsidR="00472E7E" w:rsidRPr="00472E7E" w:rsidRDefault="00472E7E" w:rsidP="00C57EB0">
      <w:pPr>
        <w:spacing w:after="0" w:line="360" w:lineRule="auto"/>
        <w:rPr>
          <w:rFonts w:eastAsia="Times New Roman" w:cs="Times New Roman"/>
          <w:szCs w:val="24"/>
        </w:rPr>
      </w:pPr>
    </w:p>
    <w:p w14:paraId="1FD3B654"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experiment supports our explanation of the random fluctuation and </w:t>
      </w:r>
      <w:r w:rsidRPr="00472E7E">
        <w:rPr>
          <w:rFonts w:eastAsia="Times New Roman" w:cs="Times New Roman"/>
          <w:color w:val="212121"/>
          <w:szCs w:val="24"/>
          <w:shd w:val="clear" w:color="auto" w:fill="FFFFFF"/>
        </w:rPr>
        <w:t>heartbeat-like pattern.</w:t>
      </w:r>
    </w:p>
    <w:p w14:paraId="18066991" w14:textId="77777777" w:rsidR="00472E7E" w:rsidRPr="00472E7E" w:rsidRDefault="00002700" w:rsidP="00177A7C">
      <w:pPr>
        <w:pStyle w:val="Heading3"/>
      </w:pPr>
      <w:bookmarkStart w:id="390" w:name="_Toc449949753"/>
      <w:r>
        <w:t>6.3.3 Round T</w:t>
      </w:r>
      <w:r w:rsidR="00472E7E" w:rsidRPr="00EE7F83">
        <w:t>rip</w:t>
      </w:r>
      <w:bookmarkEnd w:id="390"/>
      <w:r w:rsidR="00472E7E" w:rsidRPr="00EE7F83">
        <w:t xml:space="preserve"> </w:t>
      </w:r>
    </w:p>
    <w:p w14:paraId="490CAA3B" w14:textId="77777777" w:rsidR="00384721" w:rsidRDefault="00384721" w:rsidP="00C57EB0">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00472E7E" w:rsidRPr="00472E7E">
        <w:rPr>
          <w:rFonts w:eastAsia="Times New Roman" w:cs="Times New Roman"/>
          <w:b/>
          <w:bCs/>
          <w:color w:val="252525"/>
          <w:szCs w:val="24"/>
          <w:shd w:val="clear" w:color="auto" w:fill="FFFFFF"/>
        </w:rPr>
        <w:t xml:space="preserve"> </w:t>
      </w:r>
    </w:p>
    <w:p w14:paraId="05EB6903"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order to test the performance of </w:t>
      </w:r>
      <w:r w:rsidR="003C3287" w:rsidRPr="003C3287">
        <w:rPr>
          <w:rFonts w:eastAsia="Times New Roman" w:cs="Times New Roman"/>
          <w:color w:val="252525"/>
          <w:szCs w:val="24"/>
          <w:shd w:val="clear" w:color="auto" w:fill="FFFFFF"/>
        </w:rPr>
        <w:t>real-time</w:t>
      </w:r>
      <w:r w:rsidR="003C3287">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data communication between two devices, we designed round trip expe</w:t>
      </w:r>
      <w:r w:rsidR="00646529">
        <w:rPr>
          <w:rFonts w:eastAsia="Times New Roman" w:cs="Times New Roman"/>
          <w:color w:val="252525"/>
          <w:szCs w:val="24"/>
          <w:shd w:val="clear" w:color="auto" w:fill="FFFFFF"/>
        </w:rPr>
        <w:t xml:space="preserve">riment where </w:t>
      </w:r>
      <w:r w:rsidR="003C3287" w:rsidRPr="003C3287">
        <w:rPr>
          <w:rFonts w:eastAsia="Times New Roman" w:cs="Times New Roman"/>
          <w:color w:val="252525"/>
          <w:szCs w:val="24"/>
          <w:shd w:val="clear" w:color="auto" w:fill="FFFFFF"/>
        </w:rPr>
        <w:t xml:space="preserve">the </w:t>
      </w:r>
      <w:r w:rsidR="00646529">
        <w:rPr>
          <w:rFonts w:eastAsia="Times New Roman" w:cs="Times New Roman"/>
          <w:color w:val="252525"/>
          <w:szCs w:val="24"/>
          <w:shd w:val="clear" w:color="auto" w:fill="FFFFFF"/>
        </w:rPr>
        <w:t xml:space="preserve">receiver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request always sends a response to </w:t>
      </w:r>
      <w:r w:rsidR="003C3287">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sender.</w:t>
      </w:r>
    </w:p>
    <w:p w14:paraId="332847D2" w14:textId="77777777" w:rsidR="00472E7E" w:rsidRPr="00472E7E" w:rsidRDefault="006975C1" w:rsidP="00C57EB0">
      <w:pPr>
        <w:spacing w:after="0" w:line="360" w:lineRule="auto"/>
        <w:rPr>
          <w:rFonts w:eastAsia="Times New Roman" w:cs="Times New Roman"/>
          <w:szCs w:val="24"/>
        </w:rPr>
      </w:pPr>
      <w:r>
        <w:rPr>
          <w:rFonts w:eastAsia="Times New Roman" w:cs="Times New Roman"/>
          <w:b/>
          <w:bCs/>
          <w:color w:val="252525"/>
          <w:szCs w:val="24"/>
          <w:shd w:val="clear" w:color="auto" w:fill="FFFFFF"/>
        </w:rPr>
        <w:t>Procedure</w:t>
      </w:r>
    </w:p>
    <w:p w14:paraId="2B5811D1" w14:textId="77777777" w:rsidR="00472E7E" w:rsidRPr="00472E7E" w:rsidRDefault="00472E7E" w:rsidP="003C3287">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Start sample program scan and create </w:t>
      </w:r>
      <w:r w:rsidR="003C3287" w:rsidRPr="003C3287">
        <w:rPr>
          <w:rFonts w:eastAsia="Times New Roman" w:cs="Times New Roman"/>
          <w:color w:val="252525"/>
          <w:szCs w:val="24"/>
          <w:shd w:val="clear" w:color="auto" w:fill="FFFFFF"/>
        </w:rPr>
        <w:t xml:space="preserve">a connection </w:t>
      </w:r>
      <w:r w:rsidRPr="00472E7E">
        <w:rPr>
          <w:rFonts w:eastAsia="Times New Roman" w:cs="Times New Roman"/>
          <w:color w:val="252525"/>
          <w:szCs w:val="24"/>
          <w:shd w:val="clear" w:color="auto" w:fill="FFFFFF"/>
        </w:rPr>
        <w:t>between two devices.</w:t>
      </w:r>
    </w:p>
    <w:p w14:paraId="6CB04030" w14:textId="77777777" w:rsidR="00472E7E" w:rsidRPr="00472E7E"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100 times (0 interval time).</w:t>
      </w:r>
    </w:p>
    <w:p w14:paraId="409B534B" w14:textId="77777777"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Record received time at sender side (get 99 sets of data).</w:t>
      </w:r>
    </w:p>
    <w:p w14:paraId="21D746C7" w14:textId="77777777" w:rsidR="00472E7E" w:rsidRPr="00472E7E" w:rsidRDefault="00472E7E" w:rsidP="00D21F8C">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 xml:space="preserve">Calculate round trip time according to </w:t>
      </w:r>
      <w:r w:rsidR="00D21F8C" w:rsidRPr="00D21F8C">
        <w:rPr>
          <w:rFonts w:eastAsia="Times New Roman" w:cs="Times New Roman"/>
          <w:color w:val="252525"/>
          <w:szCs w:val="24"/>
          <w:shd w:val="clear" w:color="auto" w:fill="FFFFFF"/>
        </w:rPr>
        <w:t xml:space="preserve">the </w:t>
      </w:r>
      <w:r w:rsidRPr="00472E7E">
        <w:rPr>
          <w:rFonts w:eastAsia="Times New Roman" w:cs="Times New Roman"/>
          <w:color w:val="252525"/>
          <w:szCs w:val="24"/>
          <w:shd w:val="clear" w:color="auto" w:fill="FFFFFF"/>
        </w:rPr>
        <w:t>time gap between message been received.</w:t>
      </w:r>
    </w:p>
    <w:p w14:paraId="5AC314A9" w14:textId="77777777"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Repeat 2 to 4 </w:t>
      </w:r>
      <w:r w:rsidR="003E062C">
        <w:rPr>
          <w:rFonts w:eastAsia="Times New Roman" w:cs="Times New Roman"/>
          <w:color w:val="252525"/>
          <w:szCs w:val="24"/>
          <w:shd w:val="clear" w:color="auto" w:fill="FFFFFF"/>
        </w:rPr>
        <w:t xml:space="preserve">steps </w:t>
      </w:r>
      <w:r w:rsidRPr="00472E7E">
        <w:rPr>
          <w:rFonts w:eastAsia="Times New Roman" w:cs="Times New Roman"/>
          <w:color w:val="252525"/>
          <w:szCs w:val="24"/>
          <w:shd w:val="clear" w:color="auto" w:fill="FFFFFF"/>
        </w:rPr>
        <w:t>three times.</w:t>
      </w:r>
    </w:p>
    <w:p w14:paraId="08FC8578" w14:textId="77777777" w:rsidR="00472E7E" w:rsidRPr="00472E7E" w:rsidRDefault="00472E7E" w:rsidP="00C57EB0">
      <w:pPr>
        <w:spacing w:after="0" w:line="360" w:lineRule="auto"/>
        <w:rPr>
          <w:rFonts w:eastAsia="Times New Roman" w:cs="Times New Roman"/>
          <w:szCs w:val="24"/>
        </w:rPr>
      </w:pPr>
    </w:p>
    <w:p w14:paraId="5A98F98D"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14:paraId="39AA6F77" w14:textId="77777777" w:rsidR="00472E7E" w:rsidRPr="00472E7E" w:rsidRDefault="00472E7E" w:rsidP="00C57EB0">
      <w:pPr>
        <w:spacing w:after="0" w:line="360" w:lineRule="auto"/>
        <w:rPr>
          <w:rFonts w:eastAsia="Times New Roman" w:cs="Times New Roman"/>
          <w:szCs w:val="24"/>
        </w:rPr>
      </w:pPr>
    </w:p>
    <w:p w14:paraId="5A82E885" w14:textId="77777777" w:rsidR="000122AD" w:rsidRDefault="001161D6" w:rsidP="000122AD">
      <w:pPr>
        <w:keepNext/>
        <w:spacing w:after="0" w:line="360" w:lineRule="auto"/>
        <w:jc w:val="center"/>
      </w:pPr>
      <w:r>
        <w:rPr>
          <w:noProof/>
          <w:lang w:val="en-US" w:eastAsia="en-US"/>
        </w:rPr>
        <w:drawing>
          <wp:inline distT="0" distB="0" distL="0" distR="0" wp14:anchorId="3A0CF149" wp14:editId="1D914A40">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B1F0A4F" w14:textId="77777777" w:rsidR="000122AD" w:rsidRPr="000122AD" w:rsidRDefault="000122AD" w:rsidP="000122AD">
      <w:pPr>
        <w:keepNext/>
        <w:spacing w:after="0" w:line="360" w:lineRule="auto"/>
        <w:jc w:val="center"/>
      </w:pPr>
      <w:bookmarkStart w:id="391" w:name="_Toc449450802"/>
      <w:bookmarkStart w:id="392" w:name="_Toc449949788"/>
      <w:proofErr w:type="gramStart"/>
      <w:r>
        <w:t xml:space="preserve">Figure </w:t>
      </w:r>
      <w:fldSimple w:instr=" STYLEREF 1 \s ">
        <w:r w:rsidR="007C4420">
          <w:rPr>
            <w:noProof/>
          </w:rPr>
          <w:t>6</w:t>
        </w:r>
      </w:fldSimple>
      <w:r w:rsidR="003B3445">
        <w:t>.</w:t>
      </w:r>
      <w:proofErr w:type="gramEnd"/>
      <w:r w:rsidR="003F65EA">
        <w:fldChar w:fldCharType="begin"/>
      </w:r>
      <w:r w:rsidR="003F65EA">
        <w:instrText xml:space="preserve"> SEQ Figure \* ARABIC \s 1 </w:instrText>
      </w:r>
      <w:r w:rsidR="003F65EA">
        <w:fldChar w:fldCharType="separate"/>
      </w:r>
      <w:r w:rsidR="007C4420">
        <w:rPr>
          <w:noProof/>
        </w:rPr>
        <w:t>8</w:t>
      </w:r>
      <w:r w:rsidR="003F65EA">
        <w:rPr>
          <w:noProof/>
        </w:rPr>
        <w:fldChar w:fldCharType="end"/>
      </w:r>
      <w:r>
        <w:t xml:space="preserve"> </w:t>
      </w:r>
      <w:r>
        <w:rPr>
          <w:rFonts w:eastAsia="Times New Roman" w:cs="Times New Roman"/>
          <w:color w:val="252525"/>
          <w:szCs w:val="24"/>
          <w:shd w:val="clear" w:color="auto" w:fill="FFFFFF"/>
        </w:rPr>
        <w:t>F</w:t>
      </w:r>
      <w:r w:rsidRPr="00472E7E">
        <w:rPr>
          <w:rFonts w:eastAsia="Times New Roman" w:cs="Times New Roman"/>
          <w:color w:val="252525"/>
          <w:szCs w:val="24"/>
          <w:shd w:val="clear" w:color="auto" w:fill="FFFFFF"/>
        </w:rPr>
        <w:t xml:space="preserve">irst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391"/>
      <w:bookmarkEnd w:id="392"/>
    </w:p>
    <w:p w14:paraId="20DB6A4B" w14:textId="77777777" w:rsidR="00472E7E" w:rsidRPr="00472E7E" w:rsidRDefault="000122AD" w:rsidP="000122AD">
      <w:pPr>
        <w:spacing w:after="0" w:line="360" w:lineRule="auto"/>
        <w:rPr>
          <w:rFonts w:eastAsia="Times New Roman" w:cs="Times New Roman"/>
          <w:szCs w:val="24"/>
        </w:rPr>
      </w:pPr>
      <w:r>
        <w:rPr>
          <w:rFonts w:eastAsia="Times New Roman" w:cs="Times New Roman"/>
          <w:iCs/>
          <w:color w:val="44546A" w:themeColor="text2"/>
          <w:szCs w:val="24"/>
        </w:rPr>
        <w:tab/>
      </w:r>
    </w:p>
    <w:p w14:paraId="1C8980D0" w14:textId="77777777" w:rsidR="00420DA0" w:rsidRDefault="001161D6" w:rsidP="00420DA0">
      <w:pPr>
        <w:keepNext/>
        <w:spacing w:after="0" w:line="360" w:lineRule="auto"/>
        <w:jc w:val="center"/>
      </w:pPr>
      <w:r>
        <w:rPr>
          <w:noProof/>
          <w:lang w:val="en-US" w:eastAsia="en-US"/>
        </w:rPr>
        <w:drawing>
          <wp:inline distT="0" distB="0" distL="0" distR="0" wp14:anchorId="69DA2CB9" wp14:editId="71F2AD3D">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21F5C90" w14:textId="77777777" w:rsidR="00472E7E" w:rsidRDefault="00420DA0" w:rsidP="00420DA0">
      <w:pPr>
        <w:pStyle w:val="Caption"/>
        <w:rPr>
          <w:rFonts w:eastAsia="Times New Roman" w:cs="Times New Roman"/>
          <w:szCs w:val="24"/>
        </w:rPr>
      </w:pPr>
      <w:bookmarkStart w:id="393" w:name="_Toc449450803"/>
      <w:bookmarkStart w:id="394" w:name="_Toc449949789"/>
      <w:proofErr w:type="gramStart"/>
      <w:r w:rsidRPr="00775562">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9</w:t>
      </w:r>
      <w:r w:rsidR="003B3445">
        <w:rPr>
          <w:color w:val="000000" w:themeColor="text1"/>
        </w:rPr>
        <w:fldChar w:fldCharType="end"/>
      </w:r>
      <w:r>
        <w:t xml:space="preserve"> </w:t>
      </w:r>
      <w:r>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econd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393"/>
      <w:bookmarkEnd w:id="394"/>
      <w:r>
        <w:rPr>
          <w:rFonts w:eastAsia="Times New Roman" w:cs="Times New Roman"/>
          <w:szCs w:val="24"/>
        </w:rPr>
        <w:t xml:space="preserve"> </w:t>
      </w:r>
    </w:p>
    <w:p w14:paraId="682EF892" w14:textId="77777777" w:rsidR="00420DA0" w:rsidRPr="00420DA0" w:rsidRDefault="00420DA0" w:rsidP="00420DA0"/>
    <w:p w14:paraId="6D02E755" w14:textId="77777777" w:rsidR="00176F42" w:rsidRDefault="001161D6" w:rsidP="00176F42">
      <w:pPr>
        <w:keepNext/>
        <w:spacing w:after="0" w:line="360" w:lineRule="auto"/>
        <w:jc w:val="center"/>
      </w:pPr>
      <w:r>
        <w:rPr>
          <w:noProof/>
          <w:lang w:val="en-US" w:eastAsia="en-US"/>
        </w:rPr>
        <w:lastRenderedPageBreak/>
        <w:drawing>
          <wp:inline distT="0" distB="0" distL="0" distR="0" wp14:anchorId="05ECFCEB" wp14:editId="6FAF6B4E">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371901B" w14:textId="77777777" w:rsidR="00472E7E" w:rsidRPr="00472E7E" w:rsidRDefault="00176F42" w:rsidP="00176F42">
      <w:pPr>
        <w:pStyle w:val="Caption"/>
        <w:rPr>
          <w:rFonts w:eastAsia="Times New Roman" w:cs="Times New Roman"/>
          <w:szCs w:val="24"/>
        </w:rPr>
      </w:pPr>
      <w:bookmarkStart w:id="395" w:name="_Toc449450804"/>
      <w:bookmarkStart w:id="396" w:name="_Toc449949790"/>
      <w:proofErr w:type="gramStart"/>
      <w:r w:rsidRPr="008028BC">
        <w:rPr>
          <w:color w:val="000000" w:themeColor="text1"/>
        </w:rPr>
        <w:t xml:space="preserve">Figure </w:t>
      </w:r>
      <w:r w:rsidR="003B3445">
        <w:rPr>
          <w:color w:val="000000" w:themeColor="text1"/>
        </w:rPr>
        <w:fldChar w:fldCharType="begin"/>
      </w:r>
      <w:r w:rsidR="003B3445">
        <w:rPr>
          <w:color w:val="000000" w:themeColor="text1"/>
        </w:rPr>
        <w:instrText xml:space="preserve"> STYLEREF 1 \s </w:instrText>
      </w:r>
      <w:r w:rsidR="003B3445">
        <w:rPr>
          <w:color w:val="000000" w:themeColor="text1"/>
        </w:rPr>
        <w:fldChar w:fldCharType="separate"/>
      </w:r>
      <w:r w:rsidR="007C4420">
        <w:rPr>
          <w:noProof/>
          <w:color w:val="000000" w:themeColor="text1"/>
        </w:rPr>
        <w:t>6</w:t>
      </w:r>
      <w:r w:rsidR="003B3445">
        <w:rPr>
          <w:color w:val="000000" w:themeColor="text1"/>
        </w:rPr>
        <w:fldChar w:fldCharType="end"/>
      </w:r>
      <w:r w:rsidR="003B3445">
        <w:rPr>
          <w:color w:val="000000" w:themeColor="text1"/>
        </w:rPr>
        <w:t>.</w:t>
      </w:r>
      <w:proofErr w:type="gramEnd"/>
      <w:r w:rsidR="003B3445">
        <w:rPr>
          <w:color w:val="000000" w:themeColor="text1"/>
        </w:rPr>
        <w:fldChar w:fldCharType="begin"/>
      </w:r>
      <w:r w:rsidR="003B3445">
        <w:rPr>
          <w:color w:val="000000" w:themeColor="text1"/>
        </w:rPr>
        <w:instrText xml:space="preserve"> SEQ Figure \* ARABIC \s 1 </w:instrText>
      </w:r>
      <w:r w:rsidR="003B3445">
        <w:rPr>
          <w:color w:val="000000" w:themeColor="text1"/>
        </w:rPr>
        <w:fldChar w:fldCharType="separate"/>
      </w:r>
      <w:r w:rsidR="007C4420">
        <w:rPr>
          <w:noProof/>
          <w:color w:val="000000" w:themeColor="text1"/>
        </w:rPr>
        <w:t>10</w:t>
      </w:r>
      <w:r w:rsidR="003B3445">
        <w:rPr>
          <w:color w:val="000000" w:themeColor="text1"/>
        </w:rPr>
        <w:fldChar w:fldCharType="end"/>
      </w:r>
      <w:r>
        <w:t xml:space="preserve"> </w:t>
      </w:r>
      <w:r>
        <w:rPr>
          <w:rFonts w:eastAsia="Times New Roman" w:cs="Times New Roman"/>
          <w:color w:val="252525"/>
          <w:szCs w:val="24"/>
          <w:shd w:val="clear" w:color="auto" w:fill="FFFFFF"/>
        </w:rPr>
        <w:t>T</w:t>
      </w:r>
      <w:r w:rsidRPr="00472E7E">
        <w:rPr>
          <w:rFonts w:eastAsia="Times New Roman" w:cs="Times New Roman"/>
          <w:color w:val="252525"/>
          <w:szCs w:val="24"/>
          <w:shd w:val="clear" w:color="auto" w:fill="FFFFFF"/>
        </w:rPr>
        <w:t xml:space="preserve">hird set of </w:t>
      </w:r>
      <w:r>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w:t>
      </w:r>
      <w:bookmarkEnd w:id="395"/>
      <w:bookmarkEnd w:id="396"/>
    </w:p>
    <w:p w14:paraId="56B228C2" w14:textId="77777777" w:rsidR="00472E7E" w:rsidRPr="00472E7E" w:rsidRDefault="00472E7E" w:rsidP="00176F42">
      <w:pPr>
        <w:spacing w:after="0" w:line="360" w:lineRule="auto"/>
        <w:rPr>
          <w:rFonts w:eastAsia="Times New Roman" w:cs="Times New Roman"/>
          <w:szCs w:val="24"/>
        </w:rPr>
      </w:pPr>
    </w:p>
    <w:p w14:paraId="0BD28939" w14:textId="77777777"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first experiment, we examined </w:t>
      </w:r>
      <w:r w:rsidR="00B11DF6" w:rsidRPr="00472E7E">
        <w:rPr>
          <w:rFonts w:eastAsia="Times New Roman" w:cs="Times New Roman"/>
          <w:color w:val="252525"/>
          <w:szCs w:val="24"/>
          <w:shd w:val="clear" w:color="auto" w:fill="FFFFFF"/>
        </w:rPr>
        <w:t>one-way</w:t>
      </w:r>
      <w:r w:rsidR="00646529">
        <w:rPr>
          <w:rFonts w:eastAsia="Times New Roman" w:cs="Times New Roman"/>
          <w:color w:val="252525"/>
          <w:szCs w:val="24"/>
          <w:shd w:val="clear" w:color="auto" w:fill="FFFFFF"/>
        </w:rPr>
        <w:t xml:space="preserve"> time consumption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 xml:space="preserve"> message. The data we get from that </w:t>
      </w:r>
      <w:r w:rsidR="00771446">
        <w:rPr>
          <w:rFonts w:eastAsia="Times New Roman" w:cs="Times New Roman"/>
          <w:color w:val="252525"/>
          <w:szCs w:val="24"/>
          <w:shd w:val="clear" w:color="auto" w:fill="FFFFFF"/>
        </w:rPr>
        <w:t>experiment shows a pattern obviously</w:t>
      </w:r>
      <w:r w:rsidRPr="00472E7E">
        <w:rPr>
          <w:rFonts w:eastAsia="Times New Roman" w:cs="Times New Roman"/>
          <w:color w:val="252525"/>
          <w:szCs w:val="24"/>
          <w:shd w:val="clear" w:color="auto" w:fill="FFFFFF"/>
        </w:rPr>
        <w:t>. However, according to the charts above</w:t>
      </w:r>
      <w:r w:rsidR="00775562">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we </w:t>
      </w:r>
      <w:proofErr w:type="gramStart"/>
      <w:r w:rsidRPr="00472E7E">
        <w:rPr>
          <w:rFonts w:eastAsia="Times New Roman" w:cs="Times New Roman"/>
          <w:color w:val="252525"/>
          <w:szCs w:val="24"/>
          <w:shd w:val="clear" w:color="auto" w:fill="FFFFFF"/>
        </w:rPr>
        <w:t>can not</w:t>
      </w:r>
      <w:proofErr w:type="gramEnd"/>
      <w:r w:rsidRPr="00472E7E">
        <w:rPr>
          <w:rFonts w:eastAsia="Times New Roman" w:cs="Times New Roman"/>
          <w:color w:val="252525"/>
          <w:szCs w:val="24"/>
          <w:shd w:val="clear" w:color="auto" w:fill="FFFFFF"/>
        </w:rPr>
        <w:t xml:space="preserve"> find any pattern for the round trip experiment. Compared those two experiments, </w:t>
      </w:r>
      <w:r w:rsidR="00771446">
        <w:rPr>
          <w:rFonts w:eastAsia="Times New Roman" w:cs="Times New Roman"/>
          <w:color w:val="252525"/>
          <w:szCs w:val="24"/>
          <w:shd w:val="clear" w:color="auto" w:fill="FFFFFF"/>
        </w:rPr>
        <w:t xml:space="preserve">I </w:t>
      </w:r>
      <w:r w:rsidRPr="00472E7E">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do to channel interference caused by complex reasons. On the other hand, </w:t>
      </w:r>
      <w:r w:rsidR="00771446">
        <w:rPr>
          <w:rFonts w:eastAsia="Times New Roman" w:cs="Times New Roman"/>
          <w:color w:val="252525"/>
          <w:szCs w:val="24"/>
          <w:shd w:val="clear" w:color="auto" w:fill="FFFFFF"/>
        </w:rPr>
        <w:t>I</w:t>
      </w:r>
      <w:r w:rsidRPr="00472E7E">
        <w:rPr>
          <w:rFonts w:eastAsia="Times New Roman" w:cs="Times New Roman"/>
          <w:color w:val="252525"/>
          <w:szCs w:val="24"/>
          <w:shd w:val="clear" w:color="auto" w:fill="FFFFFF"/>
        </w:rPr>
        <w:t xml:space="preserve"> believe the random fluctuation here </w:t>
      </w:r>
      <w:r w:rsidR="00B11DF6" w:rsidRPr="00472E7E">
        <w:rPr>
          <w:rFonts w:eastAsia="Times New Roman" w:cs="Times New Roman"/>
          <w:color w:val="252525"/>
          <w:szCs w:val="24"/>
          <w:shd w:val="clear" w:color="auto" w:fill="FFFFFF"/>
        </w:rPr>
        <w:t>is caused</w:t>
      </w:r>
      <w:r w:rsidRPr="00472E7E">
        <w:rPr>
          <w:rFonts w:eastAsia="Times New Roman" w:cs="Times New Roman"/>
          <w:color w:val="252525"/>
          <w:szCs w:val="24"/>
          <w:shd w:val="clear" w:color="auto" w:fill="FFFFFF"/>
        </w:rPr>
        <w:t xml:space="preserve"> by </w:t>
      </w:r>
      <w:r w:rsidRPr="00472E7E">
        <w:rPr>
          <w:rFonts w:eastAsia="Times New Roman" w:cs="Times New Roman"/>
          <w:color w:val="212121"/>
          <w:szCs w:val="24"/>
          <w:shd w:val="clear" w:color="auto" w:fill="FFFFFF"/>
        </w:rPr>
        <w:t>Android Lollipop’s BLE implementation.</w:t>
      </w:r>
      <w:r w:rsidRPr="00472E7E">
        <w:rPr>
          <w:rFonts w:eastAsia="Times New Roman" w:cs="Times New Roman"/>
          <w:color w:val="252525"/>
          <w:szCs w:val="24"/>
          <w:shd w:val="clear" w:color="auto" w:fill="FFFFFF"/>
        </w:rPr>
        <w:t xml:space="preserve"> </w:t>
      </w:r>
    </w:p>
    <w:p w14:paraId="26E71504" w14:textId="77777777" w:rsidR="00472E7E" w:rsidRPr="00472E7E" w:rsidRDefault="00472E7E" w:rsidP="00C57EB0">
      <w:pPr>
        <w:spacing w:after="0" w:line="360" w:lineRule="auto"/>
        <w:rPr>
          <w:rFonts w:eastAsia="Times New Roman" w:cs="Times New Roman"/>
          <w:szCs w:val="24"/>
        </w:rPr>
      </w:pPr>
    </w:p>
    <w:p w14:paraId="0A1E14F8" w14:textId="77777777" w:rsidR="00DA1F94" w:rsidRDefault="00472E7E" w:rsidP="00490818">
      <w:pPr>
        <w:spacing w:after="0" w:line="360" w:lineRule="auto"/>
        <w:rPr>
          <w:iCs/>
          <w:color w:val="44546A" w:themeColor="text2"/>
          <w:szCs w:val="18"/>
        </w:rPr>
      </w:pPr>
      <w:r w:rsidRPr="00472E7E">
        <w:rPr>
          <w:rFonts w:eastAsia="Times New Roman" w:cs="Times New Roman"/>
          <w:color w:val="252525"/>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eastAsia="Times New Roman" w:cs="Times New Roman"/>
          <w:color w:val="252525"/>
          <w:szCs w:val="24"/>
          <w:shd w:val="clear" w:color="auto" w:fill="FFFFFF"/>
        </w:rPr>
        <w:t>one-way</w:t>
      </w:r>
      <w:r w:rsidRPr="00472E7E">
        <w:rPr>
          <w:rFonts w:eastAsia="Times New Roman" w:cs="Times New Roman"/>
          <w:color w:val="252525"/>
          <w:szCs w:val="24"/>
          <w:shd w:val="clear" w:color="auto" w:fill="FFFFFF"/>
        </w:rPr>
        <w:t xml:space="preserve"> communication and round trip communication are close in the proposed architecture.</w:t>
      </w:r>
      <w:r w:rsidR="00490818">
        <w:rPr>
          <w:rFonts w:eastAsia="Times New Roman" w:cs="Times New Roman"/>
          <w:color w:val="252525"/>
          <w:szCs w:val="24"/>
          <w:shd w:val="clear" w:color="auto" w:fill="FFFFFF"/>
        </w:rPr>
        <w:t xml:space="preserve"> </w:t>
      </w:r>
    </w:p>
    <w:p w14:paraId="3F1731C1" w14:textId="77777777" w:rsidR="00490818" w:rsidRDefault="00793F00" w:rsidP="00490818">
      <w:pPr>
        <w:pStyle w:val="Heading3"/>
      </w:pPr>
      <w:bookmarkStart w:id="397" w:name="_Toc449949754"/>
      <w:r>
        <w:t>6.3.4</w:t>
      </w:r>
      <w:r w:rsidR="00146815">
        <w:t xml:space="preserve"> Multi</w:t>
      </w:r>
      <w:r w:rsidR="00CB3B41">
        <w:t>ple</w:t>
      </w:r>
      <w:r w:rsidR="00146815">
        <w:t xml:space="preserve"> Apps</w:t>
      </w:r>
      <w:bookmarkEnd w:id="397"/>
      <w:r w:rsidR="00146815">
        <w:t xml:space="preserve"> </w:t>
      </w:r>
    </w:p>
    <w:p w14:paraId="77DC93C6" w14:textId="77777777" w:rsidR="000A33C1" w:rsidRPr="000A33C1" w:rsidRDefault="000A33C1" w:rsidP="00384721">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Description</w:t>
      </w:r>
      <w:r w:rsidRPr="00472E7E">
        <w:rPr>
          <w:rFonts w:eastAsia="Times New Roman" w:cs="Times New Roman"/>
          <w:b/>
          <w:bCs/>
          <w:color w:val="252525"/>
          <w:szCs w:val="24"/>
          <w:shd w:val="clear" w:color="auto" w:fill="FFFFFF"/>
        </w:rPr>
        <w:t xml:space="preserve"> </w:t>
      </w:r>
    </w:p>
    <w:p w14:paraId="641E0AE3" w14:textId="77777777" w:rsidR="00D74F75" w:rsidRPr="00F34BCB" w:rsidRDefault="00B87E19" w:rsidP="00F34BCB">
      <w:pPr>
        <w:spacing w:after="0" w:line="360" w:lineRule="auto"/>
        <w:rPr>
          <w:rFonts w:cs="Times New Roman"/>
          <w:color w:val="252525"/>
          <w:szCs w:val="24"/>
          <w:shd w:val="clear" w:color="auto" w:fill="FFFFFF"/>
        </w:rPr>
      </w:pPr>
      <w:r w:rsidRPr="00B87E19">
        <w:rPr>
          <w:rFonts w:eastAsia="Times New Roman" w:cs="Times New Roman"/>
          <w:color w:val="252525"/>
          <w:szCs w:val="24"/>
          <w:shd w:val="clear" w:color="auto" w:fill="FFFFFF"/>
        </w:rPr>
        <w:t xml:space="preserve">The experiment aims to test the performance of underlying network service. In this experiment, two applications on the same device try to send 100 </w:t>
      </w:r>
      <w:proofErr w:type="spellStart"/>
      <w:r w:rsidRPr="00B87E19">
        <w:rPr>
          <w:rFonts w:eastAsia="Times New Roman" w:cs="Times New Roman"/>
          <w:color w:val="252525"/>
          <w:szCs w:val="24"/>
          <w:shd w:val="clear" w:color="auto" w:fill="FFFFFF"/>
        </w:rPr>
        <w:t>CoAP</w:t>
      </w:r>
      <w:proofErr w:type="spellEnd"/>
      <w:r w:rsidRPr="00B87E19">
        <w:rPr>
          <w:rFonts w:eastAsia="Times New Roman" w:cs="Times New Roman"/>
          <w:color w:val="252525"/>
          <w:szCs w:val="24"/>
          <w:shd w:val="clear" w:color="auto" w:fill="FFFFFF"/>
        </w:rPr>
        <w:t xml:space="preserve"> headers to remote device at the same time. The sender side will record total transfer time to calculate average time.</w:t>
      </w:r>
    </w:p>
    <w:p w14:paraId="6F949F52" w14:textId="77777777" w:rsidR="00D74F75" w:rsidRPr="00472E7E" w:rsidRDefault="00F34BCB" w:rsidP="00D74F75">
      <w:pPr>
        <w:spacing w:after="0" w:line="360" w:lineRule="auto"/>
        <w:rPr>
          <w:rFonts w:eastAsia="Times New Roman" w:cs="Times New Roman"/>
          <w:szCs w:val="24"/>
        </w:rPr>
      </w:pPr>
      <w:r>
        <w:rPr>
          <w:rFonts w:eastAsia="Times New Roman" w:cs="Times New Roman"/>
          <w:b/>
          <w:bCs/>
          <w:color w:val="252525"/>
          <w:szCs w:val="24"/>
          <w:shd w:val="clear" w:color="auto" w:fill="FFFFFF"/>
        </w:rPr>
        <w:lastRenderedPageBreak/>
        <w:t>Procedure</w:t>
      </w:r>
    </w:p>
    <w:p w14:paraId="33B10C78" w14:textId="77777777" w:rsidR="00D74F75" w:rsidRPr="00472E7E" w:rsidRDefault="00D74F75"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Start </w:t>
      </w:r>
      <w:r w:rsidR="00FE7AB9">
        <w:rPr>
          <w:rFonts w:eastAsia="Times New Roman" w:cs="Times New Roman"/>
          <w:color w:val="252525"/>
          <w:szCs w:val="24"/>
          <w:shd w:val="clear" w:color="auto" w:fill="FFFFFF"/>
        </w:rPr>
        <w:t>both the “Major APP” and the “</w:t>
      </w:r>
      <w:r w:rsidR="00FE7AB9" w:rsidRPr="00F0503D">
        <w:rPr>
          <w:rFonts w:eastAsia="Times New Roman" w:cs="Times New Roman"/>
          <w:iCs/>
          <w:color w:val="252525"/>
          <w:szCs w:val="24"/>
          <w:shd w:val="clear" w:color="auto" w:fill="FFFFFF"/>
        </w:rPr>
        <w:t xml:space="preserve">Trigger </w:t>
      </w:r>
      <w:r w:rsidR="00FE7AB9">
        <w:rPr>
          <w:rFonts w:eastAsia="Times New Roman" w:cs="Times New Roman"/>
          <w:color w:val="252525"/>
          <w:szCs w:val="24"/>
          <w:shd w:val="clear" w:color="auto" w:fill="FFFFFF"/>
        </w:rPr>
        <w:t>App”</w:t>
      </w:r>
      <w:r w:rsidR="00ED3BF6">
        <w:rPr>
          <w:rFonts w:eastAsia="Times New Roman" w:cs="Times New Roman"/>
          <w:color w:val="252525"/>
          <w:szCs w:val="24"/>
          <w:shd w:val="clear" w:color="auto" w:fill="FFFFFF"/>
        </w:rPr>
        <w:t>.</w:t>
      </w:r>
    </w:p>
    <w:p w14:paraId="2A381EDA" w14:textId="77777777" w:rsidR="00D74F75" w:rsidRPr="00472E7E" w:rsidRDefault="00E02AF3" w:rsidP="00D74F75">
      <w:pPr>
        <w:numPr>
          <w:ilvl w:val="0"/>
          <w:numId w:val="27"/>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Click </w:t>
      </w:r>
      <w:r w:rsidR="00F34BCB">
        <w:rPr>
          <w:rFonts w:eastAsia="Times New Roman" w:cs="Times New Roman"/>
          <w:color w:val="252525"/>
          <w:szCs w:val="24"/>
          <w:shd w:val="clear" w:color="auto" w:fill="FFFFFF"/>
        </w:rPr>
        <w:t>start test button at either app to start test.</w:t>
      </w:r>
    </w:p>
    <w:p w14:paraId="46046112" w14:textId="77777777" w:rsidR="00D74F75" w:rsidRDefault="00D74F75" w:rsidP="00D74F75">
      <w:pPr>
        <w:numPr>
          <w:ilvl w:val="0"/>
          <w:numId w:val="27"/>
        </w:numPr>
        <w:shd w:val="clear" w:color="auto" w:fill="FFFFFF"/>
        <w:spacing w:after="0" w:line="360" w:lineRule="auto"/>
        <w:textAlignment w:val="baseline"/>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Record </w:t>
      </w:r>
      <w:r w:rsidR="00F34BCB">
        <w:rPr>
          <w:rFonts w:eastAsia="Times New Roman" w:cs="Times New Roman"/>
          <w:color w:val="252525"/>
          <w:szCs w:val="24"/>
          <w:shd w:val="clear" w:color="auto" w:fill="FFFFFF"/>
        </w:rPr>
        <w:t xml:space="preserve">start time and end time </w:t>
      </w:r>
      <w:r w:rsidRPr="00472E7E">
        <w:rPr>
          <w:rFonts w:eastAsia="Times New Roman" w:cs="Times New Roman"/>
          <w:color w:val="252525"/>
          <w:szCs w:val="24"/>
          <w:shd w:val="clear" w:color="auto" w:fill="FFFFFF"/>
        </w:rPr>
        <w:t>at sender side</w:t>
      </w:r>
      <w:r w:rsidR="009154E5">
        <w:rPr>
          <w:rFonts w:eastAsia="Times New Roman" w:cs="Times New Roman"/>
          <w:color w:val="252525"/>
          <w:szCs w:val="24"/>
          <w:shd w:val="clear" w:color="auto" w:fill="FFFFFF"/>
        </w:rPr>
        <w:t>.</w:t>
      </w:r>
    </w:p>
    <w:p w14:paraId="310CBB25" w14:textId="77777777" w:rsidR="00384721" w:rsidRDefault="009154E5" w:rsidP="009154E5">
      <w:pPr>
        <w:pStyle w:val="Caption"/>
        <w:numPr>
          <w:ilvl w:val="0"/>
          <w:numId w:val="27"/>
        </w:numPr>
        <w:jc w:val="left"/>
        <w:rPr>
          <w:color w:val="000000" w:themeColor="text1"/>
        </w:rPr>
      </w:pPr>
      <w:r>
        <w:rPr>
          <w:color w:val="000000" w:themeColor="text1"/>
        </w:rPr>
        <w:t xml:space="preserve">Repeat 2-3 </w:t>
      </w:r>
      <w:r w:rsidR="00FE7AB9">
        <w:rPr>
          <w:color w:val="000000" w:themeColor="text1"/>
        </w:rPr>
        <w:t xml:space="preserve">steps </w:t>
      </w:r>
      <w:r>
        <w:rPr>
          <w:color w:val="000000" w:themeColor="text1"/>
        </w:rPr>
        <w:t>10 times</w:t>
      </w:r>
      <w:r w:rsidR="00E153E3">
        <w:rPr>
          <w:color w:val="000000" w:themeColor="text1"/>
        </w:rPr>
        <w:t>.</w:t>
      </w:r>
    </w:p>
    <w:p w14:paraId="5074387B" w14:textId="77777777" w:rsidR="00D04FE6" w:rsidRDefault="00E55718" w:rsidP="00D04FE6">
      <w:pPr>
        <w:spacing w:after="0" w:line="360" w:lineRule="auto"/>
        <w:rPr>
          <w:rFonts w:eastAsia="Times New Roman" w:cs="Times New Roman"/>
          <w:b/>
          <w:bCs/>
          <w:color w:val="252525"/>
          <w:szCs w:val="24"/>
          <w:shd w:val="clear" w:color="auto" w:fill="FFFFFF"/>
        </w:rPr>
      </w:pPr>
      <w:r>
        <w:rPr>
          <w:rFonts w:eastAsia="Times New Roman" w:cs="Times New Roman"/>
          <w:b/>
          <w:bCs/>
          <w:color w:val="252525"/>
          <w:szCs w:val="24"/>
          <w:shd w:val="clear" w:color="auto" w:fill="FFFFFF"/>
        </w:rPr>
        <w:t>Result and Analysis</w:t>
      </w:r>
    </w:p>
    <w:p w14:paraId="15A7AFD0" w14:textId="77777777" w:rsidR="004D01F8" w:rsidRPr="004D01F8" w:rsidRDefault="004D01F8" w:rsidP="004D01F8">
      <w:pPr>
        <w:pStyle w:val="Caption"/>
      </w:pPr>
    </w:p>
    <w:p w14:paraId="5D106BF8" w14:textId="77777777" w:rsidR="003B3445" w:rsidRDefault="00770DB3" w:rsidP="003B3445">
      <w:pPr>
        <w:pStyle w:val="Caption"/>
        <w:keepNext/>
      </w:pPr>
      <w:r>
        <w:rPr>
          <w:noProof/>
          <w:lang w:val="en-US" w:eastAsia="en-US"/>
        </w:rPr>
        <w:drawing>
          <wp:inline distT="0" distB="0" distL="0" distR="0" wp14:anchorId="37B4886C" wp14:editId="23E25F18">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A0AE5C7" w14:textId="77777777" w:rsidR="00E55718" w:rsidRDefault="003B3445" w:rsidP="003B3445">
      <w:pPr>
        <w:pStyle w:val="Caption"/>
        <w:rPr>
          <w:color w:val="000000" w:themeColor="text1"/>
        </w:rPr>
      </w:pPr>
      <w:bookmarkStart w:id="398" w:name="_Toc449450805"/>
      <w:bookmarkStart w:id="399" w:name="_Toc449949791"/>
      <w:proofErr w:type="gramStart"/>
      <w:r w:rsidRPr="00E80C6E">
        <w:rPr>
          <w:color w:val="000000" w:themeColor="text1"/>
        </w:rPr>
        <w:t xml:space="preserve">Figure </w:t>
      </w:r>
      <w:r w:rsidRPr="00E80C6E">
        <w:rPr>
          <w:color w:val="000000" w:themeColor="text1"/>
        </w:rPr>
        <w:fldChar w:fldCharType="begin"/>
      </w:r>
      <w:r w:rsidRPr="00E80C6E">
        <w:rPr>
          <w:color w:val="000000" w:themeColor="text1"/>
        </w:rPr>
        <w:instrText xml:space="preserve"> STYLEREF 1 \s </w:instrText>
      </w:r>
      <w:r w:rsidRPr="00E80C6E">
        <w:rPr>
          <w:color w:val="000000" w:themeColor="text1"/>
        </w:rPr>
        <w:fldChar w:fldCharType="separate"/>
      </w:r>
      <w:r w:rsidR="007C4420">
        <w:rPr>
          <w:noProof/>
          <w:color w:val="000000" w:themeColor="text1"/>
        </w:rPr>
        <w:t>6</w:t>
      </w:r>
      <w:r w:rsidRPr="00E80C6E">
        <w:rPr>
          <w:color w:val="000000" w:themeColor="text1"/>
        </w:rPr>
        <w:fldChar w:fldCharType="end"/>
      </w:r>
      <w:r w:rsidRPr="00E80C6E">
        <w:rPr>
          <w:color w:val="000000" w:themeColor="text1"/>
        </w:rPr>
        <w:t>.</w:t>
      </w:r>
      <w:proofErr w:type="gramEnd"/>
      <w:r w:rsidRPr="00E80C6E">
        <w:rPr>
          <w:color w:val="000000" w:themeColor="text1"/>
        </w:rPr>
        <w:fldChar w:fldCharType="begin"/>
      </w:r>
      <w:r w:rsidRPr="00E80C6E">
        <w:rPr>
          <w:color w:val="000000" w:themeColor="text1"/>
        </w:rPr>
        <w:instrText xml:space="preserve"> SEQ Figure \* ARABIC \s 1 </w:instrText>
      </w:r>
      <w:r w:rsidRPr="00E80C6E">
        <w:rPr>
          <w:color w:val="000000" w:themeColor="text1"/>
        </w:rPr>
        <w:fldChar w:fldCharType="separate"/>
      </w:r>
      <w:r w:rsidR="007C4420">
        <w:rPr>
          <w:noProof/>
          <w:color w:val="000000" w:themeColor="text1"/>
        </w:rPr>
        <w:t>11</w:t>
      </w:r>
      <w:r w:rsidRPr="00E80C6E">
        <w:rPr>
          <w:color w:val="000000" w:themeColor="text1"/>
        </w:rPr>
        <w:fldChar w:fldCharType="end"/>
      </w:r>
      <w:r w:rsidRPr="00E80C6E">
        <w:rPr>
          <w:color w:val="000000" w:themeColor="text1"/>
        </w:rPr>
        <w:t xml:space="preserve"> Result of Multi-App Experiment</w:t>
      </w:r>
      <w:bookmarkEnd w:id="398"/>
      <w:bookmarkEnd w:id="399"/>
    </w:p>
    <w:p w14:paraId="6F1DF794" w14:textId="77777777" w:rsidR="00E80C6E" w:rsidRPr="00E80C6E" w:rsidRDefault="00E80C6E" w:rsidP="00E80C6E"/>
    <w:p w14:paraId="6BAFE55E" w14:textId="77777777" w:rsidR="00426A23" w:rsidRPr="00426A23" w:rsidRDefault="00F50870" w:rsidP="00F50870">
      <w:pPr>
        <w:spacing w:line="360" w:lineRule="auto"/>
      </w:pPr>
      <w:r w:rsidRPr="00F50870">
        <w:t xml:space="preserve">As mentioned above, there are two apps use underlying service for </w:t>
      </w:r>
      <w:proofErr w:type="spellStart"/>
      <w:r w:rsidRPr="00F50870">
        <w:t>CoAP</w:t>
      </w:r>
      <w:proofErr w:type="spellEnd"/>
      <w:r w:rsidRPr="00F50870">
        <w:t xml:space="preserve"> communication. The Major app has a listener listening to the event of start test from the "Trigger App". After 10 times repeat, there are 10 sets of data available. As shown above, the average time cost of round trip in the "Major App" is always higher than the "Trigger App". Meanwhile, values of the "Trigger App" are fluctuant. </w:t>
      </w:r>
      <w:proofErr w:type="gramStart"/>
      <w:r w:rsidRPr="00F50870">
        <w:t>This result due to the competition of one communication channel.</w:t>
      </w:r>
      <w:proofErr w:type="gramEnd"/>
      <w:r w:rsidRPr="00F50870">
        <w:t xml:space="preserve"> Before the "Major App" gets broadcast, the "Trigger App" can push request into send thread without interrupt. Therefore, the trigger</w:t>
      </w:r>
      <w:r>
        <w:t xml:space="preserve"> always can finish task earlier</w:t>
      </w:r>
      <w:r w:rsidR="00426A23">
        <w:t>.</w:t>
      </w:r>
    </w:p>
    <w:p w14:paraId="55FF4A0C" w14:textId="77777777" w:rsidR="00472E7E" w:rsidRPr="00472E7E" w:rsidRDefault="00472E7E" w:rsidP="00177A7C">
      <w:pPr>
        <w:pStyle w:val="Heading2"/>
      </w:pPr>
      <w:bookmarkStart w:id="400" w:name="_Toc449949755"/>
      <w:r w:rsidRPr="00EE7F83">
        <w:t>6.4 Conclusion</w:t>
      </w:r>
      <w:bookmarkEnd w:id="400"/>
    </w:p>
    <w:p w14:paraId="3DC894C9" w14:textId="77777777" w:rsidR="00472E7E" w:rsidRPr="00472E7E" w:rsidRDefault="00AC4C34" w:rsidP="00C57EB0">
      <w:pPr>
        <w:spacing w:after="0" w:line="360" w:lineRule="auto"/>
        <w:rPr>
          <w:rFonts w:eastAsia="Times New Roman" w:cs="Times New Roman"/>
          <w:szCs w:val="24"/>
        </w:rPr>
      </w:pPr>
      <w:r w:rsidRPr="00AC4C34">
        <w:rPr>
          <w:rFonts w:eastAsia="Times New Roman" w:cs="Times New Roman"/>
          <w:color w:val="252525"/>
          <w:szCs w:val="24"/>
          <w:shd w:val="clear" w:color="auto" w:fill="FFFFFF"/>
        </w:rPr>
        <w:lastRenderedPageBreak/>
        <w:t>Based on the analysis of experiment results, we enhanced understanding of implementations of Android’s BLE. Meanwhile, we obtained more data about the performance of proposed architecture. In previous experiments, we tested our architecture’s performance in lightweight and medium weight payload communication. According to above analysis we get the following conclusion</w:t>
      </w:r>
      <w:r w:rsidR="00472E7E" w:rsidRPr="00472E7E">
        <w:rPr>
          <w:rFonts w:eastAsia="Times New Roman" w:cs="Times New Roman"/>
          <w:color w:val="252525"/>
          <w:szCs w:val="24"/>
          <w:shd w:val="clear" w:color="auto" w:fill="FFFFFF"/>
        </w:rPr>
        <w:t>:</w:t>
      </w:r>
    </w:p>
    <w:p w14:paraId="5300C879" w14:textId="77777777" w:rsidR="00472E7E" w:rsidRPr="00472E7E" w:rsidRDefault="00476AF2" w:rsidP="00476AF2">
      <w:pPr>
        <w:numPr>
          <w:ilvl w:val="0"/>
          <w:numId w:val="26"/>
        </w:numPr>
        <w:shd w:val="clear" w:color="auto" w:fill="FFFFFF"/>
        <w:spacing w:after="0" w:line="360" w:lineRule="auto"/>
        <w:textAlignment w:val="baseline"/>
        <w:rPr>
          <w:rFonts w:eastAsia="Times New Roman" w:cs="Times New Roman"/>
          <w:color w:val="252525"/>
          <w:szCs w:val="24"/>
        </w:rPr>
      </w:pPr>
      <w:r w:rsidRPr="00476AF2">
        <w:rPr>
          <w:rFonts w:eastAsia="Times New Roman" w:cs="Times New Roman"/>
          <w:color w:val="252525"/>
          <w:szCs w:val="24"/>
          <w:shd w:val="clear" w:color="auto" w:fill="FFFFFF"/>
        </w:rPr>
        <w:t xml:space="preserve">The minimum transfer time of proposed architecture is around 100ms. In single communication channel (one characteristic is used to transfer data), we have 16 bytes available to transfer </w:t>
      </w:r>
      <w:proofErr w:type="spellStart"/>
      <w:r w:rsidRPr="00476AF2">
        <w:rPr>
          <w:rFonts w:eastAsia="Times New Roman" w:cs="Times New Roman"/>
          <w:color w:val="252525"/>
          <w:szCs w:val="24"/>
          <w:shd w:val="clear" w:color="auto" w:fill="FFFFFF"/>
        </w:rPr>
        <w:t>CoAP</w:t>
      </w:r>
      <w:proofErr w:type="spellEnd"/>
      <w:r w:rsidRPr="00476AF2">
        <w:rPr>
          <w:rFonts w:eastAsia="Times New Roman" w:cs="Times New Roman"/>
          <w:color w:val="252525"/>
          <w:szCs w:val="24"/>
          <w:shd w:val="clear" w:color="auto" w:fill="FFFFFF"/>
        </w:rPr>
        <w:t xml:space="preserve"> message (more details in pocket design subchapter). Therefore, in current architecture, we have 10*16 byte/s data rate</w:t>
      </w:r>
      <w:r w:rsidR="00472E7E" w:rsidRPr="00472E7E">
        <w:rPr>
          <w:rFonts w:eastAsia="Times New Roman" w:cs="Times New Roman"/>
          <w:color w:val="252525"/>
          <w:szCs w:val="24"/>
          <w:shd w:val="clear" w:color="auto" w:fill="FFFFFF"/>
        </w:rPr>
        <w:t xml:space="preserve">. </w:t>
      </w:r>
    </w:p>
    <w:p w14:paraId="6017A18C" w14:textId="77777777" w:rsidR="00472E7E" w:rsidRPr="00472E7E" w:rsidRDefault="00B14976" w:rsidP="00B14976">
      <w:pPr>
        <w:numPr>
          <w:ilvl w:val="0"/>
          <w:numId w:val="26"/>
        </w:numPr>
        <w:shd w:val="clear" w:color="auto" w:fill="FFFFFF"/>
        <w:spacing w:after="0" w:line="360" w:lineRule="auto"/>
        <w:textAlignment w:val="baseline"/>
        <w:rPr>
          <w:rFonts w:eastAsia="Times New Roman" w:cs="Times New Roman"/>
          <w:color w:val="252525"/>
          <w:szCs w:val="24"/>
        </w:rPr>
      </w:pPr>
      <w:r w:rsidRPr="00B14976">
        <w:rPr>
          <w:rFonts w:eastAsia="Times New Roman" w:cs="Times New Roman" w:hint="eastAsia"/>
          <w:color w:val="252525"/>
          <w:szCs w:val="24"/>
          <w:shd w:val="clear" w:color="auto" w:fill="FFFFFF"/>
        </w:rPr>
        <w:t>“</w:t>
      </w:r>
      <w:r w:rsidRPr="00B14976">
        <w:rPr>
          <w:rFonts w:eastAsia="Times New Roman" w:cs="Times New Roman"/>
          <w:color w:val="252525"/>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is most likely to be the reason of constant fluctuation when we send data with different latency</w:t>
      </w:r>
      <w:r w:rsidR="00472E7E" w:rsidRPr="00472E7E">
        <w:rPr>
          <w:rFonts w:eastAsia="Times New Roman" w:cs="Times New Roman"/>
          <w:color w:val="252525"/>
          <w:szCs w:val="24"/>
          <w:shd w:val="clear" w:color="auto" w:fill="FFFFFF"/>
        </w:rPr>
        <w:t>.</w:t>
      </w:r>
    </w:p>
    <w:p w14:paraId="059D5EAA" w14:textId="77777777" w:rsidR="00F77291" w:rsidRDefault="00A85081" w:rsidP="00A85081">
      <w:pPr>
        <w:numPr>
          <w:ilvl w:val="0"/>
          <w:numId w:val="26"/>
        </w:numPr>
        <w:shd w:val="clear" w:color="auto" w:fill="FFFFFF"/>
        <w:spacing w:after="0" w:line="360" w:lineRule="auto"/>
        <w:textAlignment w:val="baseline"/>
        <w:rPr>
          <w:rFonts w:eastAsia="Times New Roman" w:cs="Times New Roman"/>
          <w:color w:val="252525"/>
          <w:szCs w:val="24"/>
          <w:shd w:val="clear" w:color="auto" w:fill="FFFFFF"/>
        </w:rPr>
      </w:pPr>
      <w:r w:rsidRPr="00A85081">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peripheral mode in Android device. It is not surprising to get bad performance from the new feature. We expect the experiment result can be improved on new Android device with latest API and BLE hardware</w:t>
      </w:r>
      <w:r w:rsidR="00472E7E" w:rsidRPr="00472E7E">
        <w:rPr>
          <w:rFonts w:eastAsia="Times New Roman" w:cs="Times New Roman"/>
          <w:color w:val="252525"/>
          <w:szCs w:val="24"/>
          <w:shd w:val="clear" w:color="auto" w:fill="FFFFFF"/>
        </w:rPr>
        <w:t>.</w:t>
      </w:r>
      <w:r w:rsidR="00F77291">
        <w:rPr>
          <w:rFonts w:eastAsia="Times New Roman" w:cs="Times New Roman"/>
          <w:color w:val="252525"/>
          <w:szCs w:val="24"/>
          <w:shd w:val="clear" w:color="auto" w:fill="FFFFFF"/>
        </w:rPr>
        <w:t xml:space="preserve"> </w:t>
      </w:r>
    </w:p>
    <w:p w14:paraId="01455B54" w14:textId="77777777" w:rsidR="009052BF" w:rsidRDefault="005774D6" w:rsidP="005774D6">
      <w:pPr>
        <w:pStyle w:val="Caption"/>
        <w:numPr>
          <w:ilvl w:val="0"/>
          <w:numId w:val="26"/>
        </w:numPr>
        <w:spacing w:line="360" w:lineRule="auto"/>
        <w:jc w:val="left"/>
        <w:rPr>
          <w:color w:val="000000" w:themeColor="text1"/>
        </w:rPr>
      </w:pPr>
      <w:r w:rsidRPr="005774D6">
        <w:rPr>
          <w:color w:val="000000" w:themeColor="text1"/>
        </w:rPr>
        <w:t xml:space="preserve">Because a single message queue and send thread are used to send data in underlying architecture, </w:t>
      </w:r>
      <w:r w:rsidR="000C5CDD" w:rsidRPr="005774D6">
        <w:rPr>
          <w:color w:val="000000" w:themeColor="text1"/>
        </w:rPr>
        <w:t>the</w:t>
      </w:r>
      <w:r w:rsidRPr="005774D6">
        <w:rPr>
          <w:color w:val="000000" w:themeColor="text1"/>
        </w:rPr>
        <w:t xml:space="preserve"> competition of send messages will influence the send time of a message</w:t>
      </w:r>
      <w:r w:rsidR="00461BCA" w:rsidRPr="00461BCA">
        <w:rPr>
          <w:color w:val="000000" w:themeColor="text1"/>
        </w:rPr>
        <w:t xml:space="preserve">. </w:t>
      </w:r>
    </w:p>
    <w:p w14:paraId="5CCD6880" w14:textId="77777777" w:rsidR="003A05AB" w:rsidRDefault="003A05AB" w:rsidP="003A05AB"/>
    <w:p w14:paraId="4F2EDF2D" w14:textId="77777777" w:rsidR="003A05AB" w:rsidRDefault="003A05AB" w:rsidP="003A05AB">
      <w:pPr>
        <w:pStyle w:val="Caption"/>
      </w:pPr>
    </w:p>
    <w:p w14:paraId="54349D22" w14:textId="77777777" w:rsidR="003A05AB" w:rsidRDefault="003A05AB" w:rsidP="003A05AB"/>
    <w:p w14:paraId="017D0EC0" w14:textId="77777777" w:rsidR="003A05AB" w:rsidRDefault="003A05AB" w:rsidP="003A05AB">
      <w:pPr>
        <w:pStyle w:val="Caption"/>
      </w:pPr>
    </w:p>
    <w:p w14:paraId="35AB96B8" w14:textId="77777777" w:rsidR="003A05AB" w:rsidRDefault="003A05AB" w:rsidP="003A05AB"/>
    <w:p w14:paraId="12C1E8D0" w14:textId="77777777" w:rsidR="003A05AB" w:rsidRDefault="003A05AB" w:rsidP="003A05AB">
      <w:pPr>
        <w:pStyle w:val="Caption"/>
      </w:pPr>
    </w:p>
    <w:p w14:paraId="340D3BF2" w14:textId="77777777" w:rsidR="003A05AB" w:rsidRDefault="003A05AB" w:rsidP="003A05AB"/>
    <w:p w14:paraId="7AC17838" w14:textId="77777777" w:rsidR="003A05AB" w:rsidRDefault="003A05AB" w:rsidP="003A05AB">
      <w:pPr>
        <w:pStyle w:val="Caption"/>
      </w:pPr>
    </w:p>
    <w:p w14:paraId="6B2DFD38" w14:textId="77777777" w:rsidR="003A05AB" w:rsidRDefault="003A05AB" w:rsidP="003A05AB"/>
    <w:p w14:paraId="5E58375E" w14:textId="77777777" w:rsidR="009052BF" w:rsidRPr="009052BF" w:rsidRDefault="009052BF" w:rsidP="00A656CB">
      <w:pPr>
        <w:pStyle w:val="Caption"/>
        <w:jc w:val="left"/>
      </w:pPr>
    </w:p>
    <w:p w14:paraId="7950EBE2" w14:textId="77777777" w:rsidR="009052BF" w:rsidRDefault="009052BF" w:rsidP="009052BF">
      <w:pPr>
        <w:pStyle w:val="Heading1"/>
        <w:rPr>
          <w:rFonts w:eastAsiaTheme="minorEastAsia"/>
        </w:rPr>
      </w:pPr>
      <w:bookmarkStart w:id="401" w:name="_Toc449949756"/>
      <w:r>
        <w:rPr>
          <w:rFonts w:eastAsiaTheme="minorEastAsia"/>
        </w:rPr>
        <w:lastRenderedPageBreak/>
        <w:t>SUMMARY AND CONTRIBUTION</w:t>
      </w:r>
      <w:bookmarkEnd w:id="401"/>
    </w:p>
    <w:p w14:paraId="30763C08" w14:textId="77777777"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 xml:space="preserve">With the development of </w:t>
      </w:r>
      <w:proofErr w:type="spellStart"/>
      <w:r w:rsidRPr="004B65C5">
        <w:rPr>
          <w:rFonts w:eastAsia="Times New Roman" w:cs="Times New Roman"/>
          <w:color w:val="252525"/>
          <w:szCs w:val="24"/>
          <w:shd w:val="clear" w:color="auto" w:fill="FFFFFF"/>
        </w:rPr>
        <w:t>IoT</w:t>
      </w:r>
      <w:proofErr w:type="spellEnd"/>
      <w:r w:rsidRPr="004B65C5">
        <w:rPr>
          <w:rFonts w:eastAsia="Times New Roman" w:cs="Times New Roman"/>
          <w:color w:val="252525"/>
          <w:szCs w:val="24"/>
          <w:shd w:val="clear" w:color="auto" w:fill="FFFFFF"/>
        </w:rPr>
        <w:t xml:space="preserve">, more and more small sensors are involved in data collecting. However, different protocols and hardware limitations make communications between devices becomes more and more difficult. To overcome those limitations, the research proposed architecture to grant </w:t>
      </w:r>
      <w:proofErr w:type="spellStart"/>
      <w:r w:rsidRPr="004B65C5">
        <w:rPr>
          <w:rFonts w:eastAsia="Times New Roman" w:cs="Times New Roman"/>
          <w:color w:val="252525"/>
          <w:szCs w:val="24"/>
          <w:shd w:val="clear" w:color="auto" w:fill="FFFFFF"/>
        </w:rPr>
        <w:t>CoAP</w:t>
      </w:r>
      <w:proofErr w:type="spellEnd"/>
      <w:r w:rsidRPr="004B65C5">
        <w:rPr>
          <w:rFonts w:eastAsia="Times New Roman" w:cs="Times New Roman"/>
          <w:color w:val="252525"/>
          <w:szCs w:val="24"/>
          <w:shd w:val="clear" w:color="auto" w:fill="FFFFFF"/>
        </w:rPr>
        <w:t xml:space="preserve"> in BLE and the potential to support other WPAN technologies.</w:t>
      </w:r>
    </w:p>
    <w:p w14:paraId="42E9CD5B" w14:textId="77777777" w:rsidR="004B65C5" w:rsidRPr="004B65C5" w:rsidRDefault="004B65C5" w:rsidP="004B65C5">
      <w:pPr>
        <w:spacing w:line="360" w:lineRule="auto"/>
        <w:rPr>
          <w:rFonts w:eastAsia="Times New Roman" w:cs="Times New Roman"/>
          <w:color w:val="252525"/>
          <w:szCs w:val="24"/>
          <w:shd w:val="clear" w:color="auto" w:fill="FFFFFF"/>
        </w:rPr>
      </w:pPr>
    </w:p>
    <w:p w14:paraId="1E77FCB8" w14:textId="77777777" w:rsidR="004B65C5" w:rsidRP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 xml:space="preserve">In terms of design and architecture, the proposed architecture consists of two layers. The application layer provides an interface to send and receive </w:t>
      </w:r>
      <w:proofErr w:type="spellStart"/>
      <w:r w:rsidRPr="004B65C5">
        <w:rPr>
          <w:rFonts w:eastAsia="Times New Roman" w:cs="Times New Roman"/>
          <w:color w:val="252525"/>
          <w:szCs w:val="24"/>
          <w:shd w:val="clear" w:color="auto" w:fill="FFFFFF"/>
        </w:rPr>
        <w:t>CoAP</w:t>
      </w:r>
      <w:proofErr w:type="spellEnd"/>
      <w:r w:rsidRPr="004B65C5">
        <w:rPr>
          <w:rFonts w:eastAsia="Times New Roman" w:cs="Times New Roman"/>
          <w:color w:val="252525"/>
          <w:szCs w:val="24"/>
          <w:shd w:val="clear" w:color="auto" w:fill="FFFFFF"/>
        </w:rPr>
        <w:t xml:space="preserve"> message as well as message management. The network layer implements underlying logics of assembling and disassemble </w:t>
      </w:r>
      <w:proofErr w:type="spellStart"/>
      <w:r w:rsidRPr="004B65C5">
        <w:rPr>
          <w:rFonts w:eastAsia="Times New Roman" w:cs="Times New Roman"/>
          <w:color w:val="252525"/>
          <w:szCs w:val="24"/>
          <w:shd w:val="clear" w:color="auto" w:fill="FFFFFF"/>
        </w:rPr>
        <w:t>CoAP</w:t>
      </w:r>
      <w:proofErr w:type="spellEnd"/>
      <w:r w:rsidRPr="004B65C5">
        <w:rPr>
          <w:rFonts w:eastAsia="Times New Roman" w:cs="Times New Roman"/>
          <w:color w:val="252525"/>
          <w:szCs w:val="24"/>
          <w:shd w:val="clear" w:color="auto" w:fill="FFFFFF"/>
        </w:rPr>
        <w:t xml:space="preserve"> message on the top of Bluetooth Low Energy’s GATT service. The architecture uses two parameters (user id and app id) to identify different communication instance. In order make the architecture works as a background service to serve one or more Apps in one physical </w:t>
      </w:r>
      <w:proofErr w:type="gramStart"/>
      <w:r w:rsidRPr="004B65C5">
        <w:rPr>
          <w:rFonts w:eastAsia="Times New Roman" w:cs="Times New Roman"/>
          <w:color w:val="252525"/>
          <w:szCs w:val="24"/>
          <w:shd w:val="clear" w:color="auto" w:fill="FFFFFF"/>
        </w:rPr>
        <w:t>device,</w:t>
      </w:r>
      <w:proofErr w:type="gramEnd"/>
      <w:r w:rsidRPr="004B65C5">
        <w:rPr>
          <w:rFonts w:eastAsia="Times New Roman" w:cs="Times New Roman"/>
          <w:color w:val="252525"/>
          <w:szCs w:val="24"/>
          <w:shd w:val="clear" w:color="auto" w:fill="FFFFFF"/>
        </w:rPr>
        <w:t xml:space="preserve"> special packet format and communication principles are designed for the proposed architecture.</w:t>
      </w:r>
    </w:p>
    <w:p w14:paraId="7C26DE74" w14:textId="77777777" w:rsidR="004B65C5" w:rsidRPr="004B65C5" w:rsidRDefault="004B65C5" w:rsidP="004B65C5">
      <w:pPr>
        <w:spacing w:line="360" w:lineRule="auto"/>
        <w:rPr>
          <w:rFonts w:eastAsia="Times New Roman" w:cs="Times New Roman"/>
          <w:color w:val="252525"/>
          <w:szCs w:val="24"/>
          <w:shd w:val="clear" w:color="auto" w:fill="FFFFFF"/>
        </w:rPr>
      </w:pPr>
    </w:p>
    <w:p w14:paraId="7A311082" w14:textId="77777777" w:rsid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 xml:space="preserve">In terms of implementation, </w:t>
      </w:r>
      <w:proofErr w:type="gramStart"/>
      <w:r w:rsidRPr="004B65C5">
        <w:rPr>
          <w:rFonts w:eastAsia="Times New Roman" w:cs="Times New Roman"/>
          <w:color w:val="252525"/>
          <w:szCs w:val="24"/>
          <w:shd w:val="clear" w:color="auto" w:fill="FFFFFF"/>
        </w:rPr>
        <w:t>the I</w:t>
      </w:r>
      <w:proofErr w:type="gramEnd"/>
      <w:r w:rsidRPr="004B65C5">
        <w:rPr>
          <w:rFonts w:eastAsia="Times New Roman" w:cs="Times New Roman"/>
          <w:color w:val="252525"/>
          <w:szCs w:val="24"/>
          <w:shd w:val="clear" w:color="auto" w:fill="FFFFFF"/>
        </w:rPr>
        <w:t xml:space="preserve"> adopt Mono to develop the proposed architecture. Mono is a software platform developed by </w:t>
      </w:r>
      <w:proofErr w:type="spellStart"/>
      <w:r w:rsidRPr="004B65C5">
        <w:rPr>
          <w:rFonts w:eastAsia="Times New Roman" w:cs="Times New Roman"/>
          <w:color w:val="252525"/>
          <w:szCs w:val="24"/>
          <w:shd w:val="clear" w:color="auto" w:fill="FFFFFF"/>
        </w:rPr>
        <w:t>Xamarin</w:t>
      </w:r>
      <w:proofErr w:type="spellEnd"/>
      <w:r w:rsidRPr="004B65C5">
        <w:rPr>
          <w:rFonts w:eastAsia="Times New Roman" w:cs="Times New Roman"/>
          <w:color w:val="252525"/>
          <w:szCs w:val="24"/>
          <w:shd w:val="clear" w:color="auto" w:fill="FFFFFF"/>
        </w:rPr>
        <w:t xml:space="preserve"> for cross-platform application development in C#. It is adopted to develop the proposed architecture. There are two stages in the implementation. In the first stage, I developed the underlying network layer for Bluetooth Low Energy for Android and involved in the definition of the application layer. In the second stage, developed </w:t>
      </w:r>
      <w:proofErr w:type="gramStart"/>
      <w:r w:rsidRPr="004B65C5">
        <w:rPr>
          <w:rFonts w:eastAsia="Times New Roman" w:cs="Times New Roman"/>
          <w:color w:val="252525"/>
          <w:szCs w:val="24"/>
          <w:shd w:val="clear" w:color="auto" w:fill="FFFFFF"/>
        </w:rPr>
        <w:t>two test</w:t>
      </w:r>
      <w:proofErr w:type="gramEnd"/>
      <w:r w:rsidRPr="004B65C5">
        <w:rPr>
          <w:rFonts w:eastAsia="Times New Roman" w:cs="Times New Roman"/>
          <w:color w:val="252525"/>
          <w:szCs w:val="24"/>
          <w:shd w:val="clear" w:color="auto" w:fill="FFFFFF"/>
        </w:rPr>
        <w:t xml:space="preserve"> program for experiments. They are major app and trigger app. The trigger app only used in the last experiment to test the performance of background running service when it serves multiple apps.</w:t>
      </w:r>
    </w:p>
    <w:p w14:paraId="47533B8B" w14:textId="77777777" w:rsidR="00070111" w:rsidRPr="00070111" w:rsidRDefault="00070111" w:rsidP="00070111">
      <w:pPr>
        <w:pStyle w:val="Caption"/>
      </w:pPr>
    </w:p>
    <w:p w14:paraId="5F202820" w14:textId="77777777" w:rsidR="004B65C5" w:rsidRDefault="004B65C5" w:rsidP="004B65C5">
      <w:pPr>
        <w:spacing w:line="360" w:lineRule="auto"/>
        <w:rPr>
          <w:rFonts w:eastAsia="Times New Roman" w:cs="Times New Roman"/>
          <w:color w:val="252525"/>
          <w:szCs w:val="24"/>
          <w:shd w:val="clear" w:color="auto" w:fill="FFFFFF"/>
        </w:rPr>
      </w:pPr>
      <w:r w:rsidRPr="004B65C5">
        <w:rPr>
          <w:rFonts w:eastAsia="Times New Roman" w:cs="Times New Roman"/>
          <w:color w:val="252525"/>
          <w:szCs w:val="24"/>
          <w:shd w:val="clear" w:color="auto" w:fill="FFFFFF"/>
        </w:rPr>
        <w:t xml:space="preserve">In order to test the performance of the proposed architecture, I proposed four experiments. Those experiments revealed cost and limitations of the proposed architecture on the top of BLE’s GATT service.  The first experiment shows when sending a message with interval messages may have consistent fluctuation. The second experiment shows the latency of sending a message </w:t>
      </w:r>
      <w:r w:rsidRPr="004B65C5">
        <w:rPr>
          <w:rFonts w:eastAsia="Times New Roman" w:cs="Times New Roman"/>
          <w:color w:val="252525"/>
          <w:szCs w:val="24"/>
          <w:shd w:val="clear" w:color="auto" w:fill="FFFFFF"/>
        </w:rPr>
        <w:lastRenderedPageBreak/>
        <w:t xml:space="preserve">increase linearly with the increasing size of BLE packets. The third experiment shows there is no </w:t>
      </w:r>
      <w:proofErr w:type="spellStart"/>
      <w:r w:rsidRPr="004B65C5">
        <w:rPr>
          <w:rFonts w:eastAsia="Times New Roman" w:cs="Times New Roman"/>
          <w:color w:val="252525"/>
          <w:szCs w:val="24"/>
          <w:shd w:val="clear" w:color="auto" w:fill="FFFFFF"/>
        </w:rPr>
        <w:t>significate</w:t>
      </w:r>
      <w:proofErr w:type="spellEnd"/>
      <w:r w:rsidRPr="004B65C5">
        <w:rPr>
          <w:rFonts w:eastAsia="Times New Roman" w:cs="Times New Roman"/>
          <w:color w:val="252525"/>
          <w:szCs w:val="24"/>
          <w:shd w:val="clear" w:color="auto" w:fill="FFFFFF"/>
        </w:rPr>
        <w:t xml:space="preserve"> of time cost difference between send one-way and round trip messages in the proposed architecture. Meanwhile, there are random fluctuations. The fourth experiment shows </w:t>
      </w:r>
      <w:proofErr w:type="gramStart"/>
      <w:r w:rsidRPr="004B65C5">
        <w:rPr>
          <w:rFonts w:eastAsia="Times New Roman" w:cs="Times New Roman"/>
          <w:color w:val="252525"/>
          <w:szCs w:val="24"/>
          <w:shd w:val="clear" w:color="auto" w:fill="FFFFFF"/>
        </w:rPr>
        <w:t>competitions happens</w:t>
      </w:r>
      <w:proofErr w:type="gramEnd"/>
      <w:r w:rsidRPr="004B65C5">
        <w:rPr>
          <w:rFonts w:eastAsia="Times New Roman" w:cs="Times New Roman"/>
          <w:color w:val="252525"/>
          <w:szCs w:val="24"/>
          <w:shd w:val="clear" w:color="auto" w:fill="FFFFFF"/>
        </w:rPr>
        <w:t xml:space="preserve"> when multiple apps try to send messages at the same time.  </w:t>
      </w:r>
    </w:p>
    <w:p w14:paraId="6FB02B4A" w14:textId="77777777" w:rsidR="000A41CC" w:rsidRPr="000A41CC" w:rsidRDefault="000A41CC" w:rsidP="000A41CC">
      <w:pPr>
        <w:pStyle w:val="Caption"/>
      </w:pPr>
    </w:p>
    <w:p w14:paraId="5479A3A7" w14:textId="77777777" w:rsidR="001152C9" w:rsidRDefault="004B65C5" w:rsidP="004B65C5">
      <w:pPr>
        <w:spacing w:line="360" w:lineRule="auto"/>
      </w:pPr>
      <w:r w:rsidRPr="004B65C5">
        <w:rPr>
          <w:rFonts w:eastAsia="Times New Roman" w:cs="Times New Roman"/>
          <w:color w:val="252525"/>
          <w:szCs w:val="24"/>
          <w:shd w:val="clear" w:color="auto" w:fill="FFFFFF"/>
        </w:rPr>
        <w:t xml:space="preserve">In conclusion, the proposed architecture works on BLE. Although, there are some limitations and restrictions it achieved to send </w:t>
      </w:r>
      <w:proofErr w:type="spellStart"/>
      <w:r w:rsidRPr="004B65C5">
        <w:rPr>
          <w:rFonts w:eastAsia="Times New Roman" w:cs="Times New Roman"/>
          <w:color w:val="252525"/>
          <w:szCs w:val="24"/>
          <w:shd w:val="clear" w:color="auto" w:fill="FFFFFF"/>
        </w:rPr>
        <w:t>CoAP</w:t>
      </w:r>
      <w:proofErr w:type="spellEnd"/>
      <w:r w:rsidRPr="004B65C5">
        <w:rPr>
          <w:rFonts w:eastAsia="Times New Roman" w:cs="Times New Roman"/>
          <w:color w:val="252525"/>
          <w:szCs w:val="24"/>
          <w:shd w:val="clear" w:color="auto" w:fill="FFFFFF"/>
        </w:rPr>
        <w:t xml:space="preserve"> message in BLE and serve multiple APPs </w:t>
      </w:r>
      <w:r>
        <w:rPr>
          <w:rFonts w:eastAsia="Times New Roman" w:cs="Times New Roman"/>
          <w:color w:val="252525"/>
          <w:szCs w:val="24"/>
          <w:shd w:val="clear" w:color="auto" w:fill="FFFFFF"/>
        </w:rPr>
        <w:t>as a background running service</w:t>
      </w:r>
      <w:r w:rsidR="00701CD5">
        <w:t>.</w:t>
      </w:r>
    </w:p>
    <w:p w14:paraId="59881B8D" w14:textId="77777777" w:rsidR="003A05AB" w:rsidRDefault="003A05AB" w:rsidP="003A05AB">
      <w:pPr>
        <w:pStyle w:val="Caption"/>
      </w:pPr>
    </w:p>
    <w:p w14:paraId="5595E0EA" w14:textId="77777777" w:rsidR="003A05AB" w:rsidRDefault="003A05AB" w:rsidP="003A05AB"/>
    <w:p w14:paraId="71E2520A" w14:textId="77777777" w:rsidR="003A05AB" w:rsidRDefault="003A05AB" w:rsidP="003A05AB">
      <w:pPr>
        <w:pStyle w:val="Caption"/>
      </w:pPr>
    </w:p>
    <w:p w14:paraId="12722C17" w14:textId="77777777" w:rsidR="003A05AB" w:rsidRDefault="003A05AB" w:rsidP="003A05AB"/>
    <w:p w14:paraId="41123BE8" w14:textId="77777777" w:rsidR="003A05AB" w:rsidRDefault="003A05AB" w:rsidP="003A05AB">
      <w:pPr>
        <w:pStyle w:val="Caption"/>
      </w:pPr>
    </w:p>
    <w:p w14:paraId="73910D0B" w14:textId="77777777" w:rsidR="003A05AB" w:rsidRDefault="003A05AB" w:rsidP="003A05AB"/>
    <w:p w14:paraId="1EAE5011" w14:textId="77777777" w:rsidR="003A05AB" w:rsidRDefault="003A05AB" w:rsidP="003A05AB">
      <w:pPr>
        <w:pStyle w:val="Caption"/>
      </w:pPr>
    </w:p>
    <w:p w14:paraId="20425366" w14:textId="77777777" w:rsidR="003A05AB" w:rsidRDefault="003A05AB" w:rsidP="003A05AB"/>
    <w:p w14:paraId="2B8644E0" w14:textId="77777777" w:rsidR="003A05AB" w:rsidRDefault="003A05AB" w:rsidP="003A05AB">
      <w:pPr>
        <w:pStyle w:val="Caption"/>
      </w:pPr>
    </w:p>
    <w:p w14:paraId="590D1087" w14:textId="77777777" w:rsidR="003A05AB" w:rsidRDefault="003A05AB" w:rsidP="003A05AB"/>
    <w:p w14:paraId="653FEC00" w14:textId="77777777" w:rsidR="003A05AB" w:rsidRDefault="003A05AB" w:rsidP="003A05AB">
      <w:pPr>
        <w:pStyle w:val="Caption"/>
      </w:pPr>
    </w:p>
    <w:p w14:paraId="604D977C" w14:textId="77777777" w:rsidR="003A05AB" w:rsidRDefault="003A05AB" w:rsidP="003A05AB"/>
    <w:p w14:paraId="1BB967EF" w14:textId="77777777" w:rsidR="003A05AB" w:rsidRDefault="003A05AB" w:rsidP="003A05AB">
      <w:pPr>
        <w:pStyle w:val="Caption"/>
      </w:pPr>
    </w:p>
    <w:p w14:paraId="32D50747" w14:textId="77777777" w:rsidR="003A05AB" w:rsidRDefault="003A05AB" w:rsidP="003A05AB"/>
    <w:p w14:paraId="31850543" w14:textId="77777777" w:rsidR="003A05AB" w:rsidRDefault="003A05AB" w:rsidP="003A05AB">
      <w:pPr>
        <w:pStyle w:val="Caption"/>
      </w:pPr>
    </w:p>
    <w:p w14:paraId="5727A658" w14:textId="77777777" w:rsidR="003A05AB" w:rsidRPr="003A05AB" w:rsidRDefault="003A05AB" w:rsidP="003A05AB"/>
    <w:p w14:paraId="272550FE" w14:textId="77777777" w:rsidR="005A55FD" w:rsidRPr="005A55FD" w:rsidRDefault="005A55FD" w:rsidP="005A55FD"/>
    <w:p w14:paraId="5DA0DDA3" w14:textId="77777777" w:rsidR="009052BF" w:rsidRPr="00384721" w:rsidRDefault="009052BF" w:rsidP="00384721">
      <w:pPr>
        <w:pStyle w:val="Heading1"/>
        <w:rPr>
          <w:rFonts w:eastAsiaTheme="minorEastAsia"/>
        </w:rPr>
      </w:pPr>
      <w:bookmarkStart w:id="402" w:name="_Toc449949757"/>
      <w:r>
        <w:rPr>
          <w:rFonts w:eastAsiaTheme="minorEastAsia"/>
        </w:rPr>
        <w:lastRenderedPageBreak/>
        <w:t>FUTURE WORKS</w:t>
      </w:r>
      <w:bookmarkEnd w:id="402"/>
    </w:p>
    <w:p w14:paraId="7F63AD59" w14:textId="77777777" w:rsidR="00F96A26" w:rsidRDefault="00F96A26" w:rsidP="00F96A26">
      <w:pPr>
        <w:spacing w:line="360" w:lineRule="auto"/>
      </w:pPr>
      <w:r>
        <w:t xml:space="preserve">To further improve the performance of the proposed architecture. The architecture </w:t>
      </w:r>
      <w:proofErr w:type="gramStart"/>
      <w:r>
        <w:t>is expected to be improved</w:t>
      </w:r>
      <w:proofErr w:type="gramEnd"/>
      <w:r>
        <w:t xml:space="preserve"> in the following aspects.</w:t>
      </w:r>
    </w:p>
    <w:p w14:paraId="2DFE2831" w14:textId="77777777" w:rsidR="00F96A26" w:rsidRDefault="00A05D07" w:rsidP="00A05D07">
      <w:pPr>
        <w:pStyle w:val="Heading2"/>
      </w:pPr>
      <w:bookmarkStart w:id="403" w:name="_Toc449949758"/>
      <w:r>
        <w:t>8.1 Data R</w:t>
      </w:r>
      <w:r w:rsidR="00F96A26">
        <w:t>ate</w:t>
      </w:r>
      <w:bookmarkEnd w:id="403"/>
    </w:p>
    <w:p w14:paraId="0A58B932" w14:textId="77777777" w:rsidR="00F96A26" w:rsidRDefault="00F96A26" w:rsidP="00F96A26">
      <w:pPr>
        <w:spacing w:line="360" w:lineRule="auto"/>
      </w:pPr>
      <w:r>
        <w:t xml:space="preserve">As shown in experiment, the average time to send out a </w:t>
      </w:r>
      <w:proofErr w:type="spellStart"/>
      <w:r>
        <w:t>CoAP</w:t>
      </w:r>
      <w:proofErr w:type="spellEnd"/>
      <w:r>
        <w:t xml:space="preserve"> header cost 100ms in the current implementation.   </w:t>
      </w:r>
    </w:p>
    <w:p w14:paraId="08C55B08" w14:textId="77777777" w:rsidR="00F96A26" w:rsidRDefault="00A05D07" w:rsidP="00A05D07">
      <w:pPr>
        <w:pStyle w:val="Heading2"/>
      </w:pPr>
      <w:bookmarkStart w:id="404" w:name="_Toc449949759"/>
      <w:r>
        <w:t>8.2 Availability and Partition T</w:t>
      </w:r>
      <w:r w:rsidR="00F96A26">
        <w:t>olerance</w:t>
      </w:r>
      <w:bookmarkEnd w:id="404"/>
    </w:p>
    <w:p w14:paraId="1641E74C" w14:textId="77777777" w:rsidR="00F96A26" w:rsidRDefault="00F96A26" w:rsidP="00F96A26">
      <w:pPr>
        <w:spacing w:line="360" w:lineRule="auto"/>
      </w:pPr>
      <w:r>
        <w:t xml:space="preserve">In order to achieve maximum availability and partition tolerance, the current implementation lost connection event triggers a reconnect action. However, the auto-reconnect is not enough. In the further development, I expect the system can listen to nearby paired devices and publish a connection whenever they are close enough. </w:t>
      </w:r>
    </w:p>
    <w:p w14:paraId="79531A95" w14:textId="77777777" w:rsidR="00F96A26" w:rsidRDefault="00F96A26" w:rsidP="00F96A26">
      <w:pPr>
        <w:spacing w:line="360" w:lineRule="auto"/>
      </w:pPr>
      <w:r>
        <w:t xml:space="preserve">On the other hand, data cache mode </w:t>
      </w:r>
      <w:proofErr w:type="gramStart"/>
      <w:r>
        <w:t>is also expected to be implemented</w:t>
      </w:r>
      <w:proofErr w:type="gramEnd"/>
      <w:r>
        <w:t xml:space="preserve"> to guarantee data availability.</w:t>
      </w:r>
    </w:p>
    <w:p w14:paraId="042FCD61" w14:textId="77777777" w:rsidR="00F96A26" w:rsidRDefault="00A05D07" w:rsidP="00A05D07">
      <w:pPr>
        <w:pStyle w:val="Heading2"/>
      </w:pPr>
      <w:bookmarkStart w:id="405" w:name="_Toc449949760"/>
      <w:r>
        <w:t>8.3 Cross-P</w:t>
      </w:r>
      <w:r w:rsidR="00F96A26">
        <w:t xml:space="preserve">latform and </w:t>
      </w:r>
      <w:r>
        <w:t>Underlying T</w:t>
      </w:r>
      <w:r w:rsidR="00F96A26">
        <w:t>echnology</w:t>
      </w:r>
      <w:bookmarkEnd w:id="405"/>
    </w:p>
    <w:p w14:paraId="38E6B078" w14:textId="77777777" w:rsidR="00F96A26" w:rsidRDefault="00F96A26" w:rsidP="00F96A26">
      <w:pPr>
        <w:spacing w:line="360" w:lineRule="auto"/>
      </w:pPr>
      <w:r>
        <w:t xml:space="preserve">During implementation, I choose to implement the proposed architecture in Android platform where a developer has more control over the Bluetooth adapter and background service. Other platforms like </w:t>
      </w:r>
      <w:proofErr w:type="spellStart"/>
      <w:r>
        <w:t>iOS</w:t>
      </w:r>
      <w:proofErr w:type="spellEnd"/>
      <w:r>
        <w:t xml:space="preserve"> and Windows phone should be explored. </w:t>
      </w:r>
    </w:p>
    <w:p w14:paraId="050CC836" w14:textId="77777777" w:rsidR="00F96A26" w:rsidRDefault="00F96A26" w:rsidP="00F96A26">
      <w:pPr>
        <w:spacing w:line="360" w:lineRule="auto"/>
      </w:pPr>
      <w:r>
        <w:t xml:space="preserve">As mentioned above, the proposed architecture is designed to have the potential to support multiple underlying communication technologies. In the current implementation, it only supports BLE as its underlying technology. However, many other smart devices are not supported BLE. </w:t>
      </w:r>
      <w:proofErr w:type="gramStart"/>
      <w:r>
        <w:t>For example, NFC and Classic Bluetooth.</w:t>
      </w:r>
      <w:proofErr w:type="gramEnd"/>
      <w:r>
        <w:t xml:space="preserve"> In further research, I will explore the possibility to implement those technologies as network layer of proposed architecture.</w:t>
      </w:r>
    </w:p>
    <w:p w14:paraId="56696036" w14:textId="77777777" w:rsidR="00F96A26" w:rsidRDefault="00F96A26" w:rsidP="00A05D07">
      <w:pPr>
        <w:pStyle w:val="Heading2"/>
      </w:pPr>
      <w:bookmarkStart w:id="406" w:name="_Toc449949761"/>
      <w:r>
        <w:t>8.4 Security</w:t>
      </w:r>
      <w:bookmarkEnd w:id="406"/>
    </w:p>
    <w:p w14:paraId="239CD1FC" w14:textId="77777777" w:rsidR="008536C2" w:rsidRPr="008536C2" w:rsidRDefault="00F96A26" w:rsidP="00F96A26">
      <w:pPr>
        <w:spacing w:line="360" w:lineRule="auto"/>
      </w:pPr>
      <w:r>
        <w:lastRenderedPageBreak/>
        <w:t>Currently, all communication by the implementation is not encrypted. In further research, the proposed architecture can improve its security by implement symmetric algorithm or asymmetric algorithm.</w:t>
      </w:r>
    </w:p>
    <w:p w14:paraId="52306645" w14:textId="77777777" w:rsidR="006F14A2" w:rsidRDefault="006F14A2" w:rsidP="006F14A2"/>
    <w:p w14:paraId="25D047F9" w14:textId="77777777" w:rsidR="003153C3" w:rsidRDefault="003153C3" w:rsidP="003153C3">
      <w:pPr>
        <w:pStyle w:val="Caption"/>
      </w:pPr>
    </w:p>
    <w:p w14:paraId="4265EC4E" w14:textId="77777777" w:rsidR="003153C3" w:rsidRDefault="003153C3" w:rsidP="003153C3"/>
    <w:p w14:paraId="5B2745CD" w14:textId="77777777" w:rsidR="00071130" w:rsidRDefault="00071130" w:rsidP="00071130">
      <w:pPr>
        <w:pStyle w:val="Caption"/>
      </w:pPr>
    </w:p>
    <w:p w14:paraId="0CAD9EAB" w14:textId="77777777" w:rsidR="00071130" w:rsidRDefault="00071130" w:rsidP="00071130"/>
    <w:p w14:paraId="7BACCDC0" w14:textId="77777777" w:rsidR="00071130" w:rsidRDefault="00071130" w:rsidP="00071130">
      <w:pPr>
        <w:pStyle w:val="Caption"/>
      </w:pPr>
    </w:p>
    <w:p w14:paraId="2F5E3177" w14:textId="77777777" w:rsidR="00071130" w:rsidRDefault="00071130" w:rsidP="00071130"/>
    <w:p w14:paraId="4B9C7FAA" w14:textId="77777777" w:rsidR="00071130" w:rsidRDefault="00071130" w:rsidP="00071130">
      <w:pPr>
        <w:pStyle w:val="Caption"/>
      </w:pPr>
    </w:p>
    <w:p w14:paraId="4DDA8A01" w14:textId="77777777" w:rsidR="00071130" w:rsidRDefault="00071130" w:rsidP="00071130"/>
    <w:p w14:paraId="53ED1BC2" w14:textId="77777777" w:rsidR="00071130" w:rsidRDefault="00071130" w:rsidP="00071130">
      <w:pPr>
        <w:pStyle w:val="Caption"/>
      </w:pPr>
    </w:p>
    <w:p w14:paraId="4A4EC1AF" w14:textId="77777777" w:rsidR="00071130" w:rsidRDefault="00071130" w:rsidP="00071130"/>
    <w:p w14:paraId="4A69391B" w14:textId="77777777" w:rsidR="00071130" w:rsidRDefault="00071130" w:rsidP="00071130">
      <w:pPr>
        <w:pStyle w:val="Caption"/>
      </w:pPr>
    </w:p>
    <w:p w14:paraId="41C0952E" w14:textId="77777777" w:rsidR="00071130" w:rsidRDefault="00071130" w:rsidP="00071130"/>
    <w:p w14:paraId="1427CD6C" w14:textId="77777777" w:rsidR="00071130" w:rsidRDefault="00071130" w:rsidP="00071130">
      <w:pPr>
        <w:pStyle w:val="Caption"/>
      </w:pPr>
    </w:p>
    <w:p w14:paraId="56005531" w14:textId="77777777" w:rsidR="00071130" w:rsidRDefault="00071130" w:rsidP="00071130"/>
    <w:p w14:paraId="65D1120A" w14:textId="77777777" w:rsidR="00071130" w:rsidRDefault="00071130" w:rsidP="00071130">
      <w:pPr>
        <w:pStyle w:val="Caption"/>
      </w:pPr>
    </w:p>
    <w:p w14:paraId="20ADF049" w14:textId="77777777" w:rsidR="00071130" w:rsidRDefault="00071130" w:rsidP="00071130"/>
    <w:p w14:paraId="4BE7F484" w14:textId="77777777" w:rsidR="00071130" w:rsidRDefault="00071130" w:rsidP="00071130">
      <w:pPr>
        <w:pStyle w:val="Caption"/>
      </w:pPr>
    </w:p>
    <w:p w14:paraId="1C9C372F" w14:textId="77777777" w:rsidR="00071130" w:rsidRDefault="00071130" w:rsidP="00071130"/>
    <w:p w14:paraId="2FFDC7A3" w14:textId="77777777" w:rsidR="00071130" w:rsidRDefault="00071130" w:rsidP="00071130">
      <w:pPr>
        <w:pStyle w:val="Caption"/>
      </w:pPr>
    </w:p>
    <w:p w14:paraId="35E08F95" w14:textId="77777777" w:rsidR="00071130" w:rsidRPr="00071130" w:rsidRDefault="00071130" w:rsidP="00071130"/>
    <w:p w14:paraId="02F11908" w14:textId="77777777" w:rsidR="003D25CE" w:rsidRDefault="003D25CE" w:rsidP="001C5E1E">
      <w:pPr>
        <w:pStyle w:val="Bibliography"/>
      </w:pPr>
    </w:p>
    <w:p w14:paraId="7659E979" w14:textId="77777777" w:rsidR="003153C3" w:rsidRDefault="003153C3" w:rsidP="003D25CE">
      <w:pPr>
        <w:pStyle w:val="Bibliography"/>
        <w:ind w:left="720" w:hanging="720"/>
      </w:pPr>
    </w:p>
    <w:bookmarkStart w:id="407" w:name="_Toc449949762" w:displacedByCustomXml="next"/>
    <w:sdt>
      <w:sdtPr>
        <w:rPr>
          <w:rFonts w:eastAsiaTheme="minorEastAsia" w:cstheme="minorBidi"/>
          <w:b w:val="0"/>
          <w:color w:val="auto"/>
          <w:szCs w:val="22"/>
          <w:shd w:val="clear" w:color="auto" w:fill="auto"/>
        </w:rPr>
        <w:id w:val="-168722337"/>
        <w:docPartObj>
          <w:docPartGallery w:val="Bibliographies"/>
          <w:docPartUnique/>
        </w:docPartObj>
      </w:sdtPr>
      <w:sdtContent>
        <w:p w14:paraId="725EAF2F" w14:textId="77777777" w:rsidR="00C43BC0" w:rsidRDefault="00966611">
          <w:pPr>
            <w:pStyle w:val="Heading1"/>
          </w:pPr>
          <w:r>
            <w:t>REFERENCE</w:t>
          </w:r>
          <w:bookmarkEnd w:id="407"/>
        </w:p>
        <w:sdt>
          <w:sdtPr>
            <w:id w:val="-573587230"/>
            <w:bibliography/>
          </w:sdtPr>
          <w:sdtContent>
            <w:p w14:paraId="357381F4" w14:textId="77777777" w:rsidR="008B144F" w:rsidRDefault="00C43BC0" w:rsidP="008B144F">
              <w:pPr>
                <w:pStyle w:val="Bibliography"/>
                <w:ind w:left="720" w:hanging="720"/>
                <w:rPr>
                  <w:noProof/>
                  <w:szCs w:val="24"/>
                </w:rPr>
              </w:pPr>
              <w:r>
                <w:fldChar w:fldCharType="begin"/>
              </w:r>
              <w:r>
                <w:instrText xml:space="preserve"> BIBLIOGRAPHY </w:instrText>
              </w:r>
              <w:r>
                <w:fldChar w:fldCharType="separate"/>
              </w:r>
              <w:r w:rsidR="008B144F">
                <w:rPr>
                  <w:noProof/>
                </w:rPr>
                <w:t xml:space="preserve">Arcitura. (2016, April 14). </w:t>
              </w:r>
              <w:r w:rsidR="008B144F">
                <w:rPr>
                  <w:i/>
                  <w:iCs/>
                  <w:noProof/>
                </w:rPr>
                <w:t>REST Constraints</w:t>
              </w:r>
              <w:r w:rsidR="008B144F">
                <w:rPr>
                  <w:noProof/>
                </w:rPr>
                <w:t>. Retrieved April 14, 2016, from Arcitura.com: http://whatisrest.com/rest_constraints/index</w:t>
              </w:r>
            </w:p>
            <w:p w14:paraId="2B4D4C6D" w14:textId="77777777" w:rsidR="008B144F" w:rsidRDefault="008B144F" w:rsidP="008B144F">
              <w:pPr>
                <w:pStyle w:val="Bibliography"/>
                <w:ind w:left="720" w:hanging="720"/>
                <w:rPr>
                  <w:noProof/>
                </w:rPr>
              </w:pPr>
              <w:r>
                <w:rPr>
                  <w:noProof/>
                </w:rPr>
                <w:t xml:space="preserve">Barrett, J. (2012, October 9). </w:t>
              </w:r>
              <w:r>
                <w:rPr>
                  <w:i/>
                  <w:iCs/>
                  <w:noProof/>
                </w:rPr>
                <w:t>The Internet of Things</w:t>
              </w:r>
              <w:r>
                <w:rPr>
                  <w:noProof/>
                </w:rPr>
                <w:t>. Retrieved April 13, 2016, from tedxtalks.ted.com: http://tedxtalks.ted.com/video/The-Internet-of-Things-Dr-John</w:t>
              </w:r>
            </w:p>
            <w:p w14:paraId="4F79C2D2" w14:textId="77777777" w:rsidR="008B144F" w:rsidRDefault="008B144F" w:rsidP="008B144F">
              <w:pPr>
                <w:pStyle w:val="Bibliography"/>
                <w:ind w:left="720" w:hanging="720"/>
                <w:rPr>
                  <w:noProof/>
                </w:rPr>
              </w:pPr>
              <w:r>
                <w:rPr>
                  <w:noProof/>
                </w:rPr>
                <w:t xml:space="preserve">Evans, D. (2011, April). </w:t>
              </w:r>
              <w:r>
                <w:rPr>
                  <w:i/>
                  <w:iCs/>
                  <w:noProof/>
                </w:rPr>
                <w:t>The Internet of Things - How the Next Evolution of the Internet.</w:t>
              </w:r>
              <w:r>
                <w:rPr>
                  <w:noProof/>
                </w:rPr>
                <w:t xml:space="preserve"> Retrieved April 13, 2016, from http://www.cisco.com: http://www.cisco.com/c/dam/en_us/about/ac79/docs/innov/IoT_IBSG_0411FINAL.pdf</w:t>
              </w:r>
            </w:p>
            <w:p w14:paraId="0D33C83C" w14:textId="77777777" w:rsidR="008B144F" w:rsidRDefault="008B144F" w:rsidP="008B144F">
              <w:pPr>
                <w:pStyle w:val="Bibliography"/>
                <w:ind w:left="720" w:hanging="720"/>
                <w:rPr>
                  <w:noProof/>
                </w:rPr>
              </w:pPr>
              <w:r>
                <w:rPr>
                  <w:noProof/>
                </w:rPr>
                <w:t xml:space="preserve">Fielding, R. T. (2000). </w:t>
              </w:r>
              <w:r>
                <w:rPr>
                  <w:i/>
                  <w:iCs/>
                  <w:noProof/>
                </w:rPr>
                <w:t>Architectural Styles and the Design of Network-based Software Architectures.</w:t>
              </w:r>
              <w:r>
                <w:rPr>
                  <w:noProof/>
                </w:rPr>
                <w:t xml:space="preserve"> Irvine: UNIVERSITY OF CALIFORNIA.</w:t>
              </w:r>
            </w:p>
            <w:p w14:paraId="16956663" w14:textId="77777777" w:rsidR="008B144F" w:rsidRDefault="008B144F" w:rsidP="008B144F">
              <w:pPr>
                <w:pStyle w:val="Bibliography"/>
                <w:ind w:left="720" w:hanging="720"/>
                <w:rPr>
                  <w:noProof/>
                </w:rPr>
              </w:pPr>
              <w:r>
                <w:rPr>
                  <w:noProof/>
                </w:rPr>
                <w:t xml:space="preserve">Flanders.J. (2009, July). </w:t>
              </w:r>
              <w:r>
                <w:rPr>
                  <w:i/>
                  <w:iCs/>
                  <w:noProof/>
                </w:rPr>
                <w:t>Service Station - More On REST</w:t>
              </w:r>
              <w:r>
                <w:rPr>
                  <w:noProof/>
                </w:rPr>
                <w:t>. Retrieved April 22, 2016, from msdn.microsoft.com: https://msdn.microsoft.com/en-us/magazine/dd942839.aspx#id0070007</w:t>
              </w:r>
            </w:p>
            <w:p w14:paraId="7C85AD77" w14:textId="77777777" w:rsidR="008B144F" w:rsidRDefault="008B144F" w:rsidP="008B144F">
              <w:pPr>
                <w:pStyle w:val="Bibliography"/>
                <w:ind w:left="720" w:hanging="720"/>
                <w:rPr>
                  <w:noProof/>
                </w:rPr>
              </w:pPr>
              <w:r>
                <w:rPr>
                  <w:noProof/>
                </w:rPr>
                <w:t xml:space="preserve">Fowler, M. (2010, March 18). </w:t>
              </w:r>
              <w:r>
                <w:rPr>
                  <w:i/>
                  <w:iCs/>
                  <w:noProof/>
                </w:rPr>
                <w:t>Richardson Maturity Model: steps toward the glory of REST</w:t>
              </w:r>
              <w:r>
                <w:rPr>
                  <w:noProof/>
                </w:rPr>
                <w:t>. Retrieved April 16, 2016, from martinfowler.com: http://martinfowler.com/articles/richardsonMaturityModel.html</w:t>
              </w:r>
            </w:p>
            <w:p w14:paraId="2F5CB5B4" w14:textId="77777777" w:rsidR="008B144F" w:rsidRDefault="008B144F" w:rsidP="008B144F">
              <w:pPr>
                <w:pStyle w:val="Bibliography"/>
                <w:ind w:left="720" w:hanging="720"/>
                <w:rPr>
                  <w:noProof/>
                </w:rPr>
              </w:pPr>
              <w:r>
                <w:rPr>
                  <w:noProof/>
                </w:rPr>
                <w:t xml:space="preserve">Gilbert, S., Lynch, N. (2002, June). Brewer's conjecture and the feasibility of consistent, available, partition-tolerant web services. </w:t>
              </w:r>
              <w:r>
                <w:rPr>
                  <w:i/>
                  <w:iCs/>
                  <w:noProof/>
                </w:rPr>
                <w:t>ACM SIGACT News, 33</w:t>
              </w:r>
              <w:r>
                <w:rPr>
                  <w:noProof/>
                </w:rPr>
                <w:t>(2), pp. 51-59.</w:t>
              </w:r>
            </w:p>
            <w:p w14:paraId="12B37D74" w14:textId="77777777" w:rsidR="008B144F" w:rsidRDefault="008B144F" w:rsidP="008B144F">
              <w:pPr>
                <w:pStyle w:val="Bibliography"/>
                <w:ind w:left="720" w:hanging="720"/>
                <w:rPr>
                  <w:noProof/>
                </w:rPr>
              </w:pPr>
              <w:r>
                <w:rPr>
                  <w:noProof/>
                </w:rPr>
                <w:t xml:space="preserve">iOS. (2014, June 2). </w:t>
              </w:r>
              <w:r>
                <w:rPr>
                  <w:i/>
                  <w:iCs/>
                  <w:noProof/>
                </w:rPr>
                <w:t>Getting Started with iBeacon</w:t>
              </w:r>
              <w:r>
                <w:rPr>
                  <w:noProof/>
                </w:rPr>
                <w:t>. Retrieved April 18, 2016, from developer.apple.com: https://developer.apple.com/ibeacon/Getting-Started-with-iBeacon.pdf</w:t>
              </w:r>
            </w:p>
            <w:p w14:paraId="0AE0946D" w14:textId="77777777" w:rsidR="008B144F" w:rsidRDefault="008B144F" w:rsidP="008B144F">
              <w:pPr>
                <w:pStyle w:val="Bibliography"/>
                <w:ind w:left="720" w:hanging="720"/>
                <w:rPr>
                  <w:noProof/>
                </w:rPr>
              </w:pPr>
              <w:r>
                <w:rPr>
                  <w:noProof/>
                </w:rPr>
                <w:t xml:space="preserve">Isomaki, M., Nieminen, J., Gomez, C., Shelby, Z., Savolainen, T., &amp; Patil, B. (2011, April 19). </w:t>
              </w:r>
              <w:r>
                <w:rPr>
                  <w:i/>
                  <w:iCs/>
                  <w:noProof/>
                </w:rPr>
                <w:t>Transmission of IPv6 Packets over BLUETOOTH Low Energy</w:t>
              </w:r>
              <w:r>
                <w:rPr>
                  <w:noProof/>
                </w:rPr>
                <w:t>. Retrieved April 12, 2016, from tools.ietf.org: https://tools.ietf.org/html/draft-ietf-6lowpan-btle-00</w:t>
              </w:r>
            </w:p>
            <w:p w14:paraId="64AABF6F" w14:textId="77777777" w:rsidR="008B144F" w:rsidRDefault="008B144F" w:rsidP="008B144F">
              <w:pPr>
                <w:pStyle w:val="Bibliography"/>
                <w:ind w:left="720" w:hanging="720"/>
                <w:rPr>
                  <w:noProof/>
                </w:rPr>
              </w:pPr>
              <w:r>
                <w:rPr>
                  <w:noProof/>
                </w:rPr>
                <w:t xml:space="preserve">Mitra, N., &amp; Lafon, Y. (Eds.). (2007, April 27). </w:t>
              </w:r>
              <w:r>
                <w:rPr>
                  <w:i/>
                  <w:iCs/>
                  <w:noProof/>
                </w:rPr>
                <w:t>SOAP Version 1.2 Part 0: Primer (Second Edition).</w:t>
              </w:r>
              <w:r>
                <w:rPr>
                  <w:noProof/>
                </w:rPr>
                <w:t xml:space="preserve"> Retrieved Apr 26, 2016, from www.w3.org: https://www.w3.org/TR/soap12-part0/</w:t>
              </w:r>
            </w:p>
            <w:p w14:paraId="057EFB1E" w14:textId="77777777" w:rsidR="008B144F" w:rsidRDefault="008B144F" w:rsidP="008B144F">
              <w:pPr>
                <w:pStyle w:val="Bibliography"/>
                <w:ind w:left="720" w:hanging="720"/>
                <w:rPr>
                  <w:noProof/>
                </w:rPr>
              </w:pPr>
              <w:r>
                <w:rPr>
                  <w:noProof/>
                </w:rPr>
                <w:t xml:space="preserve">Na,S.,Park,J.&amp;Huh,E. (2010). Personal Cloud Computing Security Framework. </w:t>
              </w:r>
              <w:r>
                <w:rPr>
                  <w:i/>
                  <w:iCs/>
                  <w:noProof/>
                </w:rPr>
                <w:t>Services Computing Conference (APSCC), 2010 IEEE Asia-Pacific</w:t>
              </w:r>
              <w:r>
                <w:rPr>
                  <w:noProof/>
                </w:rPr>
                <w:t xml:space="preserve"> (pp. 671 - 675). Hangzhou: IEEE.</w:t>
              </w:r>
            </w:p>
            <w:p w14:paraId="73744FB0" w14:textId="77777777" w:rsidR="008B144F" w:rsidRDefault="008B144F" w:rsidP="008B144F">
              <w:pPr>
                <w:pStyle w:val="Bibliography"/>
                <w:ind w:left="720" w:hanging="720"/>
                <w:rPr>
                  <w:noProof/>
                </w:rPr>
              </w:pPr>
              <w:r>
                <w:rPr>
                  <w:noProof/>
                </w:rPr>
                <w:t xml:space="preserve">OASIS Technical Committee. (2014, 0ctober 29). </w:t>
              </w:r>
              <w:r>
                <w:rPr>
                  <w:i/>
                  <w:iCs/>
                  <w:noProof/>
                </w:rPr>
                <w:t>MQTT Version 3.1.1</w:t>
              </w:r>
              <w:r>
                <w:rPr>
                  <w:noProof/>
                </w:rPr>
                <w:t>. (A. Banks , &amp; R. Gupta, Editors) Retrieved April 17, 2016, from docs.oasis-open.org: http://docs.oasis-open.org/mqtt/mqtt/v3.1.1/os/mqtt-v3.1.1-os.html</w:t>
              </w:r>
            </w:p>
            <w:p w14:paraId="50221011" w14:textId="77777777" w:rsidR="008B144F" w:rsidRDefault="008B144F" w:rsidP="008B144F">
              <w:pPr>
                <w:pStyle w:val="Bibliography"/>
                <w:ind w:left="720" w:hanging="720"/>
                <w:rPr>
                  <w:noProof/>
                </w:rPr>
              </w:pPr>
              <w:r>
                <w:rPr>
                  <w:noProof/>
                </w:rPr>
                <w:lastRenderedPageBreak/>
                <w:t xml:space="preserve">Pautasso, C., Zimmermann, O., &amp; Leymann, F. (2008.April). Restful web services vs. big'web services: making the right architectural decision. </w:t>
              </w:r>
              <w:r>
                <w:rPr>
                  <w:i/>
                  <w:iCs/>
                  <w:noProof/>
                </w:rPr>
                <w:t>Proceedings of the 17th international conference on World Wide Web</w:t>
              </w:r>
              <w:r>
                <w:rPr>
                  <w:noProof/>
                </w:rPr>
                <w:t xml:space="preserve"> (pp. 805-814). New York: ACM.</w:t>
              </w:r>
            </w:p>
            <w:p w14:paraId="45CF4334" w14:textId="77777777" w:rsidR="008B144F" w:rsidRDefault="008B144F" w:rsidP="008B144F">
              <w:pPr>
                <w:pStyle w:val="Bibliography"/>
                <w:ind w:left="720" w:hanging="720"/>
                <w:rPr>
                  <w:noProof/>
                </w:rPr>
              </w:pPr>
              <w:r>
                <w:rPr>
                  <w:noProof/>
                </w:rPr>
                <w:t xml:space="preserve">Seagate. (2016). </w:t>
              </w:r>
              <w:r>
                <w:rPr>
                  <w:i/>
                  <w:iCs/>
                  <w:noProof/>
                </w:rPr>
                <w:t>What Is a Personal Cloud?</w:t>
              </w:r>
              <w:r>
                <w:rPr>
                  <w:noProof/>
                </w:rPr>
                <w:t xml:space="preserve"> Retrieved April 13, 2016, from www.seagate.com: http://www.seagate.com/ca/en/do-more/what-is-personal-cloud-master-dm/</w:t>
              </w:r>
            </w:p>
            <w:p w14:paraId="3B51F25D" w14:textId="77777777" w:rsidR="008B144F" w:rsidRDefault="008B144F" w:rsidP="008B144F">
              <w:pPr>
                <w:pStyle w:val="Bibliography"/>
                <w:ind w:left="720" w:hanging="720"/>
                <w:rPr>
                  <w:noProof/>
                </w:rPr>
              </w:pPr>
              <w:r>
                <w:rPr>
                  <w:noProof/>
                </w:rPr>
                <w:t xml:space="preserve">Shelby, Z. (2014, April 30). </w:t>
              </w:r>
              <w:r>
                <w:rPr>
                  <w:i/>
                  <w:iCs/>
                  <w:noProof/>
                </w:rPr>
                <w:t>ARM CoAP Tutorial</w:t>
              </w:r>
              <w:r>
                <w:rPr>
                  <w:noProof/>
                </w:rPr>
                <w:t>. Retrieved April 17, 2016, from slideshare.net: http://www.slideshare.net/zdshelby/coap-tutorial</w:t>
              </w:r>
            </w:p>
            <w:p w14:paraId="51CBB6C5" w14:textId="77777777" w:rsidR="008B144F" w:rsidRDefault="008B144F" w:rsidP="008B144F">
              <w:pPr>
                <w:pStyle w:val="Bibliography"/>
                <w:ind w:left="720" w:hanging="720"/>
                <w:rPr>
                  <w:noProof/>
                </w:rPr>
              </w:pPr>
              <w:r>
                <w:rPr>
                  <w:noProof/>
                </w:rPr>
                <w:t xml:space="preserve">Shelby, Z., Hartke, K., &amp; Bormann, C. (2014, June). </w:t>
              </w:r>
              <w:r>
                <w:rPr>
                  <w:i/>
                  <w:iCs/>
                  <w:noProof/>
                </w:rPr>
                <w:t>The Constrained Application Protocol</w:t>
              </w:r>
              <w:r>
                <w:rPr>
                  <w:noProof/>
                </w:rPr>
                <w:t>. Retrieved April 17, 2016, from tools.ietf.org: https://tools.ietf.org/html/draft-ietf-core-coap-18</w:t>
              </w:r>
            </w:p>
            <w:p w14:paraId="0F2F8D5E" w14:textId="77777777" w:rsidR="008B144F" w:rsidRDefault="008B144F" w:rsidP="008B144F">
              <w:pPr>
                <w:pStyle w:val="Bibliography"/>
                <w:ind w:left="720" w:hanging="720"/>
                <w:rPr>
                  <w:noProof/>
                </w:rPr>
              </w:pPr>
              <w:r>
                <w:rPr>
                  <w:noProof/>
                </w:rPr>
                <w:t xml:space="preserve">SIG. (2010, June 30). </w:t>
              </w:r>
              <w:r>
                <w:rPr>
                  <w:i/>
                  <w:iCs/>
                  <w:noProof/>
                </w:rPr>
                <w:t>BLUETOOTH SPECIFICATION Version 4.0.</w:t>
              </w:r>
              <w:r>
                <w:rPr>
                  <w:noProof/>
                </w:rPr>
                <w:t xml:space="preserve"> Retrieved April 13, 2016, from www.bluetooth.com: https://www.bluetooth.org/docman/handlers/downloaddoc.ashx?doc_id=229737</w:t>
              </w:r>
            </w:p>
            <w:p w14:paraId="2E4F14E8" w14:textId="77777777" w:rsidR="008B144F" w:rsidRDefault="008B144F" w:rsidP="008B144F">
              <w:pPr>
                <w:pStyle w:val="Bibliography"/>
                <w:ind w:left="720" w:hanging="720"/>
                <w:rPr>
                  <w:noProof/>
                </w:rPr>
              </w:pPr>
              <w:r>
                <w:rPr>
                  <w:noProof/>
                </w:rPr>
                <w:t xml:space="preserve">SIG. (2013, December 4). </w:t>
              </w:r>
              <w:r>
                <w:rPr>
                  <w:i/>
                  <w:iCs/>
                  <w:noProof/>
                </w:rPr>
                <w:t>Updated Bluetooth® 4.1 Extends the Foundation of Bluetooth Technology for the Internet of Things</w:t>
              </w:r>
              <w:r>
                <w:rPr>
                  <w:noProof/>
                </w:rPr>
                <w:t>. (Bluetooth SIG) Retrieved April 17, 2016, from bluetooth.com: https://www.bluetooth.com/news/pressreleases/2013/12/04/updated-bluetooth4-1-extends-the-foundation-of-bluetooth-technology-for-the-internet-of-things</w:t>
              </w:r>
            </w:p>
            <w:p w14:paraId="2AE1E63E" w14:textId="77777777" w:rsidR="008B144F" w:rsidRDefault="008B144F" w:rsidP="008B144F">
              <w:pPr>
                <w:pStyle w:val="Bibliography"/>
                <w:ind w:left="720" w:hanging="720"/>
                <w:rPr>
                  <w:noProof/>
                </w:rPr>
              </w:pPr>
              <w:r>
                <w:rPr>
                  <w:noProof/>
                </w:rPr>
                <w:t xml:space="preserve">SIG. (2014, December). </w:t>
              </w:r>
              <w:r>
                <w:rPr>
                  <w:i/>
                  <w:iCs/>
                  <w:noProof/>
                </w:rPr>
                <w:t>BLUETOOTH ® CORE SPECIFICATION 4.2 FREQUENTLY ASKED QUESTIONS</w:t>
              </w:r>
              <w:r>
                <w:rPr>
                  <w:noProof/>
                </w:rPr>
                <w:t>. Retrieved April 18, 2016, from bluetooth.org: https://www.bluetooth.org/ja-jp/Documents/Bluetooth4-2FAQ.pdf),</w:t>
              </w:r>
            </w:p>
            <w:p w14:paraId="374AA9D2" w14:textId="77777777" w:rsidR="008B144F" w:rsidRDefault="008B144F" w:rsidP="008B144F">
              <w:pPr>
                <w:pStyle w:val="Bibliography"/>
                <w:ind w:left="720" w:hanging="720"/>
                <w:rPr>
                  <w:noProof/>
                </w:rPr>
              </w:pPr>
              <w:r>
                <w:rPr>
                  <w:noProof/>
                </w:rPr>
                <w:t xml:space="preserve">Torvmark, K. H. (2013, January 29). </w:t>
              </w:r>
              <w:r>
                <w:rPr>
                  <w:i/>
                  <w:iCs/>
                  <w:noProof/>
                </w:rPr>
                <w:t>Three flavors of Bluetooth: Which one to choose?</w:t>
              </w:r>
              <w:r>
                <w:rPr>
                  <w:noProof/>
                </w:rPr>
                <w:t xml:space="preserve"> Retrieved April 17, 2016, from edn.com: http://www.edn.com/Home/PrintView?contentItemId=4405960</w:t>
              </w:r>
            </w:p>
            <w:p w14:paraId="4661BA33" w14:textId="77777777" w:rsidR="00C43BC0" w:rsidRDefault="00C43BC0" w:rsidP="008B144F">
              <w:r>
                <w:rPr>
                  <w:b/>
                  <w:bCs/>
                  <w:noProof/>
                </w:rPr>
                <w:fldChar w:fldCharType="end"/>
              </w:r>
            </w:p>
          </w:sdtContent>
        </w:sdt>
      </w:sdtContent>
    </w:sdt>
    <w:p w14:paraId="2E31195C" w14:textId="77777777" w:rsidR="001B705C" w:rsidRDefault="001B705C" w:rsidP="00C43BC0"/>
    <w:sectPr w:rsidR="001B705C"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13DE20" w14:textId="77777777" w:rsidR="00DC1D6F" w:rsidRDefault="00DC1D6F" w:rsidP="00EE7F83">
      <w:pPr>
        <w:spacing w:after="0" w:line="240" w:lineRule="auto"/>
      </w:pPr>
      <w:r>
        <w:separator/>
      </w:r>
    </w:p>
  </w:endnote>
  <w:endnote w:type="continuationSeparator" w:id="0">
    <w:p w14:paraId="507C9D4F" w14:textId="77777777" w:rsidR="00DC1D6F" w:rsidRDefault="00DC1D6F"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等线">
    <w:altName w:val="DengXian"/>
    <w:charset w:val="86"/>
    <w:family w:val="auto"/>
    <w:pitch w:val="variable"/>
    <w:sig w:usb0="A00002BF" w:usb1="38CF7CFA" w:usb2="00000016" w:usb3="00000000" w:csb0="0004000F" w:csb1="00000000"/>
  </w:font>
  <w:font w:name="Calibri Light">
    <w:panose1 w:val="020F0302020204030204"/>
    <w:charset w:val="00"/>
    <w:family w:val="auto"/>
    <w:pitch w:val="variable"/>
    <w:sig w:usb0="00000003" w:usb1="00000000" w:usb2="00000000" w:usb3="00000000" w:csb0="00000001" w:csb1="00000000"/>
  </w:font>
  <w:font w:name="等线 Light">
    <w:charset w:val="86"/>
    <w:family w:val="auto"/>
    <w:pitch w:val="variable"/>
    <w:sig w:usb0="A00002BF" w:usb1="38CF7CFA" w:usb2="00000016" w:usb3="00000000" w:csb0="0004000F" w:csb1="00000000"/>
  </w:font>
  <w:font w:name="Segoe UI">
    <w:charset w:val="00"/>
    <w:family w:val="swiss"/>
    <w:pitch w:val="variable"/>
    <w:sig w:usb0="E4002EFF" w:usb1="C000E47F" w:usb2="00000009" w:usb3="00000000" w:csb0="000001F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8073287"/>
      <w:docPartObj>
        <w:docPartGallery w:val="Page Numbers (Bottom of Page)"/>
        <w:docPartUnique/>
      </w:docPartObj>
    </w:sdtPr>
    <w:sdtEndPr>
      <w:rPr>
        <w:noProof/>
      </w:rPr>
    </w:sdtEndPr>
    <w:sdtContent>
      <w:p w14:paraId="7474F839" w14:textId="77777777" w:rsidR="00DC1D6F" w:rsidRDefault="00DC1D6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46638610" w14:textId="77777777" w:rsidR="00DC1D6F" w:rsidRDefault="00DC1D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4021221"/>
      <w:docPartObj>
        <w:docPartGallery w:val="Page Numbers (Bottom of Page)"/>
        <w:docPartUnique/>
      </w:docPartObj>
    </w:sdtPr>
    <w:sdtEndPr>
      <w:rPr>
        <w:noProof/>
      </w:rPr>
    </w:sdtEndPr>
    <w:sdtContent>
      <w:p w14:paraId="6A4CFAA6" w14:textId="77777777" w:rsidR="00DC1D6F" w:rsidRPr="005C1BA5" w:rsidRDefault="00DC1D6F">
        <w:pPr>
          <w:pStyle w:val="Footer"/>
          <w:jc w:val="center"/>
        </w:pPr>
        <w:r w:rsidRPr="005C1BA5">
          <w:fldChar w:fldCharType="begin"/>
        </w:r>
        <w:r w:rsidRPr="005C1BA5">
          <w:instrText xml:space="preserve"> PAGE   \* MERGEFORMAT </w:instrText>
        </w:r>
        <w:r w:rsidRPr="005C1BA5">
          <w:fldChar w:fldCharType="separate"/>
        </w:r>
        <w:r w:rsidR="00DF3642">
          <w:rPr>
            <w:noProof/>
          </w:rPr>
          <w:t>21</w:t>
        </w:r>
        <w:r w:rsidRPr="005C1BA5">
          <w:rPr>
            <w:noProof/>
          </w:rPr>
          <w:fldChar w:fldCharType="end"/>
        </w:r>
      </w:p>
    </w:sdtContent>
  </w:sdt>
  <w:p w14:paraId="2638A805" w14:textId="77777777" w:rsidR="00DC1D6F" w:rsidRPr="00E14086" w:rsidRDefault="00DC1D6F" w:rsidP="00EF251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6D69D" w14:textId="77777777" w:rsidR="00DC1D6F" w:rsidRDefault="00DC1D6F" w:rsidP="00EE7F83">
      <w:pPr>
        <w:spacing w:after="0" w:line="240" w:lineRule="auto"/>
      </w:pPr>
      <w:r>
        <w:separator/>
      </w:r>
    </w:p>
  </w:footnote>
  <w:footnote w:type="continuationSeparator" w:id="0">
    <w:p w14:paraId="710E184E" w14:textId="77777777" w:rsidR="00DC1D6F" w:rsidRDefault="00DC1D6F" w:rsidP="00EE7F8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47390C"/>
    <w:multiLevelType w:val="multilevel"/>
    <w:tmpl w:val="62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17"/>
  </w:num>
  <w:num w:numId="2">
    <w:abstractNumId w:val="5"/>
  </w:num>
  <w:num w:numId="3">
    <w:abstractNumId w:val="3"/>
  </w:num>
  <w:num w:numId="4">
    <w:abstractNumId w:val="19"/>
  </w:num>
  <w:num w:numId="5">
    <w:abstractNumId w:val="2"/>
  </w:num>
  <w:num w:numId="6">
    <w:abstractNumId w:val="16"/>
  </w:num>
  <w:num w:numId="7">
    <w:abstractNumId w:val="0"/>
  </w:num>
  <w:num w:numId="8">
    <w:abstractNumId w:val="14"/>
  </w:num>
  <w:num w:numId="9">
    <w:abstractNumId w:val="22"/>
  </w:num>
  <w:num w:numId="10">
    <w:abstractNumId w:val="12"/>
  </w:num>
  <w:num w:numId="11">
    <w:abstractNumId w:val="25"/>
  </w:num>
  <w:num w:numId="12">
    <w:abstractNumId w:val="15"/>
  </w:num>
  <w:num w:numId="13">
    <w:abstractNumId w:val="9"/>
  </w:num>
  <w:num w:numId="14">
    <w:abstractNumId w:val="26"/>
  </w:num>
  <w:num w:numId="15">
    <w:abstractNumId w:val="1"/>
  </w:num>
  <w:num w:numId="16">
    <w:abstractNumId w:val="18"/>
  </w:num>
  <w:num w:numId="17">
    <w:abstractNumId w:val="6"/>
  </w:num>
  <w:num w:numId="18">
    <w:abstractNumId w:val="21"/>
  </w:num>
  <w:num w:numId="19">
    <w:abstractNumId w:val="10"/>
  </w:num>
  <w:num w:numId="20">
    <w:abstractNumId w:val="13"/>
  </w:num>
  <w:num w:numId="21">
    <w:abstractNumId w:val="23"/>
  </w:num>
  <w:num w:numId="22">
    <w:abstractNumId w:val="20"/>
  </w:num>
  <w:num w:numId="23">
    <w:abstractNumId w:val="11"/>
  </w:num>
  <w:num w:numId="24">
    <w:abstractNumId w:val="8"/>
  </w:num>
  <w:num w:numId="25">
    <w:abstractNumId w:val="24"/>
  </w:num>
  <w:num w:numId="26">
    <w:abstractNumId w:val="4"/>
  </w:num>
  <w:num w:numId="27">
    <w:abstractNumId w:val="7"/>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F1C"/>
    <w:rsid w:val="00000C4B"/>
    <w:rsid w:val="00000EC6"/>
    <w:rsid w:val="0000159E"/>
    <w:rsid w:val="00002700"/>
    <w:rsid w:val="00002AC8"/>
    <w:rsid w:val="000032D9"/>
    <w:rsid w:val="000122AD"/>
    <w:rsid w:val="00012C52"/>
    <w:rsid w:val="0001790F"/>
    <w:rsid w:val="000203AB"/>
    <w:rsid w:val="000207E6"/>
    <w:rsid w:val="000224B9"/>
    <w:rsid w:val="000225DF"/>
    <w:rsid w:val="00022831"/>
    <w:rsid w:val="00023528"/>
    <w:rsid w:val="00023CAB"/>
    <w:rsid w:val="00023F5C"/>
    <w:rsid w:val="00027DCA"/>
    <w:rsid w:val="000304CA"/>
    <w:rsid w:val="00030FE0"/>
    <w:rsid w:val="000319E0"/>
    <w:rsid w:val="00033F95"/>
    <w:rsid w:val="00035547"/>
    <w:rsid w:val="000357E5"/>
    <w:rsid w:val="00036358"/>
    <w:rsid w:val="0004007C"/>
    <w:rsid w:val="0004008E"/>
    <w:rsid w:val="00041140"/>
    <w:rsid w:val="00041832"/>
    <w:rsid w:val="00043788"/>
    <w:rsid w:val="00043A58"/>
    <w:rsid w:val="000444E8"/>
    <w:rsid w:val="00045E9C"/>
    <w:rsid w:val="00046742"/>
    <w:rsid w:val="00052305"/>
    <w:rsid w:val="00052EAA"/>
    <w:rsid w:val="00053899"/>
    <w:rsid w:val="00053920"/>
    <w:rsid w:val="0005534F"/>
    <w:rsid w:val="00055476"/>
    <w:rsid w:val="0005598B"/>
    <w:rsid w:val="00057532"/>
    <w:rsid w:val="00060F6F"/>
    <w:rsid w:val="0006373F"/>
    <w:rsid w:val="000639ED"/>
    <w:rsid w:val="00063E20"/>
    <w:rsid w:val="000644C1"/>
    <w:rsid w:val="00064820"/>
    <w:rsid w:val="00064944"/>
    <w:rsid w:val="00065689"/>
    <w:rsid w:val="00066B40"/>
    <w:rsid w:val="00070111"/>
    <w:rsid w:val="000701C9"/>
    <w:rsid w:val="00070BE4"/>
    <w:rsid w:val="00071130"/>
    <w:rsid w:val="000739F3"/>
    <w:rsid w:val="00074B29"/>
    <w:rsid w:val="000773AA"/>
    <w:rsid w:val="0008200D"/>
    <w:rsid w:val="00082F7A"/>
    <w:rsid w:val="0008347E"/>
    <w:rsid w:val="00087323"/>
    <w:rsid w:val="00087A99"/>
    <w:rsid w:val="0009017C"/>
    <w:rsid w:val="000909CD"/>
    <w:rsid w:val="00092AF5"/>
    <w:rsid w:val="0009483E"/>
    <w:rsid w:val="00094E23"/>
    <w:rsid w:val="00095B2C"/>
    <w:rsid w:val="000A0C07"/>
    <w:rsid w:val="000A1086"/>
    <w:rsid w:val="000A1913"/>
    <w:rsid w:val="000A33C1"/>
    <w:rsid w:val="000A3D92"/>
    <w:rsid w:val="000A40C1"/>
    <w:rsid w:val="000A41CC"/>
    <w:rsid w:val="000A6389"/>
    <w:rsid w:val="000A68AC"/>
    <w:rsid w:val="000B0053"/>
    <w:rsid w:val="000B1A29"/>
    <w:rsid w:val="000B1EE7"/>
    <w:rsid w:val="000B210B"/>
    <w:rsid w:val="000B25EE"/>
    <w:rsid w:val="000B4A52"/>
    <w:rsid w:val="000B61EA"/>
    <w:rsid w:val="000B6244"/>
    <w:rsid w:val="000C026B"/>
    <w:rsid w:val="000C08EA"/>
    <w:rsid w:val="000C0A74"/>
    <w:rsid w:val="000C2757"/>
    <w:rsid w:val="000C3997"/>
    <w:rsid w:val="000C4477"/>
    <w:rsid w:val="000C5CDD"/>
    <w:rsid w:val="000D0B71"/>
    <w:rsid w:val="000D0E54"/>
    <w:rsid w:val="000D2088"/>
    <w:rsid w:val="000D49C9"/>
    <w:rsid w:val="000D4C83"/>
    <w:rsid w:val="000D51EA"/>
    <w:rsid w:val="000D53CE"/>
    <w:rsid w:val="000D60A6"/>
    <w:rsid w:val="000D6142"/>
    <w:rsid w:val="000D73E5"/>
    <w:rsid w:val="000D777B"/>
    <w:rsid w:val="000E142A"/>
    <w:rsid w:val="000E2C1E"/>
    <w:rsid w:val="000E2F6D"/>
    <w:rsid w:val="000E5F3F"/>
    <w:rsid w:val="000F08BE"/>
    <w:rsid w:val="000F2578"/>
    <w:rsid w:val="000F426F"/>
    <w:rsid w:val="000F4E02"/>
    <w:rsid w:val="000F75E8"/>
    <w:rsid w:val="0010110C"/>
    <w:rsid w:val="00101BB9"/>
    <w:rsid w:val="00101E2B"/>
    <w:rsid w:val="00103020"/>
    <w:rsid w:val="0010582F"/>
    <w:rsid w:val="00107503"/>
    <w:rsid w:val="00110C6D"/>
    <w:rsid w:val="00111A25"/>
    <w:rsid w:val="00111B26"/>
    <w:rsid w:val="00112F00"/>
    <w:rsid w:val="0011507C"/>
    <w:rsid w:val="001152C9"/>
    <w:rsid w:val="00115431"/>
    <w:rsid w:val="001161D6"/>
    <w:rsid w:val="001207A6"/>
    <w:rsid w:val="001229A6"/>
    <w:rsid w:val="00123D35"/>
    <w:rsid w:val="00127692"/>
    <w:rsid w:val="00127E4D"/>
    <w:rsid w:val="00127F7F"/>
    <w:rsid w:val="0013020C"/>
    <w:rsid w:val="001303DC"/>
    <w:rsid w:val="00133202"/>
    <w:rsid w:val="001335C5"/>
    <w:rsid w:val="00133FC1"/>
    <w:rsid w:val="00135FB0"/>
    <w:rsid w:val="00136858"/>
    <w:rsid w:val="00140D3C"/>
    <w:rsid w:val="00141B40"/>
    <w:rsid w:val="00141EA6"/>
    <w:rsid w:val="001428A8"/>
    <w:rsid w:val="001440BE"/>
    <w:rsid w:val="001445BB"/>
    <w:rsid w:val="0014655C"/>
    <w:rsid w:val="00146815"/>
    <w:rsid w:val="00151247"/>
    <w:rsid w:val="001515AB"/>
    <w:rsid w:val="00152551"/>
    <w:rsid w:val="00153B92"/>
    <w:rsid w:val="00155383"/>
    <w:rsid w:val="00155A52"/>
    <w:rsid w:val="00156151"/>
    <w:rsid w:val="00156907"/>
    <w:rsid w:val="00156C87"/>
    <w:rsid w:val="0015762A"/>
    <w:rsid w:val="00157CC3"/>
    <w:rsid w:val="001605E7"/>
    <w:rsid w:val="00162620"/>
    <w:rsid w:val="0016399D"/>
    <w:rsid w:val="0016692D"/>
    <w:rsid w:val="00167638"/>
    <w:rsid w:val="00174787"/>
    <w:rsid w:val="00175413"/>
    <w:rsid w:val="00175770"/>
    <w:rsid w:val="00176F42"/>
    <w:rsid w:val="001776C2"/>
    <w:rsid w:val="00177A7C"/>
    <w:rsid w:val="0018194F"/>
    <w:rsid w:val="00182185"/>
    <w:rsid w:val="00183B3D"/>
    <w:rsid w:val="00183B61"/>
    <w:rsid w:val="00183D96"/>
    <w:rsid w:val="00186646"/>
    <w:rsid w:val="001873E7"/>
    <w:rsid w:val="00192AF8"/>
    <w:rsid w:val="00193CCB"/>
    <w:rsid w:val="00195F5D"/>
    <w:rsid w:val="00196701"/>
    <w:rsid w:val="00196710"/>
    <w:rsid w:val="00197A06"/>
    <w:rsid w:val="001A0673"/>
    <w:rsid w:val="001A10E7"/>
    <w:rsid w:val="001A3BC9"/>
    <w:rsid w:val="001A4A03"/>
    <w:rsid w:val="001A4B56"/>
    <w:rsid w:val="001A52C8"/>
    <w:rsid w:val="001A66DC"/>
    <w:rsid w:val="001B0C28"/>
    <w:rsid w:val="001B1FFD"/>
    <w:rsid w:val="001B2104"/>
    <w:rsid w:val="001B362F"/>
    <w:rsid w:val="001B671E"/>
    <w:rsid w:val="001B705C"/>
    <w:rsid w:val="001B72AA"/>
    <w:rsid w:val="001B76CC"/>
    <w:rsid w:val="001C0994"/>
    <w:rsid w:val="001C1BBD"/>
    <w:rsid w:val="001C220C"/>
    <w:rsid w:val="001C5E1E"/>
    <w:rsid w:val="001C7BA4"/>
    <w:rsid w:val="001D2384"/>
    <w:rsid w:val="001D3EBA"/>
    <w:rsid w:val="001D49F6"/>
    <w:rsid w:val="001D4B15"/>
    <w:rsid w:val="001D53C3"/>
    <w:rsid w:val="001D5773"/>
    <w:rsid w:val="001D5F7B"/>
    <w:rsid w:val="001D6A79"/>
    <w:rsid w:val="001D75C6"/>
    <w:rsid w:val="001E1D83"/>
    <w:rsid w:val="001E3389"/>
    <w:rsid w:val="001E4379"/>
    <w:rsid w:val="001E7882"/>
    <w:rsid w:val="001E7B23"/>
    <w:rsid w:val="001F0789"/>
    <w:rsid w:val="001F2381"/>
    <w:rsid w:val="001F373B"/>
    <w:rsid w:val="001F6764"/>
    <w:rsid w:val="001F74EE"/>
    <w:rsid w:val="002004ED"/>
    <w:rsid w:val="00201118"/>
    <w:rsid w:val="00201EC1"/>
    <w:rsid w:val="0020302A"/>
    <w:rsid w:val="0020386E"/>
    <w:rsid w:val="0020438F"/>
    <w:rsid w:val="00207E53"/>
    <w:rsid w:val="00212812"/>
    <w:rsid w:val="00220AEF"/>
    <w:rsid w:val="00220B8B"/>
    <w:rsid w:val="00222141"/>
    <w:rsid w:val="00224F50"/>
    <w:rsid w:val="002308A9"/>
    <w:rsid w:val="00243740"/>
    <w:rsid w:val="002445B0"/>
    <w:rsid w:val="00245240"/>
    <w:rsid w:val="0024581F"/>
    <w:rsid w:val="002463E7"/>
    <w:rsid w:val="0024712F"/>
    <w:rsid w:val="002512B6"/>
    <w:rsid w:val="00254034"/>
    <w:rsid w:val="0025438B"/>
    <w:rsid w:val="00264578"/>
    <w:rsid w:val="00264F5C"/>
    <w:rsid w:val="00265EC7"/>
    <w:rsid w:val="002661BF"/>
    <w:rsid w:val="002667D4"/>
    <w:rsid w:val="00267C0A"/>
    <w:rsid w:val="00270C13"/>
    <w:rsid w:val="00271AB0"/>
    <w:rsid w:val="00274191"/>
    <w:rsid w:val="002762D2"/>
    <w:rsid w:val="00277930"/>
    <w:rsid w:val="00283A3E"/>
    <w:rsid w:val="00283E3C"/>
    <w:rsid w:val="0028526A"/>
    <w:rsid w:val="00290F9A"/>
    <w:rsid w:val="00291C78"/>
    <w:rsid w:val="0029283C"/>
    <w:rsid w:val="00292A24"/>
    <w:rsid w:val="00292C03"/>
    <w:rsid w:val="00292EEA"/>
    <w:rsid w:val="002940E9"/>
    <w:rsid w:val="002952F6"/>
    <w:rsid w:val="002953EA"/>
    <w:rsid w:val="00295DC5"/>
    <w:rsid w:val="002A440C"/>
    <w:rsid w:val="002A466E"/>
    <w:rsid w:val="002A4C2A"/>
    <w:rsid w:val="002A5FF2"/>
    <w:rsid w:val="002A6FDC"/>
    <w:rsid w:val="002B28A9"/>
    <w:rsid w:val="002B3A60"/>
    <w:rsid w:val="002B42EB"/>
    <w:rsid w:val="002B43AF"/>
    <w:rsid w:val="002B5EA5"/>
    <w:rsid w:val="002B6CF3"/>
    <w:rsid w:val="002B7DA2"/>
    <w:rsid w:val="002C008E"/>
    <w:rsid w:val="002C14E5"/>
    <w:rsid w:val="002C2FEF"/>
    <w:rsid w:val="002C5A97"/>
    <w:rsid w:val="002C72D5"/>
    <w:rsid w:val="002C7C58"/>
    <w:rsid w:val="002D08CF"/>
    <w:rsid w:val="002D2989"/>
    <w:rsid w:val="002D2B2D"/>
    <w:rsid w:val="002D35EA"/>
    <w:rsid w:val="002D4A12"/>
    <w:rsid w:val="002D4F04"/>
    <w:rsid w:val="002D5980"/>
    <w:rsid w:val="002D7515"/>
    <w:rsid w:val="002D7FE8"/>
    <w:rsid w:val="002E2D5A"/>
    <w:rsid w:val="002E3B6B"/>
    <w:rsid w:val="002E5335"/>
    <w:rsid w:val="002E6B68"/>
    <w:rsid w:val="002E7222"/>
    <w:rsid w:val="002F1907"/>
    <w:rsid w:val="002F2E64"/>
    <w:rsid w:val="002F320D"/>
    <w:rsid w:val="002F397A"/>
    <w:rsid w:val="002F54BD"/>
    <w:rsid w:val="002F59C0"/>
    <w:rsid w:val="002F65B3"/>
    <w:rsid w:val="002F6782"/>
    <w:rsid w:val="00301747"/>
    <w:rsid w:val="00303A75"/>
    <w:rsid w:val="00303C71"/>
    <w:rsid w:val="0030432A"/>
    <w:rsid w:val="0030463D"/>
    <w:rsid w:val="00304D19"/>
    <w:rsid w:val="00307F86"/>
    <w:rsid w:val="00310AD1"/>
    <w:rsid w:val="00312758"/>
    <w:rsid w:val="00313A80"/>
    <w:rsid w:val="003153C3"/>
    <w:rsid w:val="003154B8"/>
    <w:rsid w:val="003157FC"/>
    <w:rsid w:val="00316262"/>
    <w:rsid w:val="00323297"/>
    <w:rsid w:val="003252D0"/>
    <w:rsid w:val="003263B5"/>
    <w:rsid w:val="003266F6"/>
    <w:rsid w:val="0032716B"/>
    <w:rsid w:val="00327DCC"/>
    <w:rsid w:val="00332C8E"/>
    <w:rsid w:val="00332E94"/>
    <w:rsid w:val="00340F54"/>
    <w:rsid w:val="00341173"/>
    <w:rsid w:val="00341C44"/>
    <w:rsid w:val="00345FE8"/>
    <w:rsid w:val="00350E78"/>
    <w:rsid w:val="003520ED"/>
    <w:rsid w:val="00353231"/>
    <w:rsid w:val="0035659B"/>
    <w:rsid w:val="00360117"/>
    <w:rsid w:val="0036040F"/>
    <w:rsid w:val="00362AF3"/>
    <w:rsid w:val="00363A2C"/>
    <w:rsid w:val="00367510"/>
    <w:rsid w:val="00374265"/>
    <w:rsid w:val="003750B1"/>
    <w:rsid w:val="003760F6"/>
    <w:rsid w:val="0038163E"/>
    <w:rsid w:val="003821D0"/>
    <w:rsid w:val="0038270B"/>
    <w:rsid w:val="0038287F"/>
    <w:rsid w:val="00382EB2"/>
    <w:rsid w:val="00384721"/>
    <w:rsid w:val="00384A52"/>
    <w:rsid w:val="00385BCE"/>
    <w:rsid w:val="00386457"/>
    <w:rsid w:val="00387809"/>
    <w:rsid w:val="0039071F"/>
    <w:rsid w:val="00390CB4"/>
    <w:rsid w:val="003911AC"/>
    <w:rsid w:val="003932CF"/>
    <w:rsid w:val="00393EA4"/>
    <w:rsid w:val="00393F0A"/>
    <w:rsid w:val="00395741"/>
    <w:rsid w:val="003958CE"/>
    <w:rsid w:val="003969E7"/>
    <w:rsid w:val="003973D9"/>
    <w:rsid w:val="003A011A"/>
    <w:rsid w:val="003A05AB"/>
    <w:rsid w:val="003A076A"/>
    <w:rsid w:val="003A0828"/>
    <w:rsid w:val="003A0A46"/>
    <w:rsid w:val="003A1553"/>
    <w:rsid w:val="003A471B"/>
    <w:rsid w:val="003A52CE"/>
    <w:rsid w:val="003A562A"/>
    <w:rsid w:val="003A6D5B"/>
    <w:rsid w:val="003B03B0"/>
    <w:rsid w:val="003B09EC"/>
    <w:rsid w:val="003B12EA"/>
    <w:rsid w:val="003B1717"/>
    <w:rsid w:val="003B3112"/>
    <w:rsid w:val="003B31AA"/>
    <w:rsid w:val="003B3445"/>
    <w:rsid w:val="003B3959"/>
    <w:rsid w:val="003B5904"/>
    <w:rsid w:val="003B6EFF"/>
    <w:rsid w:val="003C0EA3"/>
    <w:rsid w:val="003C192A"/>
    <w:rsid w:val="003C3287"/>
    <w:rsid w:val="003C3C91"/>
    <w:rsid w:val="003C7FB5"/>
    <w:rsid w:val="003D24A0"/>
    <w:rsid w:val="003D25CE"/>
    <w:rsid w:val="003D3C59"/>
    <w:rsid w:val="003D5558"/>
    <w:rsid w:val="003E062C"/>
    <w:rsid w:val="003E37F7"/>
    <w:rsid w:val="003E4217"/>
    <w:rsid w:val="003E5002"/>
    <w:rsid w:val="003E553C"/>
    <w:rsid w:val="003E5971"/>
    <w:rsid w:val="003E5C7F"/>
    <w:rsid w:val="003E6761"/>
    <w:rsid w:val="003E6AAD"/>
    <w:rsid w:val="003E7EA5"/>
    <w:rsid w:val="003F02A6"/>
    <w:rsid w:val="003F0B05"/>
    <w:rsid w:val="003F103D"/>
    <w:rsid w:val="003F2A22"/>
    <w:rsid w:val="003F397E"/>
    <w:rsid w:val="003F65EA"/>
    <w:rsid w:val="00402E42"/>
    <w:rsid w:val="004048ED"/>
    <w:rsid w:val="004053F1"/>
    <w:rsid w:val="004064FC"/>
    <w:rsid w:val="00410DE5"/>
    <w:rsid w:val="00413B4D"/>
    <w:rsid w:val="004148E2"/>
    <w:rsid w:val="00420DA0"/>
    <w:rsid w:val="00421355"/>
    <w:rsid w:val="00421C4C"/>
    <w:rsid w:val="0042442A"/>
    <w:rsid w:val="00425ECC"/>
    <w:rsid w:val="00426114"/>
    <w:rsid w:val="004266F5"/>
    <w:rsid w:val="00426A23"/>
    <w:rsid w:val="00426DE8"/>
    <w:rsid w:val="00426FD0"/>
    <w:rsid w:val="004273E2"/>
    <w:rsid w:val="00430544"/>
    <w:rsid w:val="00430644"/>
    <w:rsid w:val="00431FEC"/>
    <w:rsid w:val="004330CD"/>
    <w:rsid w:val="0043378D"/>
    <w:rsid w:val="004367C0"/>
    <w:rsid w:val="0043750A"/>
    <w:rsid w:val="00440A60"/>
    <w:rsid w:val="00441FFD"/>
    <w:rsid w:val="004422F4"/>
    <w:rsid w:val="0044337E"/>
    <w:rsid w:val="0044709C"/>
    <w:rsid w:val="00450905"/>
    <w:rsid w:val="00453D60"/>
    <w:rsid w:val="00454DDB"/>
    <w:rsid w:val="00460A06"/>
    <w:rsid w:val="00461BCA"/>
    <w:rsid w:val="00462C27"/>
    <w:rsid w:val="00463AA3"/>
    <w:rsid w:val="004652F3"/>
    <w:rsid w:val="00467EE4"/>
    <w:rsid w:val="00472E7E"/>
    <w:rsid w:val="00473ABB"/>
    <w:rsid w:val="0047458D"/>
    <w:rsid w:val="004757B1"/>
    <w:rsid w:val="004769E7"/>
    <w:rsid w:val="00476AF2"/>
    <w:rsid w:val="004804FB"/>
    <w:rsid w:val="00483359"/>
    <w:rsid w:val="00487361"/>
    <w:rsid w:val="00490818"/>
    <w:rsid w:val="004913FD"/>
    <w:rsid w:val="00491BBD"/>
    <w:rsid w:val="00493342"/>
    <w:rsid w:val="004955D4"/>
    <w:rsid w:val="0049697C"/>
    <w:rsid w:val="004973E2"/>
    <w:rsid w:val="00497B14"/>
    <w:rsid w:val="00497B25"/>
    <w:rsid w:val="004A0EA4"/>
    <w:rsid w:val="004A1447"/>
    <w:rsid w:val="004A225E"/>
    <w:rsid w:val="004A2504"/>
    <w:rsid w:val="004A7438"/>
    <w:rsid w:val="004B6587"/>
    <w:rsid w:val="004B65C5"/>
    <w:rsid w:val="004B6D1D"/>
    <w:rsid w:val="004B7D21"/>
    <w:rsid w:val="004B7F03"/>
    <w:rsid w:val="004C2941"/>
    <w:rsid w:val="004C325D"/>
    <w:rsid w:val="004C3ABD"/>
    <w:rsid w:val="004C47D1"/>
    <w:rsid w:val="004C5A29"/>
    <w:rsid w:val="004C5E58"/>
    <w:rsid w:val="004C6416"/>
    <w:rsid w:val="004C785D"/>
    <w:rsid w:val="004C7B9F"/>
    <w:rsid w:val="004C7ECF"/>
    <w:rsid w:val="004D01F8"/>
    <w:rsid w:val="004D3EA6"/>
    <w:rsid w:val="004E05FE"/>
    <w:rsid w:val="004E13AC"/>
    <w:rsid w:val="004E3D3E"/>
    <w:rsid w:val="004E4CB0"/>
    <w:rsid w:val="004E4CB3"/>
    <w:rsid w:val="004E7BCE"/>
    <w:rsid w:val="004E7E7B"/>
    <w:rsid w:val="004F134D"/>
    <w:rsid w:val="004F1FD5"/>
    <w:rsid w:val="004F7E00"/>
    <w:rsid w:val="0050190D"/>
    <w:rsid w:val="00501AFF"/>
    <w:rsid w:val="005036BE"/>
    <w:rsid w:val="005041EB"/>
    <w:rsid w:val="00504AFF"/>
    <w:rsid w:val="00505AAC"/>
    <w:rsid w:val="00506989"/>
    <w:rsid w:val="00506BC6"/>
    <w:rsid w:val="00511B33"/>
    <w:rsid w:val="00511BE2"/>
    <w:rsid w:val="005132AC"/>
    <w:rsid w:val="00513D8F"/>
    <w:rsid w:val="0051585A"/>
    <w:rsid w:val="00516199"/>
    <w:rsid w:val="005175F9"/>
    <w:rsid w:val="00522659"/>
    <w:rsid w:val="00530A57"/>
    <w:rsid w:val="00531A78"/>
    <w:rsid w:val="00531FEE"/>
    <w:rsid w:val="005321D9"/>
    <w:rsid w:val="00535A4E"/>
    <w:rsid w:val="0053685F"/>
    <w:rsid w:val="00540860"/>
    <w:rsid w:val="0054098F"/>
    <w:rsid w:val="00540BD8"/>
    <w:rsid w:val="0054187B"/>
    <w:rsid w:val="00541C3F"/>
    <w:rsid w:val="00543A4E"/>
    <w:rsid w:val="00545FFD"/>
    <w:rsid w:val="00547766"/>
    <w:rsid w:val="005527DE"/>
    <w:rsid w:val="00553225"/>
    <w:rsid w:val="005535E9"/>
    <w:rsid w:val="00553BEC"/>
    <w:rsid w:val="00554957"/>
    <w:rsid w:val="00557F1C"/>
    <w:rsid w:val="00564996"/>
    <w:rsid w:val="00566A5D"/>
    <w:rsid w:val="00570425"/>
    <w:rsid w:val="00571107"/>
    <w:rsid w:val="005745E9"/>
    <w:rsid w:val="00574C60"/>
    <w:rsid w:val="00575DFD"/>
    <w:rsid w:val="005774D6"/>
    <w:rsid w:val="0058075C"/>
    <w:rsid w:val="0058150D"/>
    <w:rsid w:val="0058172F"/>
    <w:rsid w:val="00581D63"/>
    <w:rsid w:val="00582C4B"/>
    <w:rsid w:val="00582F5D"/>
    <w:rsid w:val="0058305A"/>
    <w:rsid w:val="00583877"/>
    <w:rsid w:val="00583E06"/>
    <w:rsid w:val="0058631D"/>
    <w:rsid w:val="00586AC8"/>
    <w:rsid w:val="00590CBC"/>
    <w:rsid w:val="00592112"/>
    <w:rsid w:val="0059586D"/>
    <w:rsid w:val="00595E6B"/>
    <w:rsid w:val="00596F17"/>
    <w:rsid w:val="00596F5D"/>
    <w:rsid w:val="005A2458"/>
    <w:rsid w:val="005A2743"/>
    <w:rsid w:val="005A36AF"/>
    <w:rsid w:val="005A4DF6"/>
    <w:rsid w:val="005A55FD"/>
    <w:rsid w:val="005A6B61"/>
    <w:rsid w:val="005B03DA"/>
    <w:rsid w:val="005B082B"/>
    <w:rsid w:val="005B445C"/>
    <w:rsid w:val="005B4A00"/>
    <w:rsid w:val="005B4CA6"/>
    <w:rsid w:val="005B5B0F"/>
    <w:rsid w:val="005C3104"/>
    <w:rsid w:val="005C4220"/>
    <w:rsid w:val="005C5E12"/>
    <w:rsid w:val="005C7CEC"/>
    <w:rsid w:val="005D2361"/>
    <w:rsid w:val="005D4100"/>
    <w:rsid w:val="005D643F"/>
    <w:rsid w:val="005E0147"/>
    <w:rsid w:val="005E35DC"/>
    <w:rsid w:val="005E4FFF"/>
    <w:rsid w:val="005E562F"/>
    <w:rsid w:val="005E5A34"/>
    <w:rsid w:val="005E5B6C"/>
    <w:rsid w:val="005E7717"/>
    <w:rsid w:val="005E7979"/>
    <w:rsid w:val="005F10BE"/>
    <w:rsid w:val="005F1D73"/>
    <w:rsid w:val="005F34FF"/>
    <w:rsid w:val="005F380D"/>
    <w:rsid w:val="005F43A5"/>
    <w:rsid w:val="005F49FA"/>
    <w:rsid w:val="005F50C9"/>
    <w:rsid w:val="005F6F4C"/>
    <w:rsid w:val="005F6FA3"/>
    <w:rsid w:val="005F71F8"/>
    <w:rsid w:val="005F7970"/>
    <w:rsid w:val="006027B1"/>
    <w:rsid w:val="00603AA6"/>
    <w:rsid w:val="00603DF0"/>
    <w:rsid w:val="00603E14"/>
    <w:rsid w:val="006048AA"/>
    <w:rsid w:val="00604905"/>
    <w:rsid w:val="00604F50"/>
    <w:rsid w:val="0060532A"/>
    <w:rsid w:val="00606723"/>
    <w:rsid w:val="006067AC"/>
    <w:rsid w:val="00606CB0"/>
    <w:rsid w:val="006106AE"/>
    <w:rsid w:val="00612BC6"/>
    <w:rsid w:val="00613A5B"/>
    <w:rsid w:val="00614437"/>
    <w:rsid w:val="006162F3"/>
    <w:rsid w:val="00617F65"/>
    <w:rsid w:val="00620033"/>
    <w:rsid w:val="00621037"/>
    <w:rsid w:val="00622AC7"/>
    <w:rsid w:val="006246BF"/>
    <w:rsid w:val="0062555D"/>
    <w:rsid w:val="00625C73"/>
    <w:rsid w:val="00627979"/>
    <w:rsid w:val="006342F5"/>
    <w:rsid w:val="006365A6"/>
    <w:rsid w:val="00640B85"/>
    <w:rsid w:val="00642495"/>
    <w:rsid w:val="00643F27"/>
    <w:rsid w:val="006446CE"/>
    <w:rsid w:val="0064521B"/>
    <w:rsid w:val="00645B1C"/>
    <w:rsid w:val="00646529"/>
    <w:rsid w:val="00646F7E"/>
    <w:rsid w:val="00646FEB"/>
    <w:rsid w:val="00650013"/>
    <w:rsid w:val="0065571F"/>
    <w:rsid w:val="0065767B"/>
    <w:rsid w:val="006579CE"/>
    <w:rsid w:val="00657BA6"/>
    <w:rsid w:val="00660F7D"/>
    <w:rsid w:val="0066289B"/>
    <w:rsid w:val="00662A79"/>
    <w:rsid w:val="00662C05"/>
    <w:rsid w:val="00665256"/>
    <w:rsid w:val="00670F3F"/>
    <w:rsid w:val="0067289B"/>
    <w:rsid w:val="00674294"/>
    <w:rsid w:val="00674F7C"/>
    <w:rsid w:val="0067619C"/>
    <w:rsid w:val="00676AF0"/>
    <w:rsid w:val="00676F94"/>
    <w:rsid w:val="0068112A"/>
    <w:rsid w:val="00681754"/>
    <w:rsid w:val="00683AA2"/>
    <w:rsid w:val="00686628"/>
    <w:rsid w:val="00687899"/>
    <w:rsid w:val="00687EEA"/>
    <w:rsid w:val="00691612"/>
    <w:rsid w:val="006948B4"/>
    <w:rsid w:val="00694968"/>
    <w:rsid w:val="00695453"/>
    <w:rsid w:val="006975C1"/>
    <w:rsid w:val="006A00A6"/>
    <w:rsid w:val="006A08C0"/>
    <w:rsid w:val="006A137C"/>
    <w:rsid w:val="006A1D19"/>
    <w:rsid w:val="006A2CC0"/>
    <w:rsid w:val="006A61BD"/>
    <w:rsid w:val="006B099D"/>
    <w:rsid w:val="006B1D37"/>
    <w:rsid w:val="006B2622"/>
    <w:rsid w:val="006B29B9"/>
    <w:rsid w:val="006B29FB"/>
    <w:rsid w:val="006B3B1F"/>
    <w:rsid w:val="006B4385"/>
    <w:rsid w:val="006B72DA"/>
    <w:rsid w:val="006C05D9"/>
    <w:rsid w:val="006C0718"/>
    <w:rsid w:val="006C2F29"/>
    <w:rsid w:val="006C3828"/>
    <w:rsid w:val="006C4AE3"/>
    <w:rsid w:val="006C5F51"/>
    <w:rsid w:val="006C6238"/>
    <w:rsid w:val="006C6753"/>
    <w:rsid w:val="006C6A6C"/>
    <w:rsid w:val="006C7D08"/>
    <w:rsid w:val="006D048B"/>
    <w:rsid w:val="006D14AA"/>
    <w:rsid w:val="006D20CF"/>
    <w:rsid w:val="006D31AC"/>
    <w:rsid w:val="006D4725"/>
    <w:rsid w:val="006D571B"/>
    <w:rsid w:val="006D61E2"/>
    <w:rsid w:val="006D672E"/>
    <w:rsid w:val="006E0BEE"/>
    <w:rsid w:val="006E4151"/>
    <w:rsid w:val="006E743C"/>
    <w:rsid w:val="006E7AFC"/>
    <w:rsid w:val="006F14A2"/>
    <w:rsid w:val="006F2A19"/>
    <w:rsid w:val="006F58A9"/>
    <w:rsid w:val="006F621C"/>
    <w:rsid w:val="006F64EA"/>
    <w:rsid w:val="006F65B3"/>
    <w:rsid w:val="006F7728"/>
    <w:rsid w:val="006F77A1"/>
    <w:rsid w:val="00701CD5"/>
    <w:rsid w:val="00701DAD"/>
    <w:rsid w:val="00702DDE"/>
    <w:rsid w:val="007039DB"/>
    <w:rsid w:val="00703A66"/>
    <w:rsid w:val="00704E84"/>
    <w:rsid w:val="00705B20"/>
    <w:rsid w:val="00705FDA"/>
    <w:rsid w:val="00711164"/>
    <w:rsid w:val="00711262"/>
    <w:rsid w:val="00716691"/>
    <w:rsid w:val="00716D59"/>
    <w:rsid w:val="00717D3B"/>
    <w:rsid w:val="0072209F"/>
    <w:rsid w:val="00722848"/>
    <w:rsid w:val="007234FF"/>
    <w:rsid w:val="007308DB"/>
    <w:rsid w:val="007313CD"/>
    <w:rsid w:val="00732246"/>
    <w:rsid w:val="007335CA"/>
    <w:rsid w:val="00733EE9"/>
    <w:rsid w:val="007356A8"/>
    <w:rsid w:val="00736957"/>
    <w:rsid w:val="007370D9"/>
    <w:rsid w:val="00737BD0"/>
    <w:rsid w:val="007424F0"/>
    <w:rsid w:val="00743EC2"/>
    <w:rsid w:val="00746A61"/>
    <w:rsid w:val="00751A3A"/>
    <w:rsid w:val="00751FAC"/>
    <w:rsid w:val="00752A1F"/>
    <w:rsid w:val="00752DAA"/>
    <w:rsid w:val="00753757"/>
    <w:rsid w:val="00754FF6"/>
    <w:rsid w:val="007552FF"/>
    <w:rsid w:val="007570A9"/>
    <w:rsid w:val="00760BA0"/>
    <w:rsid w:val="00762831"/>
    <w:rsid w:val="00765764"/>
    <w:rsid w:val="00765B47"/>
    <w:rsid w:val="00766ED6"/>
    <w:rsid w:val="00767690"/>
    <w:rsid w:val="007676F3"/>
    <w:rsid w:val="00770484"/>
    <w:rsid w:val="00770DB3"/>
    <w:rsid w:val="00771446"/>
    <w:rsid w:val="00773A6F"/>
    <w:rsid w:val="00774FED"/>
    <w:rsid w:val="00775562"/>
    <w:rsid w:val="00775716"/>
    <w:rsid w:val="00777FA4"/>
    <w:rsid w:val="00781859"/>
    <w:rsid w:val="00781D20"/>
    <w:rsid w:val="00783CC8"/>
    <w:rsid w:val="00785638"/>
    <w:rsid w:val="00786550"/>
    <w:rsid w:val="00791D74"/>
    <w:rsid w:val="00792B31"/>
    <w:rsid w:val="00793E2D"/>
    <w:rsid w:val="00793F00"/>
    <w:rsid w:val="00794871"/>
    <w:rsid w:val="00794BA8"/>
    <w:rsid w:val="0079596D"/>
    <w:rsid w:val="007964C8"/>
    <w:rsid w:val="00797661"/>
    <w:rsid w:val="00797EB7"/>
    <w:rsid w:val="007A2202"/>
    <w:rsid w:val="007A34DC"/>
    <w:rsid w:val="007A6F74"/>
    <w:rsid w:val="007A7577"/>
    <w:rsid w:val="007A7779"/>
    <w:rsid w:val="007B045B"/>
    <w:rsid w:val="007B119C"/>
    <w:rsid w:val="007B13F5"/>
    <w:rsid w:val="007B147D"/>
    <w:rsid w:val="007B1AE9"/>
    <w:rsid w:val="007B25E9"/>
    <w:rsid w:val="007B34E7"/>
    <w:rsid w:val="007B39E2"/>
    <w:rsid w:val="007B5251"/>
    <w:rsid w:val="007B65F0"/>
    <w:rsid w:val="007B6B71"/>
    <w:rsid w:val="007C1743"/>
    <w:rsid w:val="007C2E85"/>
    <w:rsid w:val="007C3298"/>
    <w:rsid w:val="007C4420"/>
    <w:rsid w:val="007C46ED"/>
    <w:rsid w:val="007C5CE5"/>
    <w:rsid w:val="007D032E"/>
    <w:rsid w:val="007D0C01"/>
    <w:rsid w:val="007D0E4D"/>
    <w:rsid w:val="007D146E"/>
    <w:rsid w:val="007D3612"/>
    <w:rsid w:val="007D3BBC"/>
    <w:rsid w:val="007D5AEE"/>
    <w:rsid w:val="007D673C"/>
    <w:rsid w:val="007E0C63"/>
    <w:rsid w:val="007E1E49"/>
    <w:rsid w:val="007E2450"/>
    <w:rsid w:val="007E3636"/>
    <w:rsid w:val="007E3DD0"/>
    <w:rsid w:val="007E4DAA"/>
    <w:rsid w:val="007E4E7D"/>
    <w:rsid w:val="007F0AA2"/>
    <w:rsid w:val="007F0D9F"/>
    <w:rsid w:val="007F1F03"/>
    <w:rsid w:val="007F5997"/>
    <w:rsid w:val="007F5CD1"/>
    <w:rsid w:val="007F783F"/>
    <w:rsid w:val="007F7ED8"/>
    <w:rsid w:val="0080052E"/>
    <w:rsid w:val="00800B28"/>
    <w:rsid w:val="00800B5C"/>
    <w:rsid w:val="008028BC"/>
    <w:rsid w:val="0080356F"/>
    <w:rsid w:val="00805F1A"/>
    <w:rsid w:val="008063CC"/>
    <w:rsid w:val="00807421"/>
    <w:rsid w:val="0081346A"/>
    <w:rsid w:val="008144D8"/>
    <w:rsid w:val="00814E8B"/>
    <w:rsid w:val="00815F1C"/>
    <w:rsid w:val="00820F3E"/>
    <w:rsid w:val="008217F7"/>
    <w:rsid w:val="00821D5F"/>
    <w:rsid w:val="00822084"/>
    <w:rsid w:val="008221FE"/>
    <w:rsid w:val="0082366F"/>
    <w:rsid w:val="00825610"/>
    <w:rsid w:val="0082784C"/>
    <w:rsid w:val="00830E66"/>
    <w:rsid w:val="00830ED6"/>
    <w:rsid w:val="00835B7F"/>
    <w:rsid w:val="00837830"/>
    <w:rsid w:val="0084015C"/>
    <w:rsid w:val="00841145"/>
    <w:rsid w:val="008413B8"/>
    <w:rsid w:val="008422BA"/>
    <w:rsid w:val="008437C0"/>
    <w:rsid w:val="00843DBE"/>
    <w:rsid w:val="00844AD9"/>
    <w:rsid w:val="00845705"/>
    <w:rsid w:val="0084744A"/>
    <w:rsid w:val="00847A1A"/>
    <w:rsid w:val="00847C30"/>
    <w:rsid w:val="00850377"/>
    <w:rsid w:val="008536C2"/>
    <w:rsid w:val="008545D8"/>
    <w:rsid w:val="0085511F"/>
    <w:rsid w:val="008555F7"/>
    <w:rsid w:val="00855C03"/>
    <w:rsid w:val="00857CB3"/>
    <w:rsid w:val="00857D3F"/>
    <w:rsid w:val="008653E1"/>
    <w:rsid w:val="008677A4"/>
    <w:rsid w:val="0087238E"/>
    <w:rsid w:val="00872BE9"/>
    <w:rsid w:val="008733E7"/>
    <w:rsid w:val="00876904"/>
    <w:rsid w:val="00882B2B"/>
    <w:rsid w:val="008867DA"/>
    <w:rsid w:val="00886EE8"/>
    <w:rsid w:val="008924E7"/>
    <w:rsid w:val="00894236"/>
    <w:rsid w:val="00895BF1"/>
    <w:rsid w:val="00896F9F"/>
    <w:rsid w:val="008A0221"/>
    <w:rsid w:val="008A35DE"/>
    <w:rsid w:val="008A4FD2"/>
    <w:rsid w:val="008A526D"/>
    <w:rsid w:val="008A69A5"/>
    <w:rsid w:val="008B144F"/>
    <w:rsid w:val="008B1652"/>
    <w:rsid w:val="008B2A5D"/>
    <w:rsid w:val="008B5ED2"/>
    <w:rsid w:val="008B63A8"/>
    <w:rsid w:val="008B76A1"/>
    <w:rsid w:val="008B79D4"/>
    <w:rsid w:val="008B7E98"/>
    <w:rsid w:val="008C0868"/>
    <w:rsid w:val="008C1830"/>
    <w:rsid w:val="008C35B2"/>
    <w:rsid w:val="008C5352"/>
    <w:rsid w:val="008C6AF7"/>
    <w:rsid w:val="008C7498"/>
    <w:rsid w:val="008D08B9"/>
    <w:rsid w:val="008D1A20"/>
    <w:rsid w:val="008D64A7"/>
    <w:rsid w:val="008D71FA"/>
    <w:rsid w:val="008D76B2"/>
    <w:rsid w:val="008E1FF5"/>
    <w:rsid w:val="008E4224"/>
    <w:rsid w:val="008F1074"/>
    <w:rsid w:val="008F166F"/>
    <w:rsid w:val="008F2A70"/>
    <w:rsid w:val="008F2F3A"/>
    <w:rsid w:val="008F33C1"/>
    <w:rsid w:val="008F3EAC"/>
    <w:rsid w:val="00902437"/>
    <w:rsid w:val="009052BF"/>
    <w:rsid w:val="009066E2"/>
    <w:rsid w:val="00911049"/>
    <w:rsid w:val="009123D2"/>
    <w:rsid w:val="00914826"/>
    <w:rsid w:val="00914972"/>
    <w:rsid w:val="009154E5"/>
    <w:rsid w:val="009161B6"/>
    <w:rsid w:val="00917123"/>
    <w:rsid w:val="00920798"/>
    <w:rsid w:val="0092089A"/>
    <w:rsid w:val="00923395"/>
    <w:rsid w:val="0092353C"/>
    <w:rsid w:val="009262B0"/>
    <w:rsid w:val="0092637A"/>
    <w:rsid w:val="00926596"/>
    <w:rsid w:val="00932497"/>
    <w:rsid w:val="0093321C"/>
    <w:rsid w:val="00933240"/>
    <w:rsid w:val="0093513A"/>
    <w:rsid w:val="00942AC3"/>
    <w:rsid w:val="00943EF5"/>
    <w:rsid w:val="009447A4"/>
    <w:rsid w:val="00945BB8"/>
    <w:rsid w:val="0095049A"/>
    <w:rsid w:val="00950EFE"/>
    <w:rsid w:val="00951367"/>
    <w:rsid w:val="009517E1"/>
    <w:rsid w:val="00951CE7"/>
    <w:rsid w:val="00951D99"/>
    <w:rsid w:val="009524DD"/>
    <w:rsid w:val="009536F2"/>
    <w:rsid w:val="00953873"/>
    <w:rsid w:val="0095442E"/>
    <w:rsid w:val="009558D5"/>
    <w:rsid w:val="009579EA"/>
    <w:rsid w:val="00960737"/>
    <w:rsid w:val="00960D2A"/>
    <w:rsid w:val="00961B55"/>
    <w:rsid w:val="00961EC7"/>
    <w:rsid w:val="00963495"/>
    <w:rsid w:val="0096578D"/>
    <w:rsid w:val="009665FF"/>
    <w:rsid w:val="00966611"/>
    <w:rsid w:val="00966F11"/>
    <w:rsid w:val="00967226"/>
    <w:rsid w:val="00967A65"/>
    <w:rsid w:val="00973DD6"/>
    <w:rsid w:val="00974350"/>
    <w:rsid w:val="00977427"/>
    <w:rsid w:val="00977479"/>
    <w:rsid w:val="00980756"/>
    <w:rsid w:val="00980B28"/>
    <w:rsid w:val="00982E9F"/>
    <w:rsid w:val="009857DB"/>
    <w:rsid w:val="009906CF"/>
    <w:rsid w:val="00991252"/>
    <w:rsid w:val="009917BA"/>
    <w:rsid w:val="00991DCF"/>
    <w:rsid w:val="00992CEC"/>
    <w:rsid w:val="00992E89"/>
    <w:rsid w:val="00993244"/>
    <w:rsid w:val="009932E0"/>
    <w:rsid w:val="00993FE3"/>
    <w:rsid w:val="009A0884"/>
    <w:rsid w:val="009A0C74"/>
    <w:rsid w:val="009A1688"/>
    <w:rsid w:val="009A6DCD"/>
    <w:rsid w:val="009A7873"/>
    <w:rsid w:val="009B0A0D"/>
    <w:rsid w:val="009B0F2C"/>
    <w:rsid w:val="009B0FA5"/>
    <w:rsid w:val="009B1B5E"/>
    <w:rsid w:val="009B3F8B"/>
    <w:rsid w:val="009B4B46"/>
    <w:rsid w:val="009B53AA"/>
    <w:rsid w:val="009B5F19"/>
    <w:rsid w:val="009B708F"/>
    <w:rsid w:val="009B7AA6"/>
    <w:rsid w:val="009C0643"/>
    <w:rsid w:val="009C11FC"/>
    <w:rsid w:val="009C2770"/>
    <w:rsid w:val="009C2B47"/>
    <w:rsid w:val="009C4823"/>
    <w:rsid w:val="009C4B11"/>
    <w:rsid w:val="009C5894"/>
    <w:rsid w:val="009C691B"/>
    <w:rsid w:val="009C6B53"/>
    <w:rsid w:val="009D0D99"/>
    <w:rsid w:val="009D5D42"/>
    <w:rsid w:val="009D5E83"/>
    <w:rsid w:val="009E0535"/>
    <w:rsid w:val="009E079E"/>
    <w:rsid w:val="009E2C3F"/>
    <w:rsid w:val="009E2F1D"/>
    <w:rsid w:val="009E546D"/>
    <w:rsid w:val="009E5A7D"/>
    <w:rsid w:val="009E60FC"/>
    <w:rsid w:val="009E64C2"/>
    <w:rsid w:val="009F12CD"/>
    <w:rsid w:val="009F27CD"/>
    <w:rsid w:val="009F58C9"/>
    <w:rsid w:val="009F7340"/>
    <w:rsid w:val="009F7548"/>
    <w:rsid w:val="009F78DF"/>
    <w:rsid w:val="00A02FB6"/>
    <w:rsid w:val="00A05D07"/>
    <w:rsid w:val="00A05E1D"/>
    <w:rsid w:val="00A07224"/>
    <w:rsid w:val="00A1133A"/>
    <w:rsid w:val="00A11F57"/>
    <w:rsid w:val="00A134E2"/>
    <w:rsid w:val="00A15A33"/>
    <w:rsid w:val="00A20C98"/>
    <w:rsid w:val="00A2145B"/>
    <w:rsid w:val="00A22794"/>
    <w:rsid w:val="00A22DFA"/>
    <w:rsid w:val="00A2356B"/>
    <w:rsid w:val="00A23B47"/>
    <w:rsid w:val="00A25ED1"/>
    <w:rsid w:val="00A26B2F"/>
    <w:rsid w:val="00A270D8"/>
    <w:rsid w:val="00A279AA"/>
    <w:rsid w:val="00A3160D"/>
    <w:rsid w:val="00A317FC"/>
    <w:rsid w:val="00A349C6"/>
    <w:rsid w:val="00A34C66"/>
    <w:rsid w:val="00A34D37"/>
    <w:rsid w:val="00A376F6"/>
    <w:rsid w:val="00A37BB8"/>
    <w:rsid w:val="00A37E29"/>
    <w:rsid w:val="00A40508"/>
    <w:rsid w:val="00A438FF"/>
    <w:rsid w:val="00A4545C"/>
    <w:rsid w:val="00A4744D"/>
    <w:rsid w:val="00A47C76"/>
    <w:rsid w:val="00A47F34"/>
    <w:rsid w:val="00A508C1"/>
    <w:rsid w:val="00A50CB3"/>
    <w:rsid w:val="00A52A0F"/>
    <w:rsid w:val="00A52D33"/>
    <w:rsid w:val="00A52F4F"/>
    <w:rsid w:val="00A55944"/>
    <w:rsid w:val="00A55AEC"/>
    <w:rsid w:val="00A62F30"/>
    <w:rsid w:val="00A6413E"/>
    <w:rsid w:val="00A64CFA"/>
    <w:rsid w:val="00A64EF0"/>
    <w:rsid w:val="00A656CB"/>
    <w:rsid w:val="00A66D14"/>
    <w:rsid w:val="00A67D74"/>
    <w:rsid w:val="00A72B62"/>
    <w:rsid w:val="00A82276"/>
    <w:rsid w:val="00A836EA"/>
    <w:rsid w:val="00A836F6"/>
    <w:rsid w:val="00A83A87"/>
    <w:rsid w:val="00A84743"/>
    <w:rsid w:val="00A85081"/>
    <w:rsid w:val="00A85DDF"/>
    <w:rsid w:val="00A85E8C"/>
    <w:rsid w:val="00A85F20"/>
    <w:rsid w:val="00A864AC"/>
    <w:rsid w:val="00A87526"/>
    <w:rsid w:val="00A90C0B"/>
    <w:rsid w:val="00A928E9"/>
    <w:rsid w:val="00A93E24"/>
    <w:rsid w:val="00A949DF"/>
    <w:rsid w:val="00A95A24"/>
    <w:rsid w:val="00A96A9C"/>
    <w:rsid w:val="00AA1391"/>
    <w:rsid w:val="00AA1B7D"/>
    <w:rsid w:val="00AA2358"/>
    <w:rsid w:val="00AA23FE"/>
    <w:rsid w:val="00AA3FF6"/>
    <w:rsid w:val="00AA726C"/>
    <w:rsid w:val="00AB1988"/>
    <w:rsid w:val="00AB1FE7"/>
    <w:rsid w:val="00AB24BE"/>
    <w:rsid w:val="00AB3088"/>
    <w:rsid w:val="00AB3968"/>
    <w:rsid w:val="00AB3F59"/>
    <w:rsid w:val="00AB5472"/>
    <w:rsid w:val="00AB5847"/>
    <w:rsid w:val="00AB63A3"/>
    <w:rsid w:val="00AB7BBE"/>
    <w:rsid w:val="00AC2AB4"/>
    <w:rsid w:val="00AC2D30"/>
    <w:rsid w:val="00AC38BC"/>
    <w:rsid w:val="00AC391C"/>
    <w:rsid w:val="00AC40A8"/>
    <w:rsid w:val="00AC4B0A"/>
    <w:rsid w:val="00AC4C34"/>
    <w:rsid w:val="00AC5560"/>
    <w:rsid w:val="00AC7484"/>
    <w:rsid w:val="00AC78AA"/>
    <w:rsid w:val="00AC7AFF"/>
    <w:rsid w:val="00AC7C4E"/>
    <w:rsid w:val="00AD12C5"/>
    <w:rsid w:val="00AD3FFD"/>
    <w:rsid w:val="00AD4C4E"/>
    <w:rsid w:val="00AD4E3A"/>
    <w:rsid w:val="00AD6CEA"/>
    <w:rsid w:val="00AD7F09"/>
    <w:rsid w:val="00AE0230"/>
    <w:rsid w:val="00AE29A5"/>
    <w:rsid w:val="00AE32CF"/>
    <w:rsid w:val="00AE493D"/>
    <w:rsid w:val="00AE55C2"/>
    <w:rsid w:val="00AE5C5E"/>
    <w:rsid w:val="00AE6085"/>
    <w:rsid w:val="00AE70C6"/>
    <w:rsid w:val="00AF0C08"/>
    <w:rsid w:val="00AF1051"/>
    <w:rsid w:val="00AF19C8"/>
    <w:rsid w:val="00AF3544"/>
    <w:rsid w:val="00AF3613"/>
    <w:rsid w:val="00AF47BC"/>
    <w:rsid w:val="00AF65E0"/>
    <w:rsid w:val="00AF767B"/>
    <w:rsid w:val="00AF7B10"/>
    <w:rsid w:val="00B02EF9"/>
    <w:rsid w:val="00B030A8"/>
    <w:rsid w:val="00B03E64"/>
    <w:rsid w:val="00B0691F"/>
    <w:rsid w:val="00B06A82"/>
    <w:rsid w:val="00B105DE"/>
    <w:rsid w:val="00B10D14"/>
    <w:rsid w:val="00B11D93"/>
    <w:rsid w:val="00B11DF6"/>
    <w:rsid w:val="00B1249B"/>
    <w:rsid w:val="00B14426"/>
    <w:rsid w:val="00B14976"/>
    <w:rsid w:val="00B1660A"/>
    <w:rsid w:val="00B16823"/>
    <w:rsid w:val="00B17556"/>
    <w:rsid w:val="00B17E2F"/>
    <w:rsid w:val="00B21722"/>
    <w:rsid w:val="00B23977"/>
    <w:rsid w:val="00B25749"/>
    <w:rsid w:val="00B27A65"/>
    <w:rsid w:val="00B31597"/>
    <w:rsid w:val="00B322E6"/>
    <w:rsid w:val="00B34DCF"/>
    <w:rsid w:val="00B362C6"/>
    <w:rsid w:val="00B37849"/>
    <w:rsid w:val="00B40863"/>
    <w:rsid w:val="00B40E1F"/>
    <w:rsid w:val="00B40FEE"/>
    <w:rsid w:val="00B42098"/>
    <w:rsid w:val="00B426A6"/>
    <w:rsid w:val="00B42F1D"/>
    <w:rsid w:val="00B43324"/>
    <w:rsid w:val="00B44B5A"/>
    <w:rsid w:val="00B50B26"/>
    <w:rsid w:val="00B5109A"/>
    <w:rsid w:val="00B5304E"/>
    <w:rsid w:val="00B5596E"/>
    <w:rsid w:val="00B57985"/>
    <w:rsid w:val="00B628DE"/>
    <w:rsid w:val="00B62AEB"/>
    <w:rsid w:val="00B62F1A"/>
    <w:rsid w:val="00B633B9"/>
    <w:rsid w:val="00B6380D"/>
    <w:rsid w:val="00B668A6"/>
    <w:rsid w:val="00B673E3"/>
    <w:rsid w:val="00B718AF"/>
    <w:rsid w:val="00B72931"/>
    <w:rsid w:val="00B77AD1"/>
    <w:rsid w:val="00B801D9"/>
    <w:rsid w:val="00B82E8C"/>
    <w:rsid w:val="00B86311"/>
    <w:rsid w:val="00B86560"/>
    <w:rsid w:val="00B873FB"/>
    <w:rsid w:val="00B87902"/>
    <w:rsid w:val="00B87E19"/>
    <w:rsid w:val="00B907B0"/>
    <w:rsid w:val="00B91A9B"/>
    <w:rsid w:val="00B95B61"/>
    <w:rsid w:val="00B95BFB"/>
    <w:rsid w:val="00B97D32"/>
    <w:rsid w:val="00BA0BE9"/>
    <w:rsid w:val="00BA6A96"/>
    <w:rsid w:val="00BB0678"/>
    <w:rsid w:val="00BB35F7"/>
    <w:rsid w:val="00BB4D23"/>
    <w:rsid w:val="00BB55BA"/>
    <w:rsid w:val="00BB5C0C"/>
    <w:rsid w:val="00BC0DF6"/>
    <w:rsid w:val="00BC197B"/>
    <w:rsid w:val="00BC281D"/>
    <w:rsid w:val="00BC2C91"/>
    <w:rsid w:val="00BC39A3"/>
    <w:rsid w:val="00BC5A89"/>
    <w:rsid w:val="00BC68C0"/>
    <w:rsid w:val="00BD0663"/>
    <w:rsid w:val="00BD10B0"/>
    <w:rsid w:val="00BD26AE"/>
    <w:rsid w:val="00BD3D0E"/>
    <w:rsid w:val="00BD52CB"/>
    <w:rsid w:val="00BD6164"/>
    <w:rsid w:val="00BD673D"/>
    <w:rsid w:val="00BD7771"/>
    <w:rsid w:val="00BE0BE5"/>
    <w:rsid w:val="00BE2CD9"/>
    <w:rsid w:val="00BE4ADE"/>
    <w:rsid w:val="00BE5679"/>
    <w:rsid w:val="00BE6442"/>
    <w:rsid w:val="00BE79F5"/>
    <w:rsid w:val="00BE7A93"/>
    <w:rsid w:val="00BE7AAE"/>
    <w:rsid w:val="00BF0793"/>
    <w:rsid w:val="00BF1D22"/>
    <w:rsid w:val="00BF6110"/>
    <w:rsid w:val="00BF6CA9"/>
    <w:rsid w:val="00BF72ED"/>
    <w:rsid w:val="00BF7BAD"/>
    <w:rsid w:val="00BF7E6E"/>
    <w:rsid w:val="00C011E6"/>
    <w:rsid w:val="00C01538"/>
    <w:rsid w:val="00C03E52"/>
    <w:rsid w:val="00C03EBB"/>
    <w:rsid w:val="00C04E33"/>
    <w:rsid w:val="00C05420"/>
    <w:rsid w:val="00C14D02"/>
    <w:rsid w:val="00C1540E"/>
    <w:rsid w:val="00C156E1"/>
    <w:rsid w:val="00C15C9A"/>
    <w:rsid w:val="00C17D28"/>
    <w:rsid w:val="00C20407"/>
    <w:rsid w:val="00C2735B"/>
    <w:rsid w:val="00C315E7"/>
    <w:rsid w:val="00C336E4"/>
    <w:rsid w:val="00C34ED6"/>
    <w:rsid w:val="00C35FC7"/>
    <w:rsid w:val="00C40631"/>
    <w:rsid w:val="00C4098D"/>
    <w:rsid w:val="00C42076"/>
    <w:rsid w:val="00C420DE"/>
    <w:rsid w:val="00C42EFE"/>
    <w:rsid w:val="00C43272"/>
    <w:rsid w:val="00C43BC0"/>
    <w:rsid w:val="00C44AD0"/>
    <w:rsid w:val="00C471A6"/>
    <w:rsid w:val="00C501F5"/>
    <w:rsid w:val="00C52AC5"/>
    <w:rsid w:val="00C53ED1"/>
    <w:rsid w:val="00C54C41"/>
    <w:rsid w:val="00C54C87"/>
    <w:rsid w:val="00C57EB0"/>
    <w:rsid w:val="00C6086E"/>
    <w:rsid w:val="00C61F75"/>
    <w:rsid w:val="00C6388A"/>
    <w:rsid w:val="00C65C31"/>
    <w:rsid w:val="00C66295"/>
    <w:rsid w:val="00C662F4"/>
    <w:rsid w:val="00C704E6"/>
    <w:rsid w:val="00C74132"/>
    <w:rsid w:val="00C802FC"/>
    <w:rsid w:val="00C8271B"/>
    <w:rsid w:val="00C87275"/>
    <w:rsid w:val="00C912BC"/>
    <w:rsid w:val="00C95CAA"/>
    <w:rsid w:val="00CA2A49"/>
    <w:rsid w:val="00CA2CE6"/>
    <w:rsid w:val="00CA48B0"/>
    <w:rsid w:val="00CA4E5B"/>
    <w:rsid w:val="00CA5A46"/>
    <w:rsid w:val="00CB01C5"/>
    <w:rsid w:val="00CB05DD"/>
    <w:rsid w:val="00CB2D2D"/>
    <w:rsid w:val="00CB374A"/>
    <w:rsid w:val="00CB3B41"/>
    <w:rsid w:val="00CB4BED"/>
    <w:rsid w:val="00CB54DB"/>
    <w:rsid w:val="00CB5B34"/>
    <w:rsid w:val="00CB64AE"/>
    <w:rsid w:val="00CC073E"/>
    <w:rsid w:val="00CC2ECA"/>
    <w:rsid w:val="00CC548B"/>
    <w:rsid w:val="00CC698D"/>
    <w:rsid w:val="00CC7249"/>
    <w:rsid w:val="00CC7387"/>
    <w:rsid w:val="00CD0897"/>
    <w:rsid w:val="00CD08F9"/>
    <w:rsid w:val="00CD15E8"/>
    <w:rsid w:val="00CD2593"/>
    <w:rsid w:val="00CD5EFA"/>
    <w:rsid w:val="00CD6CC4"/>
    <w:rsid w:val="00CD7509"/>
    <w:rsid w:val="00CD75FC"/>
    <w:rsid w:val="00CE09B0"/>
    <w:rsid w:val="00CE255C"/>
    <w:rsid w:val="00CE386B"/>
    <w:rsid w:val="00CE3B2E"/>
    <w:rsid w:val="00CE538A"/>
    <w:rsid w:val="00CE5BB6"/>
    <w:rsid w:val="00CE64C3"/>
    <w:rsid w:val="00CE7481"/>
    <w:rsid w:val="00CF0B80"/>
    <w:rsid w:val="00CF2661"/>
    <w:rsid w:val="00CF2973"/>
    <w:rsid w:val="00CF327E"/>
    <w:rsid w:val="00CF33C8"/>
    <w:rsid w:val="00CF4B48"/>
    <w:rsid w:val="00CF6687"/>
    <w:rsid w:val="00CF686C"/>
    <w:rsid w:val="00CF7D32"/>
    <w:rsid w:val="00D00EB1"/>
    <w:rsid w:val="00D02192"/>
    <w:rsid w:val="00D021B6"/>
    <w:rsid w:val="00D035E5"/>
    <w:rsid w:val="00D04FE6"/>
    <w:rsid w:val="00D13905"/>
    <w:rsid w:val="00D16B3F"/>
    <w:rsid w:val="00D210CE"/>
    <w:rsid w:val="00D21F8C"/>
    <w:rsid w:val="00D23919"/>
    <w:rsid w:val="00D26ED3"/>
    <w:rsid w:val="00D30C7B"/>
    <w:rsid w:val="00D3117F"/>
    <w:rsid w:val="00D33085"/>
    <w:rsid w:val="00D33FBE"/>
    <w:rsid w:val="00D346E4"/>
    <w:rsid w:val="00D3502C"/>
    <w:rsid w:val="00D36EE0"/>
    <w:rsid w:val="00D372BC"/>
    <w:rsid w:val="00D37E4E"/>
    <w:rsid w:val="00D40AD5"/>
    <w:rsid w:val="00D41354"/>
    <w:rsid w:val="00D413E8"/>
    <w:rsid w:val="00D41D69"/>
    <w:rsid w:val="00D43A04"/>
    <w:rsid w:val="00D473BA"/>
    <w:rsid w:val="00D47A2C"/>
    <w:rsid w:val="00D51486"/>
    <w:rsid w:val="00D52C8A"/>
    <w:rsid w:val="00D532B6"/>
    <w:rsid w:val="00D541A5"/>
    <w:rsid w:val="00D54B88"/>
    <w:rsid w:val="00D56F39"/>
    <w:rsid w:val="00D57FA9"/>
    <w:rsid w:val="00D609CF"/>
    <w:rsid w:val="00D609D6"/>
    <w:rsid w:val="00D62538"/>
    <w:rsid w:val="00D67EF2"/>
    <w:rsid w:val="00D73F19"/>
    <w:rsid w:val="00D74CC3"/>
    <w:rsid w:val="00D74F75"/>
    <w:rsid w:val="00D76E4B"/>
    <w:rsid w:val="00D8132D"/>
    <w:rsid w:val="00D832EF"/>
    <w:rsid w:val="00D84096"/>
    <w:rsid w:val="00D858B9"/>
    <w:rsid w:val="00D85F17"/>
    <w:rsid w:val="00D86A91"/>
    <w:rsid w:val="00D86C6F"/>
    <w:rsid w:val="00D90372"/>
    <w:rsid w:val="00D90842"/>
    <w:rsid w:val="00D92825"/>
    <w:rsid w:val="00D93A43"/>
    <w:rsid w:val="00D93BC0"/>
    <w:rsid w:val="00D95332"/>
    <w:rsid w:val="00D958E2"/>
    <w:rsid w:val="00D971E6"/>
    <w:rsid w:val="00D97FC9"/>
    <w:rsid w:val="00DA0197"/>
    <w:rsid w:val="00DA1746"/>
    <w:rsid w:val="00DA1F94"/>
    <w:rsid w:val="00DA380D"/>
    <w:rsid w:val="00DA7A4D"/>
    <w:rsid w:val="00DA7CDD"/>
    <w:rsid w:val="00DA7D5E"/>
    <w:rsid w:val="00DB0430"/>
    <w:rsid w:val="00DB0D48"/>
    <w:rsid w:val="00DB0F2C"/>
    <w:rsid w:val="00DB240E"/>
    <w:rsid w:val="00DB41DF"/>
    <w:rsid w:val="00DB4797"/>
    <w:rsid w:val="00DB49B6"/>
    <w:rsid w:val="00DB49B9"/>
    <w:rsid w:val="00DB4A40"/>
    <w:rsid w:val="00DC02B4"/>
    <w:rsid w:val="00DC1D34"/>
    <w:rsid w:val="00DC1D6F"/>
    <w:rsid w:val="00DC2341"/>
    <w:rsid w:val="00DC2B79"/>
    <w:rsid w:val="00DC396F"/>
    <w:rsid w:val="00DD054A"/>
    <w:rsid w:val="00DD074A"/>
    <w:rsid w:val="00DD2D47"/>
    <w:rsid w:val="00DD3096"/>
    <w:rsid w:val="00DD5B11"/>
    <w:rsid w:val="00DE2164"/>
    <w:rsid w:val="00DE560E"/>
    <w:rsid w:val="00DE58CA"/>
    <w:rsid w:val="00DE67BD"/>
    <w:rsid w:val="00DE6DD8"/>
    <w:rsid w:val="00DE7351"/>
    <w:rsid w:val="00DE7785"/>
    <w:rsid w:val="00DF11F8"/>
    <w:rsid w:val="00DF2046"/>
    <w:rsid w:val="00DF3642"/>
    <w:rsid w:val="00DF3885"/>
    <w:rsid w:val="00DF5074"/>
    <w:rsid w:val="00DF72BB"/>
    <w:rsid w:val="00E02AF3"/>
    <w:rsid w:val="00E049C8"/>
    <w:rsid w:val="00E0576D"/>
    <w:rsid w:val="00E0585A"/>
    <w:rsid w:val="00E06F44"/>
    <w:rsid w:val="00E07116"/>
    <w:rsid w:val="00E07DD8"/>
    <w:rsid w:val="00E1041E"/>
    <w:rsid w:val="00E14690"/>
    <w:rsid w:val="00E153E3"/>
    <w:rsid w:val="00E16277"/>
    <w:rsid w:val="00E17E1B"/>
    <w:rsid w:val="00E24693"/>
    <w:rsid w:val="00E24A73"/>
    <w:rsid w:val="00E254B0"/>
    <w:rsid w:val="00E25924"/>
    <w:rsid w:val="00E31C2B"/>
    <w:rsid w:val="00E4155A"/>
    <w:rsid w:val="00E4238D"/>
    <w:rsid w:val="00E42C59"/>
    <w:rsid w:val="00E436F6"/>
    <w:rsid w:val="00E439EA"/>
    <w:rsid w:val="00E45F40"/>
    <w:rsid w:val="00E46F2C"/>
    <w:rsid w:val="00E54B02"/>
    <w:rsid w:val="00E55718"/>
    <w:rsid w:val="00E6016F"/>
    <w:rsid w:val="00E64B8F"/>
    <w:rsid w:val="00E65330"/>
    <w:rsid w:val="00E733AA"/>
    <w:rsid w:val="00E734B5"/>
    <w:rsid w:val="00E73510"/>
    <w:rsid w:val="00E7460C"/>
    <w:rsid w:val="00E74895"/>
    <w:rsid w:val="00E7563D"/>
    <w:rsid w:val="00E76CA9"/>
    <w:rsid w:val="00E77400"/>
    <w:rsid w:val="00E77467"/>
    <w:rsid w:val="00E77DE9"/>
    <w:rsid w:val="00E808A1"/>
    <w:rsid w:val="00E80B82"/>
    <w:rsid w:val="00E80C6E"/>
    <w:rsid w:val="00E839C9"/>
    <w:rsid w:val="00E8558E"/>
    <w:rsid w:val="00E85954"/>
    <w:rsid w:val="00E863F2"/>
    <w:rsid w:val="00E91517"/>
    <w:rsid w:val="00E944AC"/>
    <w:rsid w:val="00E965A2"/>
    <w:rsid w:val="00E97827"/>
    <w:rsid w:val="00E97902"/>
    <w:rsid w:val="00E9793E"/>
    <w:rsid w:val="00E97F6C"/>
    <w:rsid w:val="00EA2718"/>
    <w:rsid w:val="00EA6A85"/>
    <w:rsid w:val="00EA6E60"/>
    <w:rsid w:val="00EA73B1"/>
    <w:rsid w:val="00EA746C"/>
    <w:rsid w:val="00EB1BE9"/>
    <w:rsid w:val="00EB58A1"/>
    <w:rsid w:val="00EB60C3"/>
    <w:rsid w:val="00EC74E1"/>
    <w:rsid w:val="00EC7A5C"/>
    <w:rsid w:val="00ED06EB"/>
    <w:rsid w:val="00ED0B55"/>
    <w:rsid w:val="00ED27BF"/>
    <w:rsid w:val="00ED3BF6"/>
    <w:rsid w:val="00ED487E"/>
    <w:rsid w:val="00ED4D24"/>
    <w:rsid w:val="00ED53BB"/>
    <w:rsid w:val="00ED55D4"/>
    <w:rsid w:val="00ED5A65"/>
    <w:rsid w:val="00ED5DE9"/>
    <w:rsid w:val="00EE0867"/>
    <w:rsid w:val="00EE387F"/>
    <w:rsid w:val="00EE3BF2"/>
    <w:rsid w:val="00EE546B"/>
    <w:rsid w:val="00EE5D35"/>
    <w:rsid w:val="00EE622E"/>
    <w:rsid w:val="00EE678F"/>
    <w:rsid w:val="00EE6DCF"/>
    <w:rsid w:val="00EE7F83"/>
    <w:rsid w:val="00EF0800"/>
    <w:rsid w:val="00EF13E7"/>
    <w:rsid w:val="00EF220C"/>
    <w:rsid w:val="00EF251B"/>
    <w:rsid w:val="00EF36CA"/>
    <w:rsid w:val="00EF5134"/>
    <w:rsid w:val="00EF52C8"/>
    <w:rsid w:val="00EF62A8"/>
    <w:rsid w:val="00EF6675"/>
    <w:rsid w:val="00EF708D"/>
    <w:rsid w:val="00EF76C5"/>
    <w:rsid w:val="00EF7967"/>
    <w:rsid w:val="00EF7FA2"/>
    <w:rsid w:val="00F0096B"/>
    <w:rsid w:val="00F011F6"/>
    <w:rsid w:val="00F01237"/>
    <w:rsid w:val="00F030CF"/>
    <w:rsid w:val="00F038F5"/>
    <w:rsid w:val="00F043C4"/>
    <w:rsid w:val="00F0503D"/>
    <w:rsid w:val="00F06FC8"/>
    <w:rsid w:val="00F10803"/>
    <w:rsid w:val="00F11467"/>
    <w:rsid w:val="00F126C9"/>
    <w:rsid w:val="00F1638B"/>
    <w:rsid w:val="00F17F1F"/>
    <w:rsid w:val="00F20148"/>
    <w:rsid w:val="00F20FA4"/>
    <w:rsid w:val="00F222F3"/>
    <w:rsid w:val="00F2428B"/>
    <w:rsid w:val="00F250F0"/>
    <w:rsid w:val="00F25761"/>
    <w:rsid w:val="00F27515"/>
    <w:rsid w:val="00F27D28"/>
    <w:rsid w:val="00F323FE"/>
    <w:rsid w:val="00F34496"/>
    <w:rsid w:val="00F34BCB"/>
    <w:rsid w:val="00F369DC"/>
    <w:rsid w:val="00F37407"/>
    <w:rsid w:val="00F40520"/>
    <w:rsid w:val="00F40CFA"/>
    <w:rsid w:val="00F42183"/>
    <w:rsid w:val="00F42553"/>
    <w:rsid w:val="00F43DFF"/>
    <w:rsid w:val="00F440C4"/>
    <w:rsid w:val="00F506BA"/>
    <w:rsid w:val="00F50870"/>
    <w:rsid w:val="00F50E74"/>
    <w:rsid w:val="00F51644"/>
    <w:rsid w:val="00F54B9E"/>
    <w:rsid w:val="00F57A27"/>
    <w:rsid w:val="00F605A6"/>
    <w:rsid w:val="00F60B16"/>
    <w:rsid w:val="00F60F4A"/>
    <w:rsid w:val="00F62212"/>
    <w:rsid w:val="00F635DB"/>
    <w:rsid w:val="00F650E1"/>
    <w:rsid w:val="00F67CFB"/>
    <w:rsid w:val="00F7083D"/>
    <w:rsid w:val="00F72CFE"/>
    <w:rsid w:val="00F73ED4"/>
    <w:rsid w:val="00F77291"/>
    <w:rsid w:val="00F77AEE"/>
    <w:rsid w:val="00F82C32"/>
    <w:rsid w:val="00F83AE8"/>
    <w:rsid w:val="00F8472E"/>
    <w:rsid w:val="00F85D4A"/>
    <w:rsid w:val="00F85FA7"/>
    <w:rsid w:val="00F8684D"/>
    <w:rsid w:val="00F94C8F"/>
    <w:rsid w:val="00F966F5"/>
    <w:rsid w:val="00F96839"/>
    <w:rsid w:val="00F96A26"/>
    <w:rsid w:val="00FA284C"/>
    <w:rsid w:val="00FA48C8"/>
    <w:rsid w:val="00FA5E65"/>
    <w:rsid w:val="00FA6D20"/>
    <w:rsid w:val="00FA7378"/>
    <w:rsid w:val="00FA7D54"/>
    <w:rsid w:val="00FB07AE"/>
    <w:rsid w:val="00FB0810"/>
    <w:rsid w:val="00FB66CB"/>
    <w:rsid w:val="00FC097C"/>
    <w:rsid w:val="00FC0EDD"/>
    <w:rsid w:val="00FC2DAF"/>
    <w:rsid w:val="00FC54C5"/>
    <w:rsid w:val="00FC611E"/>
    <w:rsid w:val="00FC7BB8"/>
    <w:rsid w:val="00FD4397"/>
    <w:rsid w:val="00FD5CDD"/>
    <w:rsid w:val="00FD7141"/>
    <w:rsid w:val="00FD73A8"/>
    <w:rsid w:val="00FE09E6"/>
    <w:rsid w:val="00FE1ADB"/>
    <w:rsid w:val="00FE3266"/>
    <w:rsid w:val="00FE398D"/>
    <w:rsid w:val="00FE7AB9"/>
    <w:rsid w:val="00FF0D23"/>
    <w:rsid w:val="00FF0DCE"/>
    <w:rsid w:val="00FF134D"/>
    <w:rsid w:val="00FF25A5"/>
    <w:rsid w:val="00FF3FE5"/>
    <w:rsid w:val="00FF5240"/>
    <w:rsid w:val="00FF5FB1"/>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62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numPr>
        <w:numId w:val="28"/>
      </w:numPr>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numPr>
        <w:ilvl w:val="1"/>
        <w:numId w:val="28"/>
      </w:num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numPr>
        <w:ilvl w:val="2"/>
        <w:numId w:val="28"/>
      </w:num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E65330"/>
    <w:pPr>
      <w:widowControl w:val="0"/>
      <w:spacing w:after="960" w:line="36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numPr>
        <w:numId w:val="28"/>
      </w:numPr>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numPr>
        <w:ilvl w:val="1"/>
        <w:numId w:val="28"/>
      </w:num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numPr>
        <w:ilvl w:val="2"/>
        <w:numId w:val="28"/>
      </w:num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E65330"/>
    <w:pPr>
      <w:widowControl w:val="0"/>
      <w:spacing w:after="960" w:line="36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2.xml"/><Relationship Id="rId31" Type="http://schemas.openxmlformats.org/officeDocument/2006/relationships/chart" Target="charts/chart3.xml"/><Relationship Id="rId32" Type="http://schemas.openxmlformats.org/officeDocument/2006/relationships/chart" Target="charts/chart4.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5.xml"/><Relationship Id="rId34" Type="http://schemas.openxmlformats.org/officeDocument/2006/relationships/chart" Target="charts/chart6.xml"/><Relationship Id="rId35" Type="http://schemas.openxmlformats.org/officeDocument/2006/relationships/chart" Target="charts/chart7.xml"/><Relationship Id="rId36" Type="http://schemas.openxmlformats.org/officeDocument/2006/relationships/chart" Target="charts/chart8.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chart" Target="charts/chart9.xml"/><Relationship Id="rId38" Type="http://schemas.openxmlformats.org/officeDocument/2006/relationships/chart" Target="charts/chart10.xml"/><Relationship Id="rId39" Type="http://schemas.openxmlformats.org/officeDocument/2006/relationships/chart" Target="charts/chart11.xml"/><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Place\ThesisLatex\latex\CoAPNONIP_Experiment\Experiment1_changelock.xlsx" TargetMode="External"/><Relationship Id="rId2" Type="http://schemas.microsoft.com/office/2011/relationships/chartStyle" Target="style1.xml"/><Relationship Id="rId3" Type="http://schemas.microsoft.com/office/2011/relationships/chartColorStyle" Target="colors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Thesis\experiment_new\multiappExperiment.xlsx" TargetMode="External"/><Relationship Id="rId2" Type="http://schemas.microsoft.com/office/2011/relationships/chartStyle" Target="style8.xml"/><Relationship Id="rId3" Type="http://schemas.microsoft.com/office/2011/relationships/chartColorStyle" Target="colors8.xml"/></Relationships>
</file>

<file path=word/charts/_rels/chart2.xml.rels><?xml version="1.0" encoding="UTF-8" standalone="yes"?>
<Relationships xmlns="http://schemas.openxmlformats.org/package/2006/relationships"><Relationship Id="rId1" Type="http://schemas.openxmlformats.org/officeDocument/2006/relationships/oleObject" Target="file:///D:\WorkPlace\ThesisLatex\latex\CoAPNONIP_Experiment\Experiment1_changelock.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file:///D:\WorkPlace\ThesisLatex\latex\CoAPNONIP_Experiment\Experiment1_changelock.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file:///D:\WorkPlace\ThesisLatex\latex\CoAPNONIP_Experiment\Experiment1_changelock.xlsx" TargetMode="External"/><Relationship Id="rId2" Type="http://schemas.microsoft.com/office/2011/relationships/chartStyle" Target="style4.xml"/><Relationship Id="rId3" Type="http://schemas.microsoft.com/office/2011/relationships/chartColorStyle" Target="colors4.xml"/></Relationships>
</file>

<file path=word/charts/_rels/chart5.xml.rels><?xml version="1.0" encoding="UTF-8" standalone="yes"?>
<Relationships xmlns="http://schemas.openxmlformats.org/package/2006/relationships"><Relationship Id="rId1" Type="http://schemas.openxmlformats.org/officeDocument/2006/relationships/oleObject" Target="file:///D:\WorkPlace\ThesisLatex\latex\CoAPNONIP_Experiment\Experiment3_multipacket.xlsx" TargetMode="External"/><Relationship Id="rId2" Type="http://schemas.microsoft.com/office/2011/relationships/chartStyle" Target="style5.xml"/><Relationship Id="rId3" Type="http://schemas.microsoft.com/office/2011/relationships/chartColorStyle" Target="colors5.xml"/></Relationships>
</file>

<file path=word/charts/_rels/chart6.xml.rels><?xml version="1.0" encoding="UTF-8" standalone="yes"?>
<Relationships xmlns="http://schemas.openxmlformats.org/package/2006/relationships"><Relationship Id="rId1" Type="http://schemas.openxmlformats.org/officeDocument/2006/relationships/oleObject" Target="file:///D:\WorkPlace\ThesisLatex\latex\CoAPNONIP_Experiment\Experiment3_multipacket.xlsx" TargetMode="External"/><Relationship Id="rId2" Type="http://schemas.microsoft.com/office/2011/relationships/chartStyle" Target="style6.xml"/><Relationship Id="rId3" Type="http://schemas.microsoft.com/office/2011/relationships/chartColorStyle" Target="colors6.xml"/></Relationships>
</file>

<file path=word/charts/_rels/chart7.xml.rels><?xml version="1.0" encoding="UTF-8" standalone="yes"?>
<Relationships xmlns="http://schemas.openxmlformats.org/package/2006/relationships"><Relationship Id="rId1" Type="http://schemas.openxmlformats.org/officeDocument/2006/relationships/oleObject" Target="file:///D:\WorkPlace\ThesisLatex\latex\CoAPNONIP_Experiment\Experiment3_multipacket.xlsx" TargetMode="External"/><Relationship Id="rId2" Type="http://schemas.microsoft.com/office/2011/relationships/chartStyle" Target="style7.xml"/><Relationship Id="rId3" Type="http://schemas.microsoft.com/office/2011/relationships/chartColorStyle" Target="colors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97.63989257812499</c:v>
                </c:pt>
                <c:pt idx="4">
                  <c:v>97.35009765624999</c:v>
                </c:pt>
                <c:pt idx="5">
                  <c:v>97.5</c:v>
                </c:pt>
                <c:pt idx="6">
                  <c:v>97.5</c:v>
                </c:pt>
                <c:pt idx="7">
                  <c:v>97.38989257812499</c:v>
                </c:pt>
                <c:pt idx="8">
                  <c:v>98.72998046875</c:v>
                </c:pt>
                <c:pt idx="9">
                  <c:v>96.37011718749999</c:v>
                </c:pt>
                <c:pt idx="10">
                  <c:v>100.419921875</c:v>
                </c:pt>
                <c:pt idx="11">
                  <c:v>94.56005859374999</c:v>
                </c:pt>
                <c:pt idx="12">
                  <c:v>97.780029296875</c:v>
                </c:pt>
                <c:pt idx="13">
                  <c:v>97.17993164062499</c:v>
                </c:pt>
                <c:pt idx="14">
                  <c:v>97.59008789062499</c:v>
                </c:pt>
                <c:pt idx="15">
                  <c:v>97.51977539062499</c:v>
                </c:pt>
                <c:pt idx="16">
                  <c:v>97.35009765624999</c:v>
                </c:pt>
                <c:pt idx="17">
                  <c:v>97.5</c:v>
                </c:pt>
                <c:pt idx="18">
                  <c:v>97.62011718749999</c:v>
                </c:pt>
                <c:pt idx="19">
                  <c:v>97.87988281249996</c:v>
                </c:pt>
                <c:pt idx="20">
                  <c:v>97.409912109375</c:v>
                </c:pt>
                <c:pt idx="21">
                  <c:v>100.10009765625</c:v>
                </c:pt>
                <c:pt idx="22">
                  <c:v>94.60009765624999</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97.64013671874999</c:v>
                </c:pt>
                <c:pt idx="35">
                  <c:v>97.219970703125</c:v>
                </c:pt>
                <c:pt idx="36">
                  <c:v>97.449951171875</c:v>
                </c:pt>
                <c:pt idx="37">
                  <c:v>97.510009765625</c:v>
                </c:pt>
                <c:pt idx="38">
                  <c:v>97.699951171875</c:v>
                </c:pt>
                <c:pt idx="39">
                  <c:v>97.22998046875</c:v>
                </c:pt>
                <c:pt idx="40">
                  <c:v>97.64013671874999</c:v>
                </c:pt>
                <c:pt idx="41">
                  <c:v>97.419921875</c:v>
                </c:pt>
                <c:pt idx="42">
                  <c:v>98.47998046875</c:v>
                </c:pt>
                <c:pt idx="43">
                  <c:v>100.3701171875</c:v>
                </c:pt>
                <c:pt idx="44">
                  <c:v>93.869873046875</c:v>
                </c:pt>
                <c:pt idx="45">
                  <c:v>97.83007812499999</c:v>
                </c:pt>
                <c:pt idx="46">
                  <c:v>97.4599609375</c:v>
                </c:pt>
                <c:pt idx="47">
                  <c:v>97.10009765624999</c:v>
                </c:pt>
                <c:pt idx="48">
                  <c:v>97.309814453125</c:v>
                </c:pt>
                <c:pt idx="49">
                  <c:v>97.60009765624999</c:v>
                </c:pt>
                <c:pt idx="50">
                  <c:v>97.72998046875</c:v>
                </c:pt>
                <c:pt idx="51">
                  <c:v>97.130126953125</c:v>
                </c:pt>
                <c:pt idx="52">
                  <c:v>97.719970703125</c:v>
                </c:pt>
                <c:pt idx="53">
                  <c:v>97.31005859374999</c:v>
                </c:pt>
                <c:pt idx="54">
                  <c:v>100.7998046875</c:v>
                </c:pt>
                <c:pt idx="55">
                  <c:v>94.47998046875</c:v>
                </c:pt>
                <c:pt idx="56">
                  <c:v>97.67016601562499</c:v>
                </c:pt>
                <c:pt idx="57">
                  <c:v>97.169921875</c:v>
                </c:pt>
                <c:pt idx="58">
                  <c:v>97.52001953125</c:v>
                </c:pt>
                <c:pt idx="59">
                  <c:v>97.55004882812499</c:v>
                </c:pt>
                <c:pt idx="60">
                  <c:v>97.56005859374999</c:v>
                </c:pt>
                <c:pt idx="61">
                  <c:v>97.539794921875</c:v>
                </c:pt>
                <c:pt idx="62">
                  <c:v>97.510009765625</c:v>
                </c:pt>
                <c:pt idx="63">
                  <c:v>97.219970703125</c:v>
                </c:pt>
                <c:pt idx="64">
                  <c:v>97.7900390625</c:v>
                </c:pt>
                <c:pt idx="65">
                  <c:v>101.0400390625</c:v>
                </c:pt>
                <c:pt idx="66">
                  <c:v>94.31005859374999</c:v>
                </c:pt>
                <c:pt idx="67">
                  <c:v>97.0</c:v>
                </c:pt>
                <c:pt idx="68">
                  <c:v>97.62988281249996</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97.88989257812499</c:v>
                </c:pt>
                <c:pt idx="79">
                  <c:v>96.91015625</c:v>
                </c:pt>
                <c:pt idx="80">
                  <c:v>97.60986328125</c:v>
                </c:pt>
                <c:pt idx="81">
                  <c:v>97.35009765624999</c:v>
                </c:pt>
                <c:pt idx="82">
                  <c:v>97.80004882812499</c:v>
                </c:pt>
                <c:pt idx="83">
                  <c:v>97.199951171875</c:v>
                </c:pt>
                <c:pt idx="84">
                  <c:v>97.52001953125</c:v>
                </c:pt>
                <c:pt idx="85">
                  <c:v>97.5</c:v>
                </c:pt>
                <c:pt idx="86">
                  <c:v>148.8798828125</c:v>
                </c:pt>
                <c:pt idx="87">
                  <c:v>94.95019531249999</c:v>
                </c:pt>
                <c:pt idx="88">
                  <c:v>97.539794921875</c:v>
                </c:pt>
                <c:pt idx="89">
                  <c:v>98.06005859374999</c:v>
                </c:pt>
                <c:pt idx="90">
                  <c:v>97.070068359375</c:v>
                </c:pt>
                <c:pt idx="91">
                  <c:v>97.33007812499999</c:v>
                </c:pt>
                <c:pt idx="92">
                  <c:v>97.599853515625</c:v>
                </c:pt>
                <c:pt idx="93">
                  <c:v>97.360107421875</c:v>
                </c:pt>
                <c:pt idx="94">
                  <c:v>97.699951171875</c:v>
                </c:pt>
                <c:pt idx="95">
                  <c:v>97.27001953125</c:v>
                </c:pt>
                <c:pt idx="96">
                  <c:v>97.67993164062499</c:v>
                </c:pt>
                <c:pt idx="97">
                  <c:v>100.18994140625</c:v>
                </c:pt>
                <c:pt idx="98">
                  <c:v>95.81005859374999</c:v>
                </c:pt>
              </c:numCache>
            </c:numRef>
          </c:val>
          <c:smooth val="0"/>
          <c:extLst xmlns:c16r2="http://schemas.microsoft.com/office/drawing/2015/06/char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94.68994140624999</c:v>
                </c:pt>
                <c:pt idx="1">
                  <c:v>97.260009765625</c:v>
                </c:pt>
                <c:pt idx="2">
                  <c:v>97.72998046875</c:v>
                </c:pt>
                <c:pt idx="3">
                  <c:v>97.34008789062499</c:v>
                </c:pt>
                <c:pt idx="4">
                  <c:v>97.369873046875</c:v>
                </c:pt>
                <c:pt idx="5">
                  <c:v>97.5</c:v>
                </c:pt>
                <c:pt idx="6">
                  <c:v>97.59008789062499</c:v>
                </c:pt>
                <c:pt idx="7">
                  <c:v>97.669921875</c:v>
                </c:pt>
                <c:pt idx="8">
                  <c:v>97.52001953125</c:v>
                </c:pt>
                <c:pt idx="9">
                  <c:v>97.440185546875</c:v>
                </c:pt>
                <c:pt idx="10">
                  <c:v>100.08984375</c:v>
                </c:pt>
                <c:pt idx="11">
                  <c:v>94.760009765625</c:v>
                </c:pt>
                <c:pt idx="12">
                  <c:v>97.650146484375</c:v>
                </c:pt>
                <c:pt idx="13">
                  <c:v>97.429931640625</c:v>
                </c:pt>
                <c:pt idx="14">
                  <c:v>97.58007812499999</c:v>
                </c:pt>
                <c:pt idx="15">
                  <c:v>97.35986328125</c:v>
                </c:pt>
                <c:pt idx="16">
                  <c:v>97.64990234374999</c:v>
                </c:pt>
                <c:pt idx="17">
                  <c:v>97.360107421875</c:v>
                </c:pt>
                <c:pt idx="18">
                  <c:v>98.80004882812499</c:v>
                </c:pt>
                <c:pt idx="19">
                  <c:v>96.260009765625</c:v>
                </c:pt>
                <c:pt idx="20">
                  <c:v>97.64990234374999</c:v>
                </c:pt>
                <c:pt idx="21">
                  <c:v>100.110107421875</c:v>
                </c:pt>
                <c:pt idx="22">
                  <c:v>94.7900390625</c:v>
                </c:pt>
                <c:pt idx="23">
                  <c:v>97.43994140625</c:v>
                </c:pt>
                <c:pt idx="24">
                  <c:v>97.570068359375</c:v>
                </c:pt>
                <c:pt idx="25">
                  <c:v>97.429931640625</c:v>
                </c:pt>
                <c:pt idx="26">
                  <c:v>97.599853515625</c:v>
                </c:pt>
                <c:pt idx="27">
                  <c:v>97.360107421875</c:v>
                </c:pt>
                <c:pt idx="28">
                  <c:v>97.60009765624999</c:v>
                </c:pt>
                <c:pt idx="29">
                  <c:v>97.5</c:v>
                </c:pt>
                <c:pt idx="30">
                  <c:v>97.579833984375</c:v>
                </c:pt>
                <c:pt idx="31">
                  <c:v>97.449951171875</c:v>
                </c:pt>
                <c:pt idx="32">
                  <c:v>100.110107421875</c:v>
                </c:pt>
                <c:pt idx="33">
                  <c:v>95.0</c:v>
                </c:pt>
                <c:pt idx="34">
                  <c:v>97.360107421875</c:v>
                </c:pt>
                <c:pt idx="35">
                  <c:v>97.449951171875</c:v>
                </c:pt>
                <c:pt idx="36">
                  <c:v>97.579833984375</c:v>
                </c:pt>
                <c:pt idx="37">
                  <c:v>97.45019531249999</c:v>
                </c:pt>
                <c:pt idx="38">
                  <c:v>97.579833984375</c:v>
                </c:pt>
                <c:pt idx="39">
                  <c:v>97.37011718749999</c:v>
                </c:pt>
                <c:pt idx="40">
                  <c:v>97.83007812499999</c:v>
                </c:pt>
                <c:pt idx="41">
                  <c:v>97.419921875</c:v>
                </c:pt>
                <c:pt idx="42">
                  <c:v>97.47998046875</c:v>
                </c:pt>
                <c:pt idx="43">
                  <c:v>100.0</c:v>
                </c:pt>
                <c:pt idx="44">
                  <c:v>94.929931640625</c:v>
                </c:pt>
                <c:pt idx="45">
                  <c:v>97.400146484375</c:v>
                </c:pt>
                <c:pt idx="46">
                  <c:v>97.510009765625</c:v>
                </c:pt>
                <c:pt idx="47">
                  <c:v>97.43994140625</c:v>
                </c:pt>
                <c:pt idx="48">
                  <c:v>97.64990234374999</c:v>
                </c:pt>
                <c:pt idx="49">
                  <c:v>97.449951171875</c:v>
                </c:pt>
                <c:pt idx="50">
                  <c:v>97.59008789062499</c:v>
                </c:pt>
                <c:pt idx="51">
                  <c:v>97.55004882812499</c:v>
                </c:pt>
                <c:pt idx="52">
                  <c:v>97.52001953125</c:v>
                </c:pt>
                <c:pt idx="53">
                  <c:v>97.63989257812499</c:v>
                </c:pt>
                <c:pt idx="54">
                  <c:v>100.010009765625</c:v>
                </c:pt>
                <c:pt idx="55">
                  <c:v>94.7099609375</c:v>
                </c:pt>
                <c:pt idx="56">
                  <c:v>97.630126953125</c:v>
                </c:pt>
                <c:pt idx="57">
                  <c:v>97.239990234375</c:v>
                </c:pt>
                <c:pt idx="58">
                  <c:v>97.72998046875</c:v>
                </c:pt>
                <c:pt idx="59">
                  <c:v>97.449951171875</c:v>
                </c:pt>
                <c:pt idx="60">
                  <c:v>97.68994140624999</c:v>
                </c:pt>
                <c:pt idx="61">
                  <c:v>97.320068359375</c:v>
                </c:pt>
                <c:pt idx="62">
                  <c:v>97.83007812499999</c:v>
                </c:pt>
                <c:pt idx="63">
                  <c:v>97.199951171875</c:v>
                </c:pt>
                <c:pt idx="64">
                  <c:v>97.60009765624999</c:v>
                </c:pt>
                <c:pt idx="65">
                  <c:v>100.35986328125</c:v>
                </c:pt>
                <c:pt idx="66">
                  <c:v>94.64013671874999</c:v>
                </c:pt>
                <c:pt idx="67">
                  <c:v>97.309814453125</c:v>
                </c:pt>
                <c:pt idx="68">
                  <c:v>97.70019531249999</c:v>
                </c:pt>
                <c:pt idx="69">
                  <c:v>97.2998046875</c:v>
                </c:pt>
                <c:pt idx="70">
                  <c:v>97.610107421875</c:v>
                </c:pt>
                <c:pt idx="71">
                  <c:v>97.34008789062499</c:v>
                </c:pt>
                <c:pt idx="72">
                  <c:v>97.62988281249996</c:v>
                </c:pt>
                <c:pt idx="73">
                  <c:v>97.429931640625</c:v>
                </c:pt>
                <c:pt idx="74">
                  <c:v>98.219970703125</c:v>
                </c:pt>
                <c:pt idx="75">
                  <c:v>96.920166015625</c:v>
                </c:pt>
                <c:pt idx="76">
                  <c:v>100.599853515625</c:v>
                </c:pt>
                <c:pt idx="77">
                  <c:v>94.37011718749999</c:v>
                </c:pt>
                <c:pt idx="78">
                  <c:v>97.47998046875</c:v>
                </c:pt>
                <c:pt idx="79">
                  <c:v>97.419921875</c:v>
                </c:pt>
                <c:pt idx="80">
                  <c:v>97.610107421875</c:v>
                </c:pt>
                <c:pt idx="81">
                  <c:v>97.369873046875</c:v>
                </c:pt>
                <c:pt idx="82">
                  <c:v>97.650146484375</c:v>
                </c:pt>
                <c:pt idx="83">
                  <c:v>97.409912109375</c:v>
                </c:pt>
                <c:pt idx="84">
                  <c:v>97.58007812499999</c:v>
                </c:pt>
                <c:pt idx="85">
                  <c:v>97.39990234374999</c:v>
                </c:pt>
                <c:pt idx="86">
                  <c:v>97.630126953125</c:v>
                </c:pt>
                <c:pt idx="87">
                  <c:v>100.139892578125</c:v>
                </c:pt>
                <c:pt idx="88">
                  <c:v>94.77001953125</c:v>
                </c:pt>
                <c:pt idx="89">
                  <c:v>97.469970703125</c:v>
                </c:pt>
                <c:pt idx="90">
                  <c:v>97.55004882812499</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xmlns:c16r2="http://schemas.microsoft.com/office/drawing/2015/06/char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97.09008789062499</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97.51977539062499</c:v>
                </c:pt>
                <c:pt idx="15">
                  <c:v>97.400146484375</c:v>
                </c:pt>
                <c:pt idx="16">
                  <c:v>97.619873046875</c:v>
                </c:pt>
                <c:pt idx="17">
                  <c:v>97.41015625</c:v>
                </c:pt>
                <c:pt idx="18">
                  <c:v>97.60986328125</c:v>
                </c:pt>
                <c:pt idx="19">
                  <c:v>97.62011718749999</c:v>
                </c:pt>
                <c:pt idx="20">
                  <c:v>99.88989257812499</c:v>
                </c:pt>
                <c:pt idx="21">
                  <c:v>94.920166015625</c:v>
                </c:pt>
                <c:pt idx="22">
                  <c:v>97.52001953125</c:v>
                </c:pt>
                <c:pt idx="23">
                  <c:v>97.39990234374999</c:v>
                </c:pt>
                <c:pt idx="24">
                  <c:v>97.60009765624999</c:v>
                </c:pt>
                <c:pt idx="25">
                  <c:v>97.369873046875</c:v>
                </c:pt>
                <c:pt idx="26">
                  <c:v>97.719970703125</c:v>
                </c:pt>
                <c:pt idx="27">
                  <c:v>97.449951171875</c:v>
                </c:pt>
                <c:pt idx="28">
                  <c:v>97.59008789062499</c:v>
                </c:pt>
                <c:pt idx="29">
                  <c:v>97.33007812499999</c:v>
                </c:pt>
                <c:pt idx="30">
                  <c:v>97.63989257812499</c:v>
                </c:pt>
                <c:pt idx="31">
                  <c:v>100.06005859375</c:v>
                </c:pt>
                <c:pt idx="32">
                  <c:v>95.06005859374999</c:v>
                </c:pt>
                <c:pt idx="33">
                  <c:v>97.239990234375</c:v>
                </c:pt>
                <c:pt idx="34">
                  <c:v>97.60986328125</c:v>
                </c:pt>
                <c:pt idx="35">
                  <c:v>97.469970703125</c:v>
                </c:pt>
                <c:pt idx="36">
                  <c:v>97.62011718749999</c:v>
                </c:pt>
                <c:pt idx="37">
                  <c:v>97.2900390625</c:v>
                </c:pt>
                <c:pt idx="38">
                  <c:v>97.63989257812499</c:v>
                </c:pt>
                <c:pt idx="39">
                  <c:v>97.429931640625</c:v>
                </c:pt>
                <c:pt idx="40">
                  <c:v>97.62011718749999</c:v>
                </c:pt>
                <c:pt idx="41">
                  <c:v>97.699951171875</c:v>
                </c:pt>
                <c:pt idx="42">
                  <c:v>148.91015625</c:v>
                </c:pt>
                <c:pt idx="43">
                  <c:v>94.75</c:v>
                </c:pt>
                <c:pt idx="44">
                  <c:v>97.38989257812499</c:v>
                </c:pt>
                <c:pt idx="45">
                  <c:v>97.360107421875</c:v>
                </c:pt>
                <c:pt idx="46">
                  <c:v>97.64990234374999</c:v>
                </c:pt>
                <c:pt idx="47">
                  <c:v>97.38989257812499</c:v>
                </c:pt>
                <c:pt idx="48">
                  <c:v>97.59008789062499</c:v>
                </c:pt>
                <c:pt idx="49">
                  <c:v>97.419921875</c:v>
                </c:pt>
                <c:pt idx="50">
                  <c:v>97.66015625</c:v>
                </c:pt>
                <c:pt idx="51">
                  <c:v>97.369873046875</c:v>
                </c:pt>
                <c:pt idx="52">
                  <c:v>97.67993164062499</c:v>
                </c:pt>
                <c:pt idx="53">
                  <c:v>100.330078125</c:v>
                </c:pt>
                <c:pt idx="54">
                  <c:v>95.17993164062499</c:v>
                </c:pt>
                <c:pt idx="55">
                  <c:v>96.920166015625</c:v>
                </c:pt>
                <c:pt idx="56">
                  <c:v>97.30004882812499</c:v>
                </c:pt>
                <c:pt idx="57">
                  <c:v>97.68994140624999</c:v>
                </c:pt>
                <c:pt idx="58">
                  <c:v>98.60986328125</c:v>
                </c:pt>
                <c:pt idx="59">
                  <c:v>145.030029296875</c:v>
                </c:pt>
                <c:pt idx="60">
                  <c:v>97.62011718749999</c:v>
                </c:pt>
                <c:pt idx="61">
                  <c:v>97.39990234374999</c:v>
                </c:pt>
                <c:pt idx="62">
                  <c:v>97.5400390625</c:v>
                </c:pt>
                <c:pt idx="63">
                  <c:v>103.3798828125</c:v>
                </c:pt>
                <c:pt idx="64">
                  <c:v>91.70019531249999</c:v>
                </c:pt>
                <c:pt idx="65">
                  <c:v>97.510009765625</c:v>
                </c:pt>
                <c:pt idx="66">
                  <c:v>97.469970703125</c:v>
                </c:pt>
                <c:pt idx="67">
                  <c:v>97.419921875</c:v>
                </c:pt>
                <c:pt idx="68">
                  <c:v>97.60009765624999</c:v>
                </c:pt>
                <c:pt idx="69">
                  <c:v>97.37988281249996</c:v>
                </c:pt>
                <c:pt idx="70">
                  <c:v>97.570068359375</c:v>
                </c:pt>
                <c:pt idx="71">
                  <c:v>97.409912109375</c:v>
                </c:pt>
                <c:pt idx="72">
                  <c:v>97.610107421875</c:v>
                </c:pt>
                <c:pt idx="73">
                  <c:v>97.419921875</c:v>
                </c:pt>
                <c:pt idx="74">
                  <c:v>101.7900390625</c:v>
                </c:pt>
                <c:pt idx="75">
                  <c:v>93.619873046875</c:v>
                </c:pt>
                <c:pt idx="76">
                  <c:v>146.06005859375</c:v>
                </c:pt>
                <c:pt idx="77">
                  <c:v>97.35009765624999</c:v>
                </c:pt>
                <c:pt idx="78">
                  <c:v>97.570068359375</c:v>
                </c:pt>
                <c:pt idx="79">
                  <c:v>97.51977539062499</c:v>
                </c:pt>
                <c:pt idx="80">
                  <c:v>97.440185546875</c:v>
                </c:pt>
                <c:pt idx="81">
                  <c:v>97.469970703125</c:v>
                </c:pt>
                <c:pt idx="82">
                  <c:v>97.56005859374999</c:v>
                </c:pt>
                <c:pt idx="83">
                  <c:v>97.38989257812499</c:v>
                </c:pt>
                <c:pt idx="84">
                  <c:v>104.840087890625</c:v>
                </c:pt>
                <c:pt idx="85">
                  <c:v>90.2998046875</c:v>
                </c:pt>
                <c:pt idx="86">
                  <c:v>98.510009765625</c:v>
                </c:pt>
                <c:pt idx="87">
                  <c:v>96.60009765624999</c:v>
                </c:pt>
                <c:pt idx="88">
                  <c:v>97.510009765625</c:v>
                </c:pt>
                <c:pt idx="89">
                  <c:v>97.39990234374999</c:v>
                </c:pt>
                <c:pt idx="90">
                  <c:v>97.59008789062499</c:v>
                </c:pt>
                <c:pt idx="91">
                  <c:v>97.33007812499999</c:v>
                </c:pt>
                <c:pt idx="92">
                  <c:v>97.58984375</c:v>
                </c:pt>
                <c:pt idx="93">
                  <c:v>146.2001953125</c:v>
                </c:pt>
                <c:pt idx="94">
                  <c:v>100.039794921875</c:v>
                </c:pt>
                <c:pt idx="95">
                  <c:v>94.93017578125</c:v>
                </c:pt>
                <c:pt idx="96">
                  <c:v>97.489990234375</c:v>
                </c:pt>
                <c:pt idx="97">
                  <c:v>97.62988281249996</c:v>
                </c:pt>
                <c:pt idx="98">
                  <c:v>97.67016601562499</c:v>
                </c:pt>
              </c:numCache>
            </c:numRef>
          </c:val>
          <c:smooth val="0"/>
          <c:extLst xmlns:c16r2="http://schemas.microsoft.com/office/drawing/2015/06/char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97.45019531249999</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195.1999511718749</c:v>
                </c:pt>
                <c:pt idx="21">
                  <c:v>146.5400390625</c:v>
                </c:pt>
                <c:pt idx="22">
                  <c:v>146.079833984375</c:v>
                </c:pt>
                <c:pt idx="23">
                  <c:v>146.080078125</c:v>
                </c:pt>
                <c:pt idx="24">
                  <c:v>149.0</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146.1098632812499</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146.1198730468749</c:v>
                </c:pt>
                <c:pt idx="48">
                  <c:v>146.2399902343749</c:v>
                </c:pt>
                <c:pt idx="49">
                  <c:v>146.7399902343749</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146.7199707031249</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150.0</c:v>
                </c:pt>
                <c:pt idx="74">
                  <c:v>142.5397949218749</c:v>
                </c:pt>
                <c:pt idx="75">
                  <c:v>146.25</c:v>
                </c:pt>
                <c:pt idx="76">
                  <c:v>146.18017578125</c:v>
                </c:pt>
                <c:pt idx="77">
                  <c:v>146.33984375</c:v>
                </c:pt>
                <c:pt idx="78">
                  <c:v>195.06005859375</c:v>
                </c:pt>
                <c:pt idx="79">
                  <c:v>146.1999511718749</c:v>
                </c:pt>
                <c:pt idx="80">
                  <c:v>150.6201171875</c:v>
                </c:pt>
                <c:pt idx="81">
                  <c:v>142.030029296875</c:v>
                </c:pt>
                <c:pt idx="82">
                  <c:v>146.099853515625</c:v>
                </c:pt>
                <c:pt idx="83">
                  <c:v>146.52001953125</c:v>
                </c:pt>
                <c:pt idx="84">
                  <c:v>146.06005859375</c:v>
                </c:pt>
                <c:pt idx="85">
                  <c:v>146.31005859375</c:v>
                </c:pt>
                <c:pt idx="86">
                  <c:v>146.2399902343749</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xmlns:c16r2="http://schemas.microsoft.com/office/drawing/2015/06/char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242.7399902343749</c:v>
                </c:pt>
                <c:pt idx="15">
                  <c:v>194.7399902343749</c:v>
                </c:pt>
                <c:pt idx="16">
                  <c:v>195.2399902343749</c:v>
                </c:pt>
                <c:pt idx="17">
                  <c:v>197.829833984375</c:v>
                </c:pt>
                <c:pt idx="18">
                  <c:v>192.070068359375</c:v>
                </c:pt>
                <c:pt idx="19">
                  <c:v>195.02001953125</c:v>
                </c:pt>
                <c:pt idx="20">
                  <c:v>195.030029296875</c:v>
                </c:pt>
                <c:pt idx="21">
                  <c:v>194.929931640625</c:v>
                </c:pt>
                <c:pt idx="22">
                  <c:v>195.1999511718749</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195.1098632812499</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195.1999511718749</c:v>
                </c:pt>
                <c:pt idx="54">
                  <c:v>194.9599609375</c:v>
                </c:pt>
                <c:pt idx="55">
                  <c:v>195.10009765625</c:v>
                </c:pt>
                <c:pt idx="56">
                  <c:v>197.530029296875</c:v>
                </c:pt>
                <c:pt idx="57">
                  <c:v>192.4499511718749</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195.2199707031249</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194.7399902343749</c:v>
                </c:pt>
                <c:pt idx="87">
                  <c:v>195.1198730468749</c:v>
                </c:pt>
                <c:pt idx="88">
                  <c:v>194.91015625</c:v>
                </c:pt>
                <c:pt idx="89">
                  <c:v>197.7399902343749</c:v>
                </c:pt>
                <c:pt idx="90">
                  <c:v>192.330078125</c:v>
                </c:pt>
                <c:pt idx="91">
                  <c:v>195.1198730468749</c:v>
                </c:pt>
                <c:pt idx="92">
                  <c:v>195.050048828125</c:v>
                </c:pt>
                <c:pt idx="93">
                  <c:v>243.6198730468749</c:v>
                </c:pt>
                <c:pt idx="94">
                  <c:v>198.2399902343749</c:v>
                </c:pt>
                <c:pt idx="95">
                  <c:v>191.800048828125</c:v>
                </c:pt>
                <c:pt idx="96">
                  <c:v>194.989990234375</c:v>
                </c:pt>
                <c:pt idx="97">
                  <c:v>195.02001953125</c:v>
                </c:pt>
                <c:pt idx="98">
                  <c:v>195.0</c:v>
                </c:pt>
              </c:numCache>
            </c:numRef>
          </c:val>
          <c:smooth val="0"/>
          <c:extLst xmlns:c16r2="http://schemas.microsoft.com/office/drawing/2015/06/char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244.0397949218749</c:v>
                </c:pt>
                <c:pt idx="4">
                  <c:v>373.6801757812499</c:v>
                </c:pt>
                <c:pt idx="5">
                  <c:v>162.47998046875</c:v>
                </c:pt>
                <c:pt idx="6">
                  <c:v>243.7099609375</c:v>
                </c:pt>
                <c:pt idx="7">
                  <c:v>243.659912109375</c:v>
                </c:pt>
                <c:pt idx="8">
                  <c:v>243.830078125</c:v>
                </c:pt>
                <c:pt idx="9">
                  <c:v>246.2399902343749</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291.2600097656249</c:v>
                </c:pt>
                <c:pt idx="21">
                  <c:v>243.7900390625</c:v>
                </c:pt>
                <c:pt idx="22">
                  <c:v>250.2399902343749</c:v>
                </c:pt>
                <c:pt idx="23">
                  <c:v>237.2900390625</c:v>
                </c:pt>
                <c:pt idx="24">
                  <c:v>243.85986328125</c:v>
                </c:pt>
                <c:pt idx="25">
                  <c:v>243.590087890625</c:v>
                </c:pt>
                <c:pt idx="26">
                  <c:v>244.0</c:v>
                </c:pt>
                <c:pt idx="27">
                  <c:v>294.989990234375</c:v>
                </c:pt>
                <c:pt idx="28">
                  <c:v>241.419921875</c:v>
                </c:pt>
                <c:pt idx="29">
                  <c:v>243.530029296875</c:v>
                </c:pt>
                <c:pt idx="30">
                  <c:v>243.68017578125</c:v>
                </c:pt>
                <c:pt idx="31">
                  <c:v>243.64990234375</c:v>
                </c:pt>
                <c:pt idx="32">
                  <c:v>246.260009765625</c:v>
                </c:pt>
                <c:pt idx="33">
                  <c:v>241.330078125</c:v>
                </c:pt>
                <c:pt idx="34">
                  <c:v>292.4299316406249</c:v>
                </c:pt>
                <c:pt idx="35">
                  <c:v>243.869873046875</c:v>
                </c:pt>
                <c:pt idx="36">
                  <c:v>249.2900390625</c:v>
                </c:pt>
                <c:pt idx="37">
                  <c:v>238.47998046875</c:v>
                </c:pt>
                <c:pt idx="38">
                  <c:v>243.5400390625</c:v>
                </c:pt>
                <c:pt idx="39">
                  <c:v>243.72998046875</c:v>
                </c:pt>
                <c:pt idx="40">
                  <c:v>243.9599609375</c:v>
                </c:pt>
                <c:pt idx="41">
                  <c:v>295.2800292968749</c:v>
                </c:pt>
                <c:pt idx="42">
                  <c:v>240.840087890625</c:v>
                </c:pt>
                <c:pt idx="43">
                  <c:v>244.18994140625</c:v>
                </c:pt>
                <c:pt idx="44">
                  <c:v>243.18017578125</c:v>
                </c:pt>
                <c:pt idx="45">
                  <c:v>243.7199707031249</c:v>
                </c:pt>
                <c:pt idx="46">
                  <c:v>247.1198730468749</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242.6098632812499</c:v>
                </c:pt>
                <c:pt idx="66">
                  <c:v>243.68994140625</c:v>
                </c:pt>
                <c:pt idx="67">
                  <c:v>243.7399902343749</c:v>
                </c:pt>
                <c:pt idx="68">
                  <c:v>246.570068359375</c:v>
                </c:pt>
                <c:pt idx="69">
                  <c:v>240.85009765625</c:v>
                </c:pt>
                <c:pt idx="70">
                  <c:v>292.68994140625</c:v>
                </c:pt>
                <c:pt idx="71">
                  <c:v>243.6198730468749</c:v>
                </c:pt>
                <c:pt idx="72">
                  <c:v>246.280029296875</c:v>
                </c:pt>
                <c:pt idx="73">
                  <c:v>241.940185546875</c:v>
                </c:pt>
                <c:pt idx="74">
                  <c:v>243.179931640625</c:v>
                </c:pt>
                <c:pt idx="75">
                  <c:v>243.639892578125</c:v>
                </c:pt>
                <c:pt idx="76">
                  <c:v>243.85009765625</c:v>
                </c:pt>
                <c:pt idx="77">
                  <c:v>295.4399414062499</c:v>
                </c:pt>
                <c:pt idx="78">
                  <c:v>240.919921875</c:v>
                </c:pt>
                <c:pt idx="79">
                  <c:v>243.66015625</c:v>
                </c:pt>
                <c:pt idx="80">
                  <c:v>243.570068359375</c:v>
                </c:pt>
                <c:pt idx="81">
                  <c:v>243.97998046875</c:v>
                </c:pt>
                <c:pt idx="82">
                  <c:v>246.6198730468749</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292.3901367187499</c:v>
                </c:pt>
                <c:pt idx="93">
                  <c:v>243.760009765625</c:v>
                </c:pt>
                <c:pt idx="94">
                  <c:v>243.7998046875</c:v>
                </c:pt>
                <c:pt idx="95">
                  <c:v>247.35009765625</c:v>
                </c:pt>
                <c:pt idx="96">
                  <c:v>240.080078125</c:v>
                </c:pt>
                <c:pt idx="97">
                  <c:v>243.72998046875</c:v>
                </c:pt>
                <c:pt idx="98">
                  <c:v>243.809814453125</c:v>
                </c:pt>
              </c:numCache>
            </c:numRef>
          </c:val>
          <c:smooth val="0"/>
          <c:extLst xmlns:c16r2="http://schemas.microsoft.com/office/drawing/2015/06/char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289.9299316406249</c:v>
                </c:pt>
                <c:pt idx="1">
                  <c:v>341.1201171874999</c:v>
                </c:pt>
                <c:pt idx="2">
                  <c:v>292.64990234375</c:v>
                </c:pt>
                <c:pt idx="3">
                  <c:v>297.0</c:v>
                </c:pt>
                <c:pt idx="4">
                  <c:v>288.0300292968749</c:v>
                </c:pt>
                <c:pt idx="5">
                  <c:v>292.580078125</c:v>
                </c:pt>
                <c:pt idx="6">
                  <c:v>292.449951171875</c:v>
                </c:pt>
                <c:pt idx="7">
                  <c:v>344.1301269531249</c:v>
                </c:pt>
                <c:pt idx="8">
                  <c:v>289.5498046875</c:v>
                </c:pt>
                <c:pt idx="9">
                  <c:v>292.60009765625</c:v>
                </c:pt>
                <c:pt idx="10">
                  <c:v>292.60009765625</c:v>
                </c:pt>
                <c:pt idx="11">
                  <c:v>295.0100097656249</c:v>
                </c:pt>
                <c:pt idx="12">
                  <c:v>289.7998046875</c:v>
                </c:pt>
                <c:pt idx="13">
                  <c:v>292.6801757812499</c:v>
                </c:pt>
                <c:pt idx="14">
                  <c:v>341.2700195312499</c:v>
                </c:pt>
                <c:pt idx="15">
                  <c:v>295.52978515625</c:v>
                </c:pt>
                <c:pt idx="16">
                  <c:v>289.7600097656249</c:v>
                </c:pt>
                <c:pt idx="17">
                  <c:v>292.06005859375</c:v>
                </c:pt>
                <c:pt idx="18">
                  <c:v>292.650146484375</c:v>
                </c:pt>
                <c:pt idx="19">
                  <c:v>295.389892578125</c:v>
                </c:pt>
                <c:pt idx="20">
                  <c:v>338.419921875</c:v>
                </c:pt>
                <c:pt idx="21">
                  <c:v>292.4602050781249</c:v>
                </c:pt>
                <c:pt idx="22">
                  <c:v>292.639892578125</c:v>
                </c:pt>
                <c:pt idx="23">
                  <c:v>295.050048828125</c:v>
                </c:pt>
                <c:pt idx="24">
                  <c:v>289.869873046875</c:v>
                </c:pt>
                <c:pt idx="25">
                  <c:v>292.449951171875</c:v>
                </c:pt>
                <c:pt idx="26">
                  <c:v>341.150146484375</c:v>
                </c:pt>
                <c:pt idx="27">
                  <c:v>295.550048828125</c:v>
                </c:pt>
                <c:pt idx="28">
                  <c:v>289.419921875</c:v>
                </c:pt>
                <c:pt idx="29">
                  <c:v>292.7600097656249</c:v>
                </c:pt>
                <c:pt idx="30">
                  <c:v>341.169921875</c:v>
                </c:pt>
                <c:pt idx="31">
                  <c:v>246.400146484375</c:v>
                </c:pt>
                <c:pt idx="32">
                  <c:v>338.81982421875</c:v>
                </c:pt>
                <c:pt idx="33">
                  <c:v>292.080078125</c:v>
                </c:pt>
                <c:pt idx="34">
                  <c:v>292.820068359375</c:v>
                </c:pt>
                <c:pt idx="35">
                  <c:v>295.139892578125</c:v>
                </c:pt>
                <c:pt idx="36">
                  <c:v>290.06005859375</c:v>
                </c:pt>
                <c:pt idx="37">
                  <c:v>292.1201171874999</c:v>
                </c:pt>
                <c:pt idx="38">
                  <c:v>341.509765625</c:v>
                </c:pt>
                <c:pt idx="39">
                  <c:v>294.9501953124999</c:v>
                </c:pt>
                <c:pt idx="40">
                  <c:v>289.969970703125</c:v>
                </c:pt>
                <c:pt idx="41">
                  <c:v>292.5</c:v>
                </c:pt>
                <c:pt idx="42">
                  <c:v>292.639892578125</c:v>
                </c:pt>
                <c:pt idx="43">
                  <c:v>296.5100097656249</c:v>
                </c:pt>
                <c:pt idx="44">
                  <c:v>337.090087890625</c:v>
                </c:pt>
                <c:pt idx="45">
                  <c:v>292.64990234375</c:v>
                </c:pt>
                <c:pt idx="46">
                  <c:v>292.219970703125</c:v>
                </c:pt>
                <c:pt idx="47">
                  <c:v>295.330078125</c:v>
                </c:pt>
                <c:pt idx="48">
                  <c:v>289.739990234375</c:v>
                </c:pt>
                <c:pt idx="49">
                  <c:v>292.590087890625</c:v>
                </c:pt>
                <c:pt idx="50">
                  <c:v>341.369873046875</c:v>
                </c:pt>
                <c:pt idx="51">
                  <c:v>295.2800292968749</c:v>
                </c:pt>
                <c:pt idx="52">
                  <c:v>289.7600097656249</c:v>
                </c:pt>
                <c:pt idx="53">
                  <c:v>292.35009765625</c:v>
                </c:pt>
                <c:pt idx="54">
                  <c:v>292.56982421875</c:v>
                </c:pt>
                <c:pt idx="55">
                  <c:v>295.0400390624999</c:v>
                </c:pt>
                <c:pt idx="56">
                  <c:v>338.6601562499999</c:v>
                </c:pt>
                <c:pt idx="57">
                  <c:v>292.72998046875</c:v>
                </c:pt>
                <c:pt idx="58">
                  <c:v>292.2700195312499</c:v>
                </c:pt>
                <c:pt idx="59">
                  <c:v>295.099853515625</c:v>
                </c:pt>
                <c:pt idx="60">
                  <c:v>289.97998046875</c:v>
                </c:pt>
                <c:pt idx="61">
                  <c:v>295.0</c:v>
                </c:pt>
                <c:pt idx="62">
                  <c:v>338.670166015625</c:v>
                </c:pt>
                <c:pt idx="63">
                  <c:v>296.2099609375</c:v>
                </c:pt>
                <c:pt idx="64">
                  <c:v>289.10986328125</c:v>
                </c:pt>
                <c:pt idx="65">
                  <c:v>292.4101562499999</c:v>
                </c:pt>
                <c:pt idx="66">
                  <c:v>292.33984375</c:v>
                </c:pt>
                <c:pt idx="67">
                  <c:v>295.7600097656249</c:v>
                </c:pt>
                <c:pt idx="68">
                  <c:v>338.06005859375</c:v>
                </c:pt>
                <c:pt idx="69">
                  <c:v>293.1301269531249</c:v>
                </c:pt>
                <c:pt idx="70">
                  <c:v>291.85986328125</c:v>
                </c:pt>
                <c:pt idx="71">
                  <c:v>343.969970703125</c:v>
                </c:pt>
                <c:pt idx="72">
                  <c:v>240.9599609375</c:v>
                </c:pt>
                <c:pt idx="73">
                  <c:v>292.85009765625</c:v>
                </c:pt>
                <c:pt idx="74">
                  <c:v>341.169921875</c:v>
                </c:pt>
                <c:pt idx="75">
                  <c:v>294.989990234375</c:v>
                </c:pt>
                <c:pt idx="76">
                  <c:v>289.9401855468749</c:v>
                </c:pt>
                <c:pt idx="77">
                  <c:v>292.64990234375</c:v>
                </c:pt>
                <c:pt idx="78">
                  <c:v>292.35009765625</c:v>
                </c:pt>
                <c:pt idx="79">
                  <c:v>355.72998046875</c:v>
                </c:pt>
                <c:pt idx="80">
                  <c:v>229.419921875</c:v>
                </c:pt>
                <c:pt idx="81">
                  <c:v>341.159912109375</c:v>
                </c:pt>
                <c:pt idx="82">
                  <c:v>292.5300292968749</c:v>
                </c:pt>
                <c:pt idx="83">
                  <c:v>295.4299316406249</c:v>
                </c:pt>
                <c:pt idx="84">
                  <c:v>289.3801269531249</c:v>
                </c:pt>
                <c:pt idx="85">
                  <c:v>292.64990234375</c:v>
                </c:pt>
                <c:pt idx="86">
                  <c:v>341.25</c:v>
                </c:pt>
                <c:pt idx="87">
                  <c:v>295.3601074218749</c:v>
                </c:pt>
                <c:pt idx="88">
                  <c:v>289.800048828125</c:v>
                </c:pt>
                <c:pt idx="89">
                  <c:v>292.5300292968749</c:v>
                </c:pt>
                <c:pt idx="90">
                  <c:v>292.35986328125</c:v>
                </c:pt>
                <c:pt idx="91">
                  <c:v>295.320068359375</c:v>
                </c:pt>
                <c:pt idx="92">
                  <c:v>289.599853515625</c:v>
                </c:pt>
                <c:pt idx="93">
                  <c:v>341.2800292968749</c:v>
                </c:pt>
                <c:pt idx="94">
                  <c:v>292.3601074218749</c:v>
                </c:pt>
                <c:pt idx="95">
                  <c:v>295.75</c:v>
                </c:pt>
                <c:pt idx="96">
                  <c:v>289.47998046875</c:v>
                </c:pt>
                <c:pt idx="97">
                  <c:v>292.7700195312499</c:v>
                </c:pt>
                <c:pt idx="98">
                  <c:v>292.119873046875</c:v>
                </c:pt>
              </c:numCache>
            </c:numRef>
          </c:val>
          <c:smooth val="0"/>
          <c:extLst xmlns:c16r2="http://schemas.microsoft.com/office/drawing/2015/06/char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341.1101074218749</c:v>
                </c:pt>
                <c:pt idx="2">
                  <c:v>392.8798828125</c:v>
                </c:pt>
                <c:pt idx="3">
                  <c:v>338.6601562499999</c:v>
                </c:pt>
                <c:pt idx="4">
                  <c:v>341.0397949218749</c:v>
                </c:pt>
                <c:pt idx="5">
                  <c:v>344.2001953124999</c:v>
                </c:pt>
                <c:pt idx="6">
                  <c:v>338.4399414062499</c:v>
                </c:pt>
                <c:pt idx="7">
                  <c:v>390.0200195312499</c:v>
                </c:pt>
                <c:pt idx="8">
                  <c:v>343.89990234375</c:v>
                </c:pt>
                <c:pt idx="9">
                  <c:v>338.989990234375</c:v>
                </c:pt>
                <c:pt idx="10">
                  <c:v>340.85009765625</c:v>
                </c:pt>
                <c:pt idx="11">
                  <c:v>347.099853515625</c:v>
                </c:pt>
                <c:pt idx="12">
                  <c:v>384.170166015625</c:v>
                </c:pt>
                <c:pt idx="13">
                  <c:v>341.18994140625</c:v>
                </c:pt>
                <c:pt idx="14">
                  <c:v>343.909912109375</c:v>
                </c:pt>
                <c:pt idx="15">
                  <c:v>338.6801757812499</c:v>
                </c:pt>
                <c:pt idx="16">
                  <c:v>341.18994140625</c:v>
                </c:pt>
                <c:pt idx="17">
                  <c:v>344.1298828125</c:v>
                </c:pt>
                <c:pt idx="18">
                  <c:v>387.5100097656249</c:v>
                </c:pt>
                <c:pt idx="19">
                  <c:v>341.080078125</c:v>
                </c:pt>
                <c:pt idx="20">
                  <c:v>343.7099609375</c:v>
                </c:pt>
                <c:pt idx="21">
                  <c:v>339.72998046875</c:v>
                </c:pt>
                <c:pt idx="22">
                  <c:v>340.6201171874999</c:v>
                </c:pt>
                <c:pt idx="23">
                  <c:v>393.949951171875</c:v>
                </c:pt>
                <c:pt idx="24">
                  <c:v>337.169921875</c:v>
                </c:pt>
                <c:pt idx="25">
                  <c:v>341.2900390624999</c:v>
                </c:pt>
                <c:pt idx="26">
                  <c:v>344.219970703125</c:v>
                </c:pt>
                <c:pt idx="27">
                  <c:v>338.3801269531249</c:v>
                </c:pt>
                <c:pt idx="28">
                  <c:v>389.809814453125</c:v>
                </c:pt>
                <c:pt idx="29">
                  <c:v>345.35009765625</c:v>
                </c:pt>
                <c:pt idx="30">
                  <c:v>434.919921875</c:v>
                </c:pt>
                <c:pt idx="31">
                  <c:v>243.590087890625</c:v>
                </c:pt>
                <c:pt idx="32">
                  <c:v>343.7099609375</c:v>
                </c:pt>
                <c:pt idx="33">
                  <c:v>387.5400390624999</c:v>
                </c:pt>
                <c:pt idx="34">
                  <c:v>341.050048828125</c:v>
                </c:pt>
                <c:pt idx="35">
                  <c:v>344.099853515625</c:v>
                </c:pt>
                <c:pt idx="36">
                  <c:v>338.6201171874999</c:v>
                </c:pt>
                <c:pt idx="37">
                  <c:v>341.489990234375</c:v>
                </c:pt>
                <c:pt idx="38">
                  <c:v>343.719970703125</c:v>
                </c:pt>
                <c:pt idx="39">
                  <c:v>387.320068359375</c:v>
                </c:pt>
                <c:pt idx="40">
                  <c:v>341.159912109375</c:v>
                </c:pt>
                <c:pt idx="41">
                  <c:v>343.9399414062499</c:v>
                </c:pt>
                <c:pt idx="42">
                  <c:v>338.8801269531249</c:v>
                </c:pt>
                <c:pt idx="43">
                  <c:v>341.0300292968749</c:v>
                </c:pt>
                <c:pt idx="44">
                  <c:v>392.72998046875</c:v>
                </c:pt>
                <c:pt idx="45">
                  <c:v>338.3798828125</c:v>
                </c:pt>
                <c:pt idx="46">
                  <c:v>341.4401855468749</c:v>
                </c:pt>
                <c:pt idx="47">
                  <c:v>343.889892578125</c:v>
                </c:pt>
                <c:pt idx="48">
                  <c:v>338.369873046875</c:v>
                </c:pt>
                <c:pt idx="49">
                  <c:v>390.300048828125</c:v>
                </c:pt>
                <c:pt idx="50">
                  <c:v>343.8801269531249</c:v>
                </c:pt>
                <c:pt idx="51">
                  <c:v>338.369873046875</c:v>
                </c:pt>
                <c:pt idx="52">
                  <c:v>341.330078125</c:v>
                </c:pt>
                <c:pt idx="53">
                  <c:v>346.469970703125</c:v>
                </c:pt>
                <c:pt idx="54">
                  <c:v>335.9399414062499</c:v>
                </c:pt>
                <c:pt idx="55">
                  <c:v>390.4401855468749</c:v>
                </c:pt>
                <c:pt idx="56">
                  <c:v>344.14990234375</c:v>
                </c:pt>
                <c:pt idx="57">
                  <c:v>338.169921875</c:v>
                </c:pt>
                <c:pt idx="58">
                  <c:v>341.22998046875</c:v>
                </c:pt>
                <c:pt idx="59">
                  <c:v>343.800048828125</c:v>
                </c:pt>
                <c:pt idx="60">
                  <c:v>387.4399414062499</c:v>
                </c:pt>
                <c:pt idx="61">
                  <c:v>342.5200195312499</c:v>
                </c:pt>
                <c:pt idx="62">
                  <c:v>342.6901855468749</c:v>
                </c:pt>
                <c:pt idx="63">
                  <c:v>338.449951171875</c:v>
                </c:pt>
                <c:pt idx="64">
                  <c:v>341.31005859375</c:v>
                </c:pt>
                <c:pt idx="65">
                  <c:v>392.759765625</c:v>
                </c:pt>
                <c:pt idx="66">
                  <c:v>338.5300292968749</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390.0200195312499</c:v>
                </c:pt>
                <c:pt idx="77">
                  <c:v>346.090087890625</c:v>
                </c:pt>
                <c:pt idx="78">
                  <c:v>336.639892578125</c:v>
                </c:pt>
                <c:pt idx="79">
                  <c:v>341.0400390624999</c:v>
                </c:pt>
                <c:pt idx="80">
                  <c:v>344.1298828125</c:v>
                </c:pt>
                <c:pt idx="81">
                  <c:v>387.4301757812499</c:v>
                </c:pt>
                <c:pt idx="82">
                  <c:v>341.389892578125</c:v>
                </c:pt>
                <c:pt idx="83">
                  <c:v>343.949951171875</c:v>
                </c:pt>
                <c:pt idx="84">
                  <c:v>338.5</c:v>
                </c:pt>
                <c:pt idx="85">
                  <c:v>341.0</c:v>
                </c:pt>
                <c:pt idx="86">
                  <c:v>343.949951171875</c:v>
                </c:pt>
                <c:pt idx="87">
                  <c:v>387.5200195312499</c:v>
                </c:pt>
                <c:pt idx="88">
                  <c:v>341.0100097656249</c:v>
                </c:pt>
                <c:pt idx="89">
                  <c:v>344.06005859375</c:v>
                </c:pt>
                <c:pt idx="90">
                  <c:v>339.7700195312499</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xmlns:c16r2="http://schemas.microsoft.com/office/drawing/2015/06/char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387.2700195312499</c:v>
                </c:pt>
                <c:pt idx="3">
                  <c:v>390.0100097656249</c:v>
                </c:pt>
                <c:pt idx="4">
                  <c:v>392.840087890625</c:v>
                </c:pt>
                <c:pt idx="5">
                  <c:v>436.0300292968749</c:v>
                </c:pt>
                <c:pt idx="6">
                  <c:v>389.7600097656249</c:v>
                </c:pt>
                <c:pt idx="7">
                  <c:v>392.7897949218749</c:v>
                </c:pt>
                <c:pt idx="8">
                  <c:v>387.8701171874999</c:v>
                </c:pt>
                <c:pt idx="9">
                  <c:v>389.47998046875</c:v>
                </c:pt>
                <c:pt idx="10">
                  <c:v>441.669921875</c:v>
                </c:pt>
                <c:pt idx="11">
                  <c:v>387.590087890625</c:v>
                </c:pt>
                <c:pt idx="12">
                  <c:v>389.409912109375</c:v>
                </c:pt>
                <c:pt idx="13">
                  <c:v>393.4301757812499</c:v>
                </c:pt>
                <c:pt idx="14">
                  <c:v>386.679931640625</c:v>
                </c:pt>
                <c:pt idx="15">
                  <c:v>438.639892578125</c:v>
                </c:pt>
                <c:pt idx="16">
                  <c:v>393.150146484375</c:v>
                </c:pt>
                <c:pt idx="17">
                  <c:v>386.8798828125</c:v>
                </c:pt>
                <c:pt idx="18">
                  <c:v>391.22998046875</c:v>
                </c:pt>
                <c:pt idx="19">
                  <c:v>440.6301269531249</c:v>
                </c:pt>
                <c:pt idx="20">
                  <c:v>387.0100097656249</c:v>
                </c:pt>
                <c:pt idx="21">
                  <c:v>390.10986328125</c:v>
                </c:pt>
                <c:pt idx="22">
                  <c:v>393.330078125</c:v>
                </c:pt>
                <c:pt idx="23">
                  <c:v>386.699951171875</c:v>
                </c:pt>
                <c:pt idx="24">
                  <c:v>438.840087890625</c:v>
                </c:pt>
                <c:pt idx="25">
                  <c:v>531.1699218749999</c:v>
                </c:pt>
                <c:pt idx="26">
                  <c:v>248.840087890625</c:v>
                </c:pt>
                <c:pt idx="27">
                  <c:v>438.889892578125</c:v>
                </c:pt>
                <c:pt idx="28">
                  <c:v>343.570068359375</c:v>
                </c:pt>
                <c:pt idx="29">
                  <c:v>436.25</c:v>
                </c:pt>
                <c:pt idx="30">
                  <c:v>390.3601074218749</c:v>
                </c:pt>
                <c:pt idx="31">
                  <c:v>392.2099609375</c:v>
                </c:pt>
                <c:pt idx="32">
                  <c:v>387.679931640625</c:v>
                </c:pt>
                <c:pt idx="33">
                  <c:v>438.5400390624999</c:v>
                </c:pt>
                <c:pt idx="34">
                  <c:v>392.599853515625</c:v>
                </c:pt>
                <c:pt idx="35">
                  <c:v>387.3701171874999</c:v>
                </c:pt>
                <c:pt idx="36">
                  <c:v>390.179931640625</c:v>
                </c:pt>
                <c:pt idx="37">
                  <c:v>392.31005859375</c:v>
                </c:pt>
                <c:pt idx="38">
                  <c:v>436.320068359375</c:v>
                </c:pt>
                <c:pt idx="39">
                  <c:v>390.06982421875</c:v>
                </c:pt>
                <c:pt idx="40">
                  <c:v>392.6901855468749</c:v>
                </c:pt>
                <c:pt idx="41">
                  <c:v>387.169921875</c:v>
                </c:pt>
                <c:pt idx="42">
                  <c:v>438.7800292968749</c:v>
                </c:pt>
                <c:pt idx="43">
                  <c:v>392.969970703125</c:v>
                </c:pt>
                <c:pt idx="44">
                  <c:v>387.0200195312499</c:v>
                </c:pt>
                <c:pt idx="45">
                  <c:v>390.0100097656249</c:v>
                </c:pt>
                <c:pt idx="46">
                  <c:v>392.7700195312499</c:v>
                </c:pt>
                <c:pt idx="47">
                  <c:v>436.35986328125</c:v>
                </c:pt>
                <c:pt idx="48">
                  <c:v>390.0</c:v>
                </c:pt>
                <c:pt idx="49">
                  <c:v>392.4501953124999</c:v>
                </c:pt>
                <c:pt idx="50">
                  <c:v>387.7099609375</c:v>
                </c:pt>
                <c:pt idx="51">
                  <c:v>438.5400390624999</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389.8801269531249</c:v>
                </c:pt>
                <c:pt idx="61">
                  <c:v>441.669921875</c:v>
                </c:pt>
                <c:pt idx="62">
                  <c:v>387.4201660156249</c:v>
                </c:pt>
                <c:pt idx="63">
                  <c:v>389.7099609375</c:v>
                </c:pt>
                <c:pt idx="64">
                  <c:v>392.909912109375</c:v>
                </c:pt>
                <c:pt idx="65">
                  <c:v>387.14013671875</c:v>
                </c:pt>
                <c:pt idx="66">
                  <c:v>438.909912109375</c:v>
                </c:pt>
                <c:pt idx="67">
                  <c:v>392.820068359375</c:v>
                </c:pt>
                <c:pt idx="68">
                  <c:v>387.119873046875</c:v>
                </c:pt>
                <c:pt idx="69">
                  <c:v>389.9299316406249</c:v>
                </c:pt>
                <c:pt idx="70">
                  <c:v>441.9201660156249</c:v>
                </c:pt>
                <c:pt idx="71">
                  <c:v>386.739990234375</c:v>
                </c:pt>
                <c:pt idx="72">
                  <c:v>390.159912109375</c:v>
                </c:pt>
                <c:pt idx="73">
                  <c:v>392.75</c:v>
                </c:pt>
                <c:pt idx="74">
                  <c:v>387.080078125</c:v>
                </c:pt>
                <c:pt idx="75">
                  <c:v>438.949951171875</c:v>
                </c:pt>
                <c:pt idx="76">
                  <c:v>392.5400390624999</c:v>
                </c:pt>
                <c:pt idx="77">
                  <c:v>387.449951171875</c:v>
                </c:pt>
                <c:pt idx="78">
                  <c:v>390.239990234375</c:v>
                </c:pt>
                <c:pt idx="79">
                  <c:v>392.2600097656249</c:v>
                </c:pt>
                <c:pt idx="80">
                  <c:v>436.5</c:v>
                </c:pt>
                <c:pt idx="81">
                  <c:v>390.090087890625</c:v>
                </c:pt>
                <c:pt idx="82">
                  <c:v>393.059814453125</c:v>
                </c:pt>
                <c:pt idx="83">
                  <c:v>388.06005859375</c:v>
                </c:pt>
                <c:pt idx="84">
                  <c:v>437.7800292968749</c:v>
                </c:pt>
                <c:pt idx="85">
                  <c:v>392.31005859375</c:v>
                </c:pt>
                <c:pt idx="86">
                  <c:v>387.47998046875</c:v>
                </c:pt>
                <c:pt idx="87">
                  <c:v>389.81005859375</c:v>
                </c:pt>
                <c:pt idx="88">
                  <c:v>392.68994140625</c:v>
                </c:pt>
                <c:pt idx="89">
                  <c:v>436.22998046875</c:v>
                </c:pt>
                <c:pt idx="90">
                  <c:v>389.85009765625</c:v>
                </c:pt>
                <c:pt idx="91">
                  <c:v>392.83984375</c:v>
                </c:pt>
                <c:pt idx="92">
                  <c:v>387.2900390624999</c:v>
                </c:pt>
                <c:pt idx="93">
                  <c:v>389.919921875</c:v>
                </c:pt>
                <c:pt idx="94">
                  <c:v>442.9401855468749</c:v>
                </c:pt>
                <c:pt idx="95">
                  <c:v>385.85986328125</c:v>
                </c:pt>
                <c:pt idx="96">
                  <c:v>389.8801269531249</c:v>
                </c:pt>
                <c:pt idx="97">
                  <c:v>393.0400390624999</c:v>
                </c:pt>
                <c:pt idx="98">
                  <c:v>435.9599609375</c:v>
                </c:pt>
              </c:numCache>
            </c:numRef>
          </c:val>
          <c:smooth val="0"/>
          <c:extLst xmlns:c16r2="http://schemas.microsoft.com/office/drawing/2015/06/char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484.6101074218749</c:v>
                </c:pt>
                <c:pt idx="5">
                  <c:v>438.83984375</c:v>
                </c:pt>
                <c:pt idx="6">
                  <c:v>441.1101074218749</c:v>
                </c:pt>
                <c:pt idx="7">
                  <c:v>436.419921875</c:v>
                </c:pt>
                <c:pt idx="8">
                  <c:v>487.2800292968749</c:v>
                </c:pt>
                <c:pt idx="9">
                  <c:v>441.550048828125</c:v>
                </c:pt>
                <c:pt idx="10">
                  <c:v>435.9399414062499</c:v>
                </c:pt>
                <c:pt idx="11">
                  <c:v>438.830078125</c:v>
                </c:pt>
                <c:pt idx="12">
                  <c:v>490.33984375</c:v>
                </c:pt>
                <c:pt idx="13">
                  <c:v>436.14013671875</c:v>
                </c:pt>
                <c:pt idx="14">
                  <c:v>438.599853515625</c:v>
                </c:pt>
                <c:pt idx="15">
                  <c:v>441.4001464843749</c:v>
                </c:pt>
                <c:pt idx="16">
                  <c:v>436.119873046875</c:v>
                </c:pt>
                <c:pt idx="17">
                  <c:v>487.75</c:v>
                </c:pt>
                <c:pt idx="18">
                  <c:v>441.0300292968749</c:v>
                </c:pt>
                <c:pt idx="19">
                  <c:v>436.31005859375</c:v>
                </c:pt>
                <c:pt idx="20">
                  <c:v>438.72998046875</c:v>
                </c:pt>
                <c:pt idx="21">
                  <c:v>490.179931640625</c:v>
                </c:pt>
                <c:pt idx="22">
                  <c:v>436.320068359375</c:v>
                </c:pt>
                <c:pt idx="23">
                  <c:v>438.989990234375</c:v>
                </c:pt>
                <c:pt idx="24">
                  <c:v>441.25</c:v>
                </c:pt>
                <c:pt idx="25">
                  <c:v>484.5100097656249</c:v>
                </c:pt>
                <c:pt idx="26">
                  <c:v>438.7800292968749</c:v>
                </c:pt>
                <c:pt idx="27">
                  <c:v>441.60986328125</c:v>
                </c:pt>
                <c:pt idx="28">
                  <c:v>435.9501953124999</c:v>
                </c:pt>
                <c:pt idx="29">
                  <c:v>488.02978515625</c:v>
                </c:pt>
                <c:pt idx="30">
                  <c:v>489.6801757812499</c:v>
                </c:pt>
                <c:pt idx="31">
                  <c:v>436.169921875</c:v>
                </c:pt>
                <c:pt idx="32">
                  <c:v>487.7600097656249</c:v>
                </c:pt>
                <c:pt idx="33">
                  <c:v>440.840087890625</c:v>
                </c:pt>
                <c:pt idx="34">
                  <c:v>436.5400390624999</c:v>
                </c:pt>
                <c:pt idx="35">
                  <c:v>438.60986328125</c:v>
                </c:pt>
                <c:pt idx="36">
                  <c:v>490.739990234375</c:v>
                </c:pt>
                <c:pt idx="37">
                  <c:v>435.6101074218749</c:v>
                </c:pt>
                <c:pt idx="38">
                  <c:v>438.639892578125</c:v>
                </c:pt>
                <c:pt idx="39">
                  <c:v>443.4001464843749</c:v>
                </c:pt>
                <c:pt idx="40">
                  <c:v>482.9599609375</c:v>
                </c:pt>
                <c:pt idx="41">
                  <c:v>439.22998046875</c:v>
                </c:pt>
                <c:pt idx="42">
                  <c:v>441.10986328125</c:v>
                </c:pt>
                <c:pt idx="43">
                  <c:v>435.739990234375</c:v>
                </c:pt>
                <c:pt idx="44">
                  <c:v>487.6601562499999</c:v>
                </c:pt>
                <c:pt idx="45">
                  <c:v>441.58984375</c:v>
                </c:pt>
                <c:pt idx="46">
                  <c:v>436.150146484375</c:v>
                </c:pt>
                <c:pt idx="47">
                  <c:v>438.550048828125</c:v>
                </c:pt>
                <c:pt idx="48">
                  <c:v>441.5498046875</c:v>
                </c:pt>
                <c:pt idx="49">
                  <c:v>484.830078125</c:v>
                </c:pt>
                <c:pt idx="50">
                  <c:v>438.679931640625</c:v>
                </c:pt>
                <c:pt idx="51">
                  <c:v>441.7700195312499</c:v>
                </c:pt>
                <c:pt idx="52">
                  <c:v>484.449951171875</c:v>
                </c:pt>
                <c:pt idx="53">
                  <c:v>438.9501953124999</c:v>
                </c:pt>
                <c:pt idx="54">
                  <c:v>441.85986328125</c:v>
                </c:pt>
                <c:pt idx="55">
                  <c:v>435.3801269531249</c:v>
                </c:pt>
                <c:pt idx="56">
                  <c:v>439.059814453125</c:v>
                </c:pt>
                <c:pt idx="57">
                  <c:v>490.10009765625</c:v>
                </c:pt>
                <c:pt idx="58">
                  <c:v>435.989990234375</c:v>
                </c:pt>
                <c:pt idx="59">
                  <c:v>438.7600097656249</c:v>
                </c:pt>
                <c:pt idx="60">
                  <c:v>441.22998046875</c:v>
                </c:pt>
                <c:pt idx="61">
                  <c:v>485.3601074218749</c:v>
                </c:pt>
                <c:pt idx="62">
                  <c:v>438.39990234375</c:v>
                </c:pt>
                <c:pt idx="63">
                  <c:v>442.050048828125</c:v>
                </c:pt>
                <c:pt idx="64">
                  <c:v>435.4299316406249</c:v>
                </c:pt>
                <c:pt idx="65">
                  <c:v>488.35009765625</c:v>
                </c:pt>
                <c:pt idx="66">
                  <c:v>440.7800292968749</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444.7800292968749</c:v>
                </c:pt>
                <c:pt idx="76">
                  <c:v>432.949951171875</c:v>
                </c:pt>
                <c:pt idx="77">
                  <c:v>438.489990234375</c:v>
                </c:pt>
                <c:pt idx="78">
                  <c:v>490.5300292968749</c:v>
                </c:pt>
                <c:pt idx="79">
                  <c:v>435.81005859375</c:v>
                </c:pt>
                <c:pt idx="80">
                  <c:v>439.0300292968749</c:v>
                </c:pt>
                <c:pt idx="81">
                  <c:v>441.4299316406249</c:v>
                </c:pt>
                <c:pt idx="82">
                  <c:v>484.679931640625</c:v>
                </c:pt>
                <c:pt idx="83">
                  <c:v>438.72998046875</c:v>
                </c:pt>
                <c:pt idx="84">
                  <c:v>441.650146484375</c:v>
                </c:pt>
                <c:pt idx="85">
                  <c:v>435.9299316406249</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485.2800292968749</c:v>
                </c:pt>
                <c:pt idx="95">
                  <c:v>438.570068359375</c:v>
                </c:pt>
                <c:pt idx="96">
                  <c:v>441.18994140625</c:v>
                </c:pt>
                <c:pt idx="97">
                  <c:v>436.409912109375</c:v>
                </c:pt>
                <c:pt idx="98">
                  <c:v>438.659912109375</c:v>
                </c:pt>
              </c:numCache>
            </c:numRef>
          </c:val>
          <c:smooth val="0"/>
          <c:extLst xmlns:c16r2="http://schemas.microsoft.com/office/drawing/2015/06/char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marker val="1"/>
        <c:smooth val="0"/>
        <c:axId val="2071149960"/>
        <c:axId val="2070048744"/>
      </c:lineChart>
      <c:catAx>
        <c:axId val="2071149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048744"/>
        <c:crosses val="autoZero"/>
        <c:auto val="1"/>
        <c:lblAlgn val="ctr"/>
        <c:lblOffset val="100"/>
        <c:noMultiLvlLbl val="0"/>
      </c:catAx>
      <c:valAx>
        <c:axId val="2070048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149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78.64990234374999</c:v>
                </c:pt>
                <c:pt idx="1">
                  <c:v>92.190185546875</c:v>
                </c:pt>
                <c:pt idx="2">
                  <c:v>97.669921875</c:v>
                </c:pt>
                <c:pt idx="3">
                  <c:v>96.43994140625</c:v>
                </c:pt>
                <c:pt idx="4">
                  <c:v>97.820068359375</c:v>
                </c:pt>
                <c:pt idx="5">
                  <c:v>96.909912109375</c:v>
                </c:pt>
                <c:pt idx="6">
                  <c:v>98.05004882812499</c:v>
                </c:pt>
                <c:pt idx="7">
                  <c:v>108.360107421875</c:v>
                </c:pt>
                <c:pt idx="8">
                  <c:v>89.08984375</c:v>
                </c:pt>
                <c:pt idx="9">
                  <c:v>93.83007812499999</c:v>
                </c:pt>
                <c:pt idx="10">
                  <c:v>97.84008789062499</c:v>
                </c:pt>
                <c:pt idx="11">
                  <c:v>97.760009765625</c:v>
                </c:pt>
                <c:pt idx="12">
                  <c:v>106.969970703125</c:v>
                </c:pt>
                <c:pt idx="13">
                  <c:v>104.10986328125</c:v>
                </c:pt>
                <c:pt idx="14">
                  <c:v>81.17993164062499</c:v>
                </c:pt>
                <c:pt idx="15">
                  <c:v>100.230224609375</c:v>
                </c:pt>
                <c:pt idx="16">
                  <c:v>94.67993164062499</c:v>
                </c:pt>
                <c:pt idx="17">
                  <c:v>106.969970703125</c:v>
                </c:pt>
                <c:pt idx="18">
                  <c:v>98.13989257812499</c:v>
                </c:pt>
                <c:pt idx="19">
                  <c:v>90.110107421875</c:v>
                </c:pt>
                <c:pt idx="20">
                  <c:v>96.409912109375</c:v>
                </c:pt>
                <c:pt idx="21">
                  <c:v>103.030029296875</c:v>
                </c:pt>
                <c:pt idx="22">
                  <c:v>100.090087890625</c:v>
                </c:pt>
                <c:pt idx="23">
                  <c:v>95.08007812499999</c:v>
                </c:pt>
                <c:pt idx="24">
                  <c:v>91.9599609375</c:v>
                </c:pt>
                <c:pt idx="25">
                  <c:v>97.669921875</c:v>
                </c:pt>
                <c:pt idx="26">
                  <c:v>104.93994140625</c:v>
                </c:pt>
                <c:pt idx="27">
                  <c:v>100.420166015625</c:v>
                </c:pt>
                <c:pt idx="28">
                  <c:v>88.559814453125</c:v>
                </c:pt>
                <c:pt idx="29">
                  <c:v>103.2900390625</c:v>
                </c:pt>
                <c:pt idx="30">
                  <c:v>97.56005859374999</c:v>
                </c:pt>
                <c:pt idx="31">
                  <c:v>91.12988281249996</c:v>
                </c:pt>
                <c:pt idx="32">
                  <c:v>101.880126953125</c:v>
                </c:pt>
                <c:pt idx="33">
                  <c:v>97.199951171875</c:v>
                </c:pt>
                <c:pt idx="34">
                  <c:v>90.64013671874999</c:v>
                </c:pt>
                <c:pt idx="35">
                  <c:v>111.909912109375</c:v>
                </c:pt>
                <c:pt idx="36">
                  <c:v>84.30004882812499</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96.80004882812499</c:v>
                </c:pt>
                <c:pt idx="46">
                  <c:v>92.27001953125</c:v>
                </c:pt>
                <c:pt idx="47">
                  <c:v>96.25</c:v>
                </c:pt>
                <c:pt idx="48">
                  <c:v>103.06982421875</c:v>
                </c:pt>
                <c:pt idx="49">
                  <c:v>98.820068359375</c:v>
                </c:pt>
                <c:pt idx="50">
                  <c:v>89.18994140624999</c:v>
                </c:pt>
                <c:pt idx="51">
                  <c:v>106.39013671875</c:v>
                </c:pt>
                <c:pt idx="52">
                  <c:v>95.27001953125</c:v>
                </c:pt>
                <c:pt idx="53">
                  <c:v>93.47998046875</c:v>
                </c:pt>
                <c:pt idx="54">
                  <c:v>95.63989257812499</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99.34008789062499</c:v>
                </c:pt>
                <c:pt idx="69">
                  <c:v>88.68994140624999</c:v>
                </c:pt>
                <c:pt idx="70">
                  <c:v>106.510009765625</c:v>
                </c:pt>
                <c:pt idx="71">
                  <c:v>96.45019531249999</c:v>
                </c:pt>
                <c:pt idx="72">
                  <c:v>89.31982421875</c:v>
                </c:pt>
                <c:pt idx="73">
                  <c:v>105.72998046875</c:v>
                </c:pt>
                <c:pt idx="74">
                  <c:v>97.62011718749999</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95.02978515624997</c:v>
                </c:pt>
                <c:pt idx="86">
                  <c:v>88.81005859374999</c:v>
                </c:pt>
                <c:pt idx="87">
                  <c:v>154.2099609375</c:v>
                </c:pt>
                <c:pt idx="88">
                  <c:v>97.17016601562499</c:v>
                </c:pt>
                <c:pt idx="89">
                  <c:v>91.039794921875</c:v>
                </c:pt>
                <c:pt idx="90">
                  <c:v>105.050048828125</c:v>
                </c:pt>
                <c:pt idx="91">
                  <c:v>96.84008789062499</c:v>
                </c:pt>
                <c:pt idx="92">
                  <c:v>96.67993164062499</c:v>
                </c:pt>
                <c:pt idx="93">
                  <c:v>97.449951171875</c:v>
                </c:pt>
                <c:pt idx="94">
                  <c:v>90.489990234375</c:v>
                </c:pt>
                <c:pt idx="95">
                  <c:v>97.56005859374999</c:v>
                </c:pt>
                <c:pt idx="96">
                  <c:v>101.7900390625</c:v>
                </c:pt>
                <c:pt idx="97">
                  <c:v>91.87011718749999</c:v>
                </c:pt>
                <c:pt idx="98">
                  <c:v>97.429931640625</c:v>
                </c:pt>
              </c:numCache>
            </c:numRef>
          </c:val>
          <c:smooth val="0"/>
          <c:extLst xmlns:c16r2="http://schemas.microsoft.com/office/drawing/2015/06/char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marker val="1"/>
        <c:smooth val="0"/>
        <c:axId val="2063658968"/>
        <c:axId val="2063665192"/>
      </c:lineChart>
      <c:catAx>
        <c:axId val="206365896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2063665192"/>
        <c:crosses val="autoZero"/>
        <c:auto val="1"/>
        <c:lblAlgn val="ctr"/>
        <c:lblOffset val="100"/>
        <c:noMultiLvlLbl val="0"/>
      </c:catAx>
      <c:valAx>
        <c:axId val="2063665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2063658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c:v>
                </c:pt>
                <c:pt idx="2">
                  <c:v>204.6364990234375</c:v>
                </c:pt>
                <c:pt idx="3">
                  <c:v>202.0226000976562</c:v>
                </c:pt>
                <c:pt idx="4">
                  <c:v>201.435400390625</c:v>
                </c:pt>
                <c:pt idx="5">
                  <c:v>200.4426000976563</c:v>
                </c:pt>
                <c:pt idx="6">
                  <c:v>197.2393017578125</c:v>
                </c:pt>
                <c:pt idx="7">
                  <c:v>198.071298828125</c:v>
                </c:pt>
                <c:pt idx="8">
                  <c:v>197.8522998046875</c:v>
                </c:pt>
                <c:pt idx="9">
                  <c:v>198.8833984375</c:v>
                </c:pt>
              </c:numCache>
            </c:numRef>
          </c:val>
          <c:extLst xmlns:c16r2="http://schemas.microsoft.com/office/drawing/2015/06/char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c:v>
                </c:pt>
                <c:pt idx="1">
                  <c:v>132.6230004882813</c:v>
                </c:pt>
                <c:pt idx="2">
                  <c:v>122.3160009765625</c:v>
                </c:pt>
                <c:pt idx="3">
                  <c:v>138.752099609375</c:v>
                </c:pt>
                <c:pt idx="4">
                  <c:v>114.7</c:v>
                </c:pt>
                <c:pt idx="5">
                  <c:v>123.9323999023438</c:v>
                </c:pt>
                <c:pt idx="6">
                  <c:v>181.1184985351562</c:v>
                </c:pt>
                <c:pt idx="7">
                  <c:v>113.3039990234375</c:v>
                </c:pt>
                <c:pt idx="8">
                  <c:v>114.1638989257812</c:v>
                </c:pt>
                <c:pt idx="9">
                  <c:v>116.3394995117188</c:v>
                </c:pt>
              </c:numCache>
            </c:numRef>
          </c:val>
          <c:extLst xmlns:c16r2="http://schemas.microsoft.com/office/drawing/2015/06/char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2099612440"/>
        <c:axId val="2099619256"/>
      </c:barChart>
      <c:catAx>
        <c:axId val="2099612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619256"/>
        <c:crosses val="autoZero"/>
        <c:auto val="1"/>
        <c:lblAlgn val="ctr"/>
        <c:lblOffset val="100"/>
        <c:noMultiLvlLbl val="0"/>
      </c:catAx>
      <c:valAx>
        <c:axId val="2099619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612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97.63989257812499</c:v>
                </c:pt>
                <c:pt idx="4">
                  <c:v>97.35009765624999</c:v>
                </c:pt>
                <c:pt idx="5">
                  <c:v>97.5</c:v>
                </c:pt>
                <c:pt idx="6">
                  <c:v>97.5</c:v>
                </c:pt>
                <c:pt idx="7">
                  <c:v>97.38989257812499</c:v>
                </c:pt>
                <c:pt idx="8">
                  <c:v>98.72998046875</c:v>
                </c:pt>
                <c:pt idx="9">
                  <c:v>96.37011718749999</c:v>
                </c:pt>
                <c:pt idx="10">
                  <c:v>100.419921875</c:v>
                </c:pt>
                <c:pt idx="11">
                  <c:v>94.56005859374999</c:v>
                </c:pt>
                <c:pt idx="12">
                  <c:v>97.780029296875</c:v>
                </c:pt>
                <c:pt idx="13">
                  <c:v>97.17993164062499</c:v>
                </c:pt>
                <c:pt idx="14">
                  <c:v>97.59008789062499</c:v>
                </c:pt>
                <c:pt idx="15">
                  <c:v>97.51977539062499</c:v>
                </c:pt>
                <c:pt idx="16">
                  <c:v>97.35009765624999</c:v>
                </c:pt>
                <c:pt idx="17">
                  <c:v>97.5</c:v>
                </c:pt>
                <c:pt idx="18">
                  <c:v>97.62011718749999</c:v>
                </c:pt>
                <c:pt idx="19">
                  <c:v>97.87988281249996</c:v>
                </c:pt>
                <c:pt idx="20">
                  <c:v>97.409912109375</c:v>
                </c:pt>
                <c:pt idx="21">
                  <c:v>100.10009765625</c:v>
                </c:pt>
                <c:pt idx="22">
                  <c:v>94.60009765624999</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97.64013671874999</c:v>
                </c:pt>
                <c:pt idx="35">
                  <c:v>97.219970703125</c:v>
                </c:pt>
                <c:pt idx="36">
                  <c:v>97.449951171875</c:v>
                </c:pt>
                <c:pt idx="37">
                  <c:v>97.510009765625</c:v>
                </c:pt>
                <c:pt idx="38">
                  <c:v>97.699951171875</c:v>
                </c:pt>
                <c:pt idx="39">
                  <c:v>97.22998046875</c:v>
                </c:pt>
                <c:pt idx="40">
                  <c:v>97.64013671874999</c:v>
                </c:pt>
                <c:pt idx="41">
                  <c:v>97.419921875</c:v>
                </c:pt>
                <c:pt idx="42">
                  <c:v>98.47998046875</c:v>
                </c:pt>
                <c:pt idx="43">
                  <c:v>100.3701171875</c:v>
                </c:pt>
                <c:pt idx="44">
                  <c:v>93.869873046875</c:v>
                </c:pt>
                <c:pt idx="45">
                  <c:v>97.83007812499999</c:v>
                </c:pt>
                <c:pt idx="46">
                  <c:v>97.4599609375</c:v>
                </c:pt>
                <c:pt idx="47">
                  <c:v>97.10009765624999</c:v>
                </c:pt>
                <c:pt idx="48">
                  <c:v>97.309814453125</c:v>
                </c:pt>
                <c:pt idx="49">
                  <c:v>97.60009765624999</c:v>
                </c:pt>
                <c:pt idx="50">
                  <c:v>97.72998046875</c:v>
                </c:pt>
                <c:pt idx="51">
                  <c:v>97.130126953125</c:v>
                </c:pt>
                <c:pt idx="52">
                  <c:v>97.719970703125</c:v>
                </c:pt>
                <c:pt idx="53">
                  <c:v>97.31005859374999</c:v>
                </c:pt>
                <c:pt idx="54">
                  <c:v>100.7998046875</c:v>
                </c:pt>
                <c:pt idx="55">
                  <c:v>94.47998046875</c:v>
                </c:pt>
                <c:pt idx="56">
                  <c:v>97.67016601562499</c:v>
                </c:pt>
                <c:pt idx="57">
                  <c:v>97.169921875</c:v>
                </c:pt>
                <c:pt idx="58">
                  <c:v>97.52001953125</c:v>
                </c:pt>
                <c:pt idx="59">
                  <c:v>97.55004882812499</c:v>
                </c:pt>
                <c:pt idx="60">
                  <c:v>97.56005859374999</c:v>
                </c:pt>
                <c:pt idx="61">
                  <c:v>97.539794921875</c:v>
                </c:pt>
                <c:pt idx="62">
                  <c:v>97.510009765625</c:v>
                </c:pt>
                <c:pt idx="63">
                  <c:v>97.219970703125</c:v>
                </c:pt>
                <c:pt idx="64">
                  <c:v>97.7900390625</c:v>
                </c:pt>
                <c:pt idx="65">
                  <c:v>101.0400390625</c:v>
                </c:pt>
                <c:pt idx="66">
                  <c:v>94.31005859374999</c:v>
                </c:pt>
                <c:pt idx="67">
                  <c:v>97.0</c:v>
                </c:pt>
                <c:pt idx="68">
                  <c:v>97.62988281249996</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97.88989257812499</c:v>
                </c:pt>
                <c:pt idx="79">
                  <c:v>96.91015625</c:v>
                </c:pt>
                <c:pt idx="80">
                  <c:v>97.60986328125</c:v>
                </c:pt>
                <c:pt idx="81">
                  <c:v>97.35009765624999</c:v>
                </c:pt>
                <c:pt idx="82">
                  <c:v>97.80004882812499</c:v>
                </c:pt>
                <c:pt idx="83">
                  <c:v>97.199951171875</c:v>
                </c:pt>
                <c:pt idx="84">
                  <c:v>97.52001953125</c:v>
                </c:pt>
                <c:pt idx="85">
                  <c:v>97.5</c:v>
                </c:pt>
                <c:pt idx="86">
                  <c:v>148.8798828125</c:v>
                </c:pt>
                <c:pt idx="87">
                  <c:v>94.95019531249999</c:v>
                </c:pt>
                <c:pt idx="88">
                  <c:v>97.539794921875</c:v>
                </c:pt>
                <c:pt idx="89">
                  <c:v>98.06005859374999</c:v>
                </c:pt>
                <c:pt idx="90">
                  <c:v>97.070068359375</c:v>
                </c:pt>
                <c:pt idx="91">
                  <c:v>97.33007812499999</c:v>
                </c:pt>
                <c:pt idx="92">
                  <c:v>97.599853515625</c:v>
                </c:pt>
                <c:pt idx="93">
                  <c:v>97.360107421875</c:v>
                </c:pt>
                <c:pt idx="94">
                  <c:v>97.699951171875</c:v>
                </c:pt>
                <c:pt idx="95">
                  <c:v>97.27001953125</c:v>
                </c:pt>
                <c:pt idx="96">
                  <c:v>97.67993164062499</c:v>
                </c:pt>
                <c:pt idx="97">
                  <c:v>100.18994140625</c:v>
                </c:pt>
                <c:pt idx="98">
                  <c:v>95.81005859374999</c:v>
                </c:pt>
              </c:numCache>
            </c:numRef>
          </c:val>
          <c:smooth val="0"/>
          <c:extLst xmlns:c16r2="http://schemas.microsoft.com/office/drawing/2015/06/char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marker val="1"/>
        <c:smooth val="0"/>
        <c:axId val="2069958248"/>
        <c:axId val="2069951464"/>
      </c:lineChart>
      <c:catAx>
        <c:axId val="2069958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51464"/>
        <c:crosses val="autoZero"/>
        <c:auto val="1"/>
        <c:lblAlgn val="ctr"/>
        <c:lblOffset val="100"/>
        <c:noMultiLvlLbl val="0"/>
      </c:catAx>
      <c:valAx>
        <c:axId val="2069951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58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97.45019531249999</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195.1999511718749</c:v>
                </c:pt>
                <c:pt idx="21">
                  <c:v>146.5400390625</c:v>
                </c:pt>
                <c:pt idx="22">
                  <c:v>146.079833984375</c:v>
                </c:pt>
                <c:pt idx="23">
                  <c:v>146.080078125</c:v>
                </c:pt>
                <c:pt idx="24">
                  <c:v>149.0</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146.1098632812499</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146.1198730468749</c:v>
                </c:pt>
                <c:pt idx="48">
                  <c:v>146.2399902343749</c:v>
                </c:pt>
                <c:pt idx="49">
                  <c:v>146.7399902343749</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146.7199707031249</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150.0</c:v>
                </c:pt>
                <c:pt idx="74">
                  <c:v>142.5397949218749</c:v>
                </c:pt>
                <c:pt idx="75">
                  <c:v>146.25</c:v>
                </c:pt>
                <c:pt idx="76">
                  <c:v>146.18017578125</c:v>
                </c:pt>
                <c:pt idx="77">
                  <c:v>146.33984375</c:v>
                </c:pt>
                <c:pt idx="78">
                  <c:v>195.06005859375</c:v>
                </c:pt>
                <c:pt idx="79">
                  <c:v>146.1999511718749</c:v>
                </c:pt>
                <c:pt idx="80">
                  <c:v>150.6201171875</c:v>
                </c:pt>
                <c:pt idx="81">
                  <c:v>142.030029296875</c:v>
                </c:pt>
                <c:pt idx="82">
                  <c:v>146.099853515625</c:v>
                </c:pt>
                <c:pt idx="83">
                  <c:v>146.52001953125</c:v>
                </c:pt>
                <c:pt idx="84">
                  <c:v>146.06005859375</c:v>
                </c:pt>
                <c:pt idx="85">
                  <c:v>146.31005859375</c:v>
                </c:pt>
                <c:pt idx="86">
                  <c:v>146.2399902343749</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xmlns:c16r2="http://schemas.microsoft.com/office/drawing/2015/06/char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marker val="1"/>
        <c:smooth val="0"/>
        <c:axId val="2097568360"/>
        <c:axId val="2097575016"/>
      </c:lineChart>
      <c:catAx>
        <c:axId val="2097568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575016"/>
        <c:crosses val="autoZero"/>
        <c:auto val="1"/>
        <c:lblAlgn val="ctr"/>
        <c:lblOffset val="100"/>
        <c:noMultiLvlLbl val="0"/>
      </c:catAx>
      <c:valAx>
        <c:axId val="2097575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568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242.7399902343749</c:v>
                </c:pt>
                <c:pt idx="15">
                  <c:v>194.7399902343749</c:v>
                </c:pt>
                <c:pt idx="16">
                  <c:v>195.2399902343749</c:v>
                </c:pt>
                <c:pt idx="17">
                  <c:v>197.829833984375</c:v>
                </c:pt>
                <c:pt idx="18">
                  <c:v>192.070068359375</c:v>
                </c:pt>
                <c:pt idx="19">
                  <c:v>195.02001953125</c:v>
                </c:pt>
                <c:pt idx="20">
                  <c:v>195.030029296875</c:v>
                </c:pt>
                <c:pt idx="21">
                  <c:v>194.929931640625</c:v>
                </c:pt>
                <c:pt idx="22">
                  <c:v>195.1999511718749</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195.1098632812499</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195.1999511718749</c:v>
                </c:pt>
                <c:pt idx="54">
                  <c:v>194.9599609375</c:v>
                </c:pt>
                <c:pt idx="55">
                  <c:v>195.10009765625</c:v>
                </c:pt>
                <c:pt idx="56">
                  <c:v>197.530029296875</c:v>
                </c:pt>
                <c:pt idx="57">
                  <c:v>192.4499511718749</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195.2199707031249</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194.7399902343749</c:v>
                </c:pt>
                <c:pt idx="87">
                  <c:v>195.1198730468749</c:v>
                </c:pt>
                <c:pt idx="88">
                  <c:v>194.91015625</c:v>
                </c:pt>
                <c:pt idx="89">
                  <c:v>197.7399902343749</c:v>
                </c:pt>
                <c:pt idx="90">
                  <c:v>192.330078125</c:v>
                </c:pt>
                <c:pt idx="91">
                  <c:v>195.1198730468749</c:v>
                </c:pt>
                <c:pt idx="92">
                  <c:v>195.050048828125</c:v>
                </c:pt>
                <c:pt idx="93">
                  <c:v>243.6198730468749</c:v>
                </c:pt>
                <c:pt idx="94">
                  <c:v>198.2399902343749</c:v>
                </c:pt>
                <c:pt idx="95">
                  <c:v>191.800048828125</c:v>
                </c:pt>
                <c:pt idx="96">
                  <c:v>194.989990234375</c:v>
                </c:pt>
                <c:pt idx="97">
                  <c:v>195.02001953125</c:v>
                </c:pt>
                <c:pt idx="98">
                  <c:v>195.0</c:v>
                </c:pt>
              </c:numCache>
            </c:numRef>
          </c:val>
          <c:smooth val="0"/>
          <c:extLst xmlns:c16r2="http://schemas.microsoft.com/office/drawing/2015/06/char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marker val="1"/>
        <c:smooth val="0"/>
        <c:axId val="2097622696"/>
        <c:axId val="2097629432"/>
      </c:lineChart>
      <c:catAx>
        <c:axId val="2097622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629432"/>
        <c:crosses val="autoZero"/>
        <c:auto val="1"/>
        <c:lblAlgn val="ctr"/>
        <c:lblOffset val="100"/>
        <c:noMultiLvlLbl val="0"/>
      </c:catAx>
      <c:valAx>
        <c:axId val="2097629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622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97.63989257812499</c:v>
                </c:pt>
                <c:pt idx="4">
                  <c:v>97.35009765624999</c:v>
                </c:pt>
                <c:pt idx="5">
                  <c:v>97.5</c:v>
                </c:pt>
                <c:pt idx="6">
                  <c:v>97.5</c:v>
                </c:pt>
                <c:pt idx="7">
                  <c:v>97.38989257812499</c:v>
                </c:pt>
                <c:pt idx="8">
                  <c:v>98.72998046875</c:v>
                </c:pt>
                <c:pt idx="9">
                  <c:v>96.37011718749999</c:v>
                </c:pt>
                <c:pt idx="10">
                  <c:v>100.419921875</c:v>
                </c:pt>
                <c:pt idx="11">
                  <c:v>94.56005859374999</c:v>
                </c:pt>
                <c:pt idx="12">
                  <c:v>97.780029296875</c:v>
                </c:pt>
                <c:pt idx="13">
                  <c:v>97.17993164062499</c:v>
                </c:pt>
                <c:pt idx="14">
                  <c:v>97.59008789062499</c:v>
                </c:pt>
                <c:pt idx="15">
                  <c:v>97.51977539062499</c:v>
                </c:pt>
                <c:pt idx="16">
                  <c:v>97.35009765624999</c:v>
                </c:pt>
                <c:pt idx="17">
                  <c:v>97.5</c:v>
                </c:pt>
                <c:pt idx="18">
                  <c:v>97.62011718749999</c:v>
                </c:pt>
                <c:pt idx="19">
                  <c:v>97.87988281249996</c:v>
                </c:pt>
                <c:pt idx="20">
                  <c:v>97.409912109375</c:v>
                </c:pt>
                <c:pt idx="21">
                  <c:v>100.10009765625</c:v>
                </c:pt>
                <c:pt idx="22">
                  <c:v>94.60009765624999</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97.64013671874999</c:v>
                </c:pt>
                <c:pt idx="35">
                  <c:v>97.219970703125</c:v>
                </c:pt>
                <c:pt idx="36">
                  <c:v>97.449951171875</c:v>
                </c:pt>
                <c:pt idx="37">
                  <c:v>97.510009765625</c:v>
                </c:pt>
                <c:pt idx="38">
                  <c:v>97.699951171875</c:v>
                </c:pt>
                <c:pt idx="39">
                  <c:v>97.22998046875</c:v>
                </c:pt>
                <c:pt idx="40">
                  <c:v>97.64013671874999</c:v>
                </c:pt>
                <c:pt idx="41">
                  <c:v>97.419921875</c:v>
                </c:pt>
                <c:pt idx="42">
                  <c:v>98.47998046875</c:v>
                </c:pt>
                <c:pt idx="43">
                  <c:v>100.3701171875</c:v>
                </c:pt>
                <c:pt idx="44">
                  <c:v>93.869873046875</c:v>
                </c:pt>
                <c:pt idx="45">
                  <c:v>97.83007812499999</c:v>
                </c:pt>
                <c:pt idx="46">
                  <c:v>97.4599609375</c:v>
                </c:pt>
                <c:pt idx="47">
                  <c:v>97.10009765624999</c:v>
                </c:pt>
                <c:pt idx="48">
                  <c:v>97.309814453125</c:v>
                </c:pt>
                <c:pt idx="49">
                  <c:v>97.60009765624999</c:v>
                </c:pt>
                <c:pt idx="50">
                  <c:v>97.72998046875</c:v>
                </c:pt>
                <c:pt idx="51">
                  <c:v>97.130126953125</c:v>
                </c:pt>
                <c:pt idx="52">
                  <c:v>97.719970703125</c:v>
                </c:pt>
                <c:pt idx="53">
                  <c:v>97.31005859374999</c:v>
                </c:pt>
                <c:pt idx="54">
                  <c:v>100.7998046875</c:v>
                </c:pt>
                <c:pt idx="55">
                  <c:v>94.47998046875</c:v>
                </c:pt>
                <c:pt idx="56">
                  <c:v>97.67016601562499</c:v>
                </c:pt>
                <c:pt idx="57">
                  <c:v>97.169921875</c:v>
                </c:pt>
                <c:pt idx="58">
                  <c:v>97.52001953125</c:v>
                </c:pt>
                <c:pt idx="59">
                  <c:v>97.55004882812499</c:v>
                </c:pt>
                <c:pt idx="60">
                  <c:v>97.56005859374999</c:v>
                </c:pt>
                <c:pt idx="61">
                  <c:v>97.539794921875</c:v>
                </c:pt>
                <c:pt idx="62">
                  <c:v>97.510009765625</c:v>
                </c:pt>
                <c:pt idx="63">
                  <c:v>97.219970703125</c:v>
                </c:pt>
                <c:pt idx="64">
                  <c:v>97.7900390625</c:v>
                </c:pt>
                <c:pt idx="65">
                  <c:v>101.0400390625</c:v>
                </c:pt>
                <c:pt idx="66">
                  <c:v>94.31005859374999</c:v>
                </c:pt>
                <c:pt idx="67">
                  <c:v>97.0</c:v>
                </c:pt>
                <c:pt idx="68">
                  <c:v>97.62988281249996</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97.88989257812499</c:v>
                </c:pt>
                <c:pt idx="79">
                  <c:v>96.91015625</c:v>
                </c:pt>
                <c:pt idx="80">
                  <c:v>97.60986328125</c:v>
                </c:pt>
                <c:pt idx="81">
                  <c:v>97.35009765624999</c:v>
                </c:pt>
                <c:pt idx="82">
                  <c:v>97.80004882812499</c:v>
                </c:pt>
                <c:pt idx="83">
                  <c:v>97.199951171875</c:v>
                </c:pt>
                <c:pt idx="84">
                  <c:v>97.52001953125</c:v>
                </c:pt>
                <c:pt idx="85">
                  <c:v>97.5</c:v>
                </c:pt>
                <c:pt idx="86">
                  <c:v>148.8798828125</c:v>
                </c:pt>
                <c:pt idx="87">
                  <c:v>94.95019531249999</c:v>
                </c:pt>
                <c:pt idx="88">
                  <c:v>97.539794921875</c:v>
                </c:pt>
                <c:pt idx="89">
                  <c:v>98.06005859374999</c:v>
                </c:pt>
                <c:pt idx="90">
                  <c:v>97.070068359375</c:v>
                </c:pt>
                <c:pt idx="91">
                  <c:v>97.33007812499999</c:v>
                </c:pt>
                <c:pt idx="92">
                  <c:v>97.599853515625</c:v>
                </c:pt>
                <c:pt idx="93">
                  <c:v>97.360107421875</c:v>
                </c:pt>
                <c:pt idx="94">
                  <c:v>97.699951171875</c:v>
                </c:pt>
                <c:pt idx="95">
                  <c:v>97.27001953125</c:v>
                </c:pt>
                <c:pt idx="96">
                  <c:v>97.67993164062499</c:v>
                </c:pt>
                <c:pt idx="97">
                  <c:v>100.18994140625</c:v>
                </c:pt>
                <c:pt idx="98">
                  <c:v>95.81005859374999</c:v>
                </c:pt>
              </c:numCache>
            </c:numRef>
          </c:val>
          <c:smooth val="0"/>
          <c:extLst xmlns:c16r2="http://schemas.microsoft.com/office/drawing/2015/06/char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190.0</c:v>
                </c:pt>
                <c:pt idx="1">
                  <c:v>194.85009765625</c:v>
                </c:pt>
                <c:pt idx="2">
                  <c:v>194.989990234375</c:v>
                </c:pt>
                <c:pt idx="3">
                  <c:v>195.1098632812499</c:v>
                </c:pt>
                <c:pt idx="4">
                  <c:v>198.41015625</c:v>
                </c:pt>
                <c:pt idx="5">
                  <c:v>191.599853515625</c:v>
                </c:pt>
                <c:pt idx="6">
                  <c:v>194.89013671875</c:v>
                </c:pt>
                <c:pt idx="7">
                  <c:v>195.030029296875</c:v>
                </c:pt>
                <c:pt idx="8">
                  <c:v>194.97998046875</c:v>
                </c:pt>
                <c:pt idx="9">
                  <c:v>195.0</c:v>
                </c:pt>
                <c:pt idx="10">
                  <c:v>195.2900390625</c:v>
                </c:pt>
                <c:pt idx="11">
                  <c:v>194.97998046875</c:v>
                </c:pt>
                <c:pt idx="12">
                  <c:v>194.85986328125</c:v>
                </c:pt>
                <c:pt idx="13">
                  <c:v>194.9499511718749</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195.2399902343749</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192.1198730468749</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194.9499511718749</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195.1098632812499</c:v>
                </c:pt>
                <c:pt idx="78">
                  <c:v>194.960205078125</c:v>
                </c:pt>
                <c:pt idx="79">
                  <c:v>194.93994140625</c:v>
                </c:pt>
                <c:pt idx="80">
                  <c:v>195.22998046875</c:v>
                </c:pt>
                <c:pt idx="81">
                  <c:v>194.849853515625</c:v>
                </c:pt>
                <c:pt idx="82">
                  <c:v>195.010009765625</c:v>
                </c:pt>
                <c:pt idx="83">
                  <c:v>194.97021484375</c:v>
                </c:pt>
                <c:pt idx="84">
                  <c:v>194.969970703125</c:v>
                </c:pt>
                <c:pt idx="85">
                  <c:v>195.0397949218749</c:v>
                </c:pt>
                <c:pt idx="86">
                  <c:v>197.830078125</c:v>
                </c:pt>
                <c:pt idx="87">
                  <c:v>192.360107421875</c:v>
                </c:pt>
                <c:pt idx="88">
                  <c:v>195.02001953125</c:v>
                </c:pt>
                <c:pt idx="89">
                  <c:v>194.83984375</c:v>
                </c:pt>
                <c:pt idx="90">
                  <c:v>194.989990234375</c:v>
                </c:pt>
                <c:pt idx="91">
                  <c:v>195.0</c:v>
                </c:pt>
                <c:pt idx="92">
                  <c:v>195.050048828125</c:v>
                </c:pt>
                <c:pt idx="93">
                  <c:v>195.0400390625</c:v>
                </c:pt>
                <c:pt idx="94">
                  <c:v>195.1198730468749</c:v>
                </c:pt>
                <c:pt idx="95">
                  <c:v>194.85009765625</c:v>
                </c:pt>
                <c:pt idx="96">
                  <c:v>195.030029296875</c:v>
                </c:pt>
                <c:pt idx="97">
                  <c:v>197.530029296875</c:v>
                </c:pt>
                <c:pt idx="98">
                  <c:v>192.570068359375</c:v>
                </c:pt>
              </c:numCache>
            </c:numRef>
          </c:val>
          <c:smooth val="0"/>
          <c:extLst xmlns:c16r2="http://schemas.microsoft.com/office/drawing/2015/06/char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292.7700195312499</c:v>
                </c:pt>
                <c:pt idx="7">
                  <c:v>341.0200195312499</c:v>
                </c:pt>
                <c:pt idx="8">
                  <c:v>341.419921875</c:v>
                </c:pt>
                <c:pt idx="9">
                  <c:v>294.8701171874999</c:v>
                </c:pt>
                <c:pt idx="10">
                  <c:v>290.0300292968749</c:v>
                </c:pt>
                <c:pt idx="11">
                  <c:v>292.449951171875</c:v>
                </c:pt>
                <c:pt idx="12">
                  <c:v>293.18994140625</c:v>
                </c:pt>
                <c:pt idx="13">
                  <c:v>291.97998046875</c:v>
                </c:pt>
                <c:pt idx="14">
                  <c:v>292.72998046875</c:v>
                </c:pt>
                <c:pt idx="15">
                  <c:v>292.449951171875</c:v>
                </c:pt>
                <c:pt idx="16">
                  <c:v>292.320068359375</c:v>
                </c:pt>
                <c:pt idx="17">
                  <c:v>292.6101074218749</c:v>
                </c:pt>
                <c:pt idx="18">
                  <c:v>292.39990234375</c:v>
                </c:pt>
                <c:pt idx="19">
                  <c:v>292.5300292968749</c:v>
                </c:pt>
                <c:pt idx="20">
                  <c:v>295.18994140625</c:v>
                </c:pt>
                <c:pt idx="21">
                  <c:v>289.840087890625</c:v>
                </c:pt>
                <c:pt idx="22">
                  <c:v>292.6298828125</c:v>
                </c:pt>
                <c:pt idx="23">
                  <c:v>292.4501953124999</c:v>
                </c:pt>
                <c:pt idx="24">
                  <c:v>292.559814453125</c:v>
                </c:pt>
                <c:pt idx="25">
                  <c:v>292.22998046875</c:v>
                </c:pt>
                <c:pt idx="26">
                  <c:v>292.820068359375</c:v>
                </c:pt>
                <c:pt idx="27">
                  <c:v>292.9599609375</c:v>
                </c:pt>
                <c:pt idx="28">
                  <c:v>291.840087890625</c:v>
                </c:pt>
                <c:pt idx="29">
                  <c:v>309.409912109375</c:v>
                </c:pt>
                <c:pt idx="30">
                  <c:v>275.6601562499999</c:v>
                </c:pt>
                <c:pt idx="31">
                  <c:v>295.349853515625</c:v>
                </c:pt>
                <c:pt idx="32">
                  <c:v>289.5400390624999</c:v>
                </c:pt>
                <c:pt idx="33">
                  <c:v>292.489990234375</c:v>
                </c:pt>
                <c:pt idx="34">
                  <c:v>292.60009765625</c:v>
                </c:pt>
                <c:pt idx="35">
                  <c:v>292.4399414062499</c:v>
                </c:pt>
                <c:pt idx="36">
                  <c:v>293.06005859375</c:v>
                </c:pt>
                <c:pt idx="37">
                  <c:v>292.0</c:v>
                </c:pt>
                <c:pt idx="38">
                  <c:v>292.9299316406249</c:v>
                </c:pt>
                <c:pt idx="39">
                  <c:v>292.35009765625</c:v>
                </c:pt>
                <c:pt idx="40">
                  <c:v>292.2700195312499</c:v>
                </c:pt>
                <c:pt idx="41">
                  <c:v>292.33984375</c:v>
                </c:pt>
                <c:pt idx="42">
                  <c:v>295.669921875</c:v>
                </c:pt>
                <c:pt idx="43">
                  <c:v>289.4602050781249</c:v>
                </c:pt>
                <c:pt idx="44">
                  <c:v>292.68994140625</c:v>
                </c:pt>
                <c:pt idx="45">
                  <c:v>292.4399414062499</c:v>
                </c:pt>
                <c:pt idx="46">
                  <c:v>292.449951171875</c:v>
                </c:pt>
                <c:pt idx="47">
                  <c:v>292.60009765625</c:v>
                </c:pt>
                <c:pt idx="48">
                  <c:v>292.39990234375</c:v>
                </c:pt>
                <c:pt idx="49">
                  <c:v>292.3701171874999</c:v>
                </c:pt>
                <c:pt idx="50">
                  <c:v>292.60986328125</c:v>
                </c:pt>
                <c:pt idx="51">
                  <c:v>292.989990234375</c:v>
                </c:pt>
                <c:pt idx="52">
                  <c:v>292.1201171874999</c:v>
                </c:pt>
                <c:pt idx="53">
                  <c:v>295.340087890625</c:v>
                </c:pt>
                <c:pt idx="54">
                  <c:v>289.7700195312499</c:v>
                </c:pt>
                <c:pt idx="55">
                  <c:v>292.849853515625</c:v>
                </c:pt>
                <c:pt idx="56">
                  <c:v>292.1301269531249</c:v>
                </c:pt>
                <c:pt idx="57">
                  <c:v>292.52978515625</c:v>
                </c:pt>
                <c:pt idx="58">
                  <c:v>292.6601562499999</c:v>
                </c:pt>
                <c:pt idx="59">
                  <c:v>292.580078125</c:v>
                </c:pt>
                <c:pt idx="60">
                  <c:v>292.199951171875</c:v>
                </c:pt>
                <c:pt idx="61">
                  <c:v>292.5300292968749</c:v>
                </c:pt>
                <c:pt idx="62">
                  <c:v>292.5200195312499</c:v>
                </c:pt>
                <c:pt idx="63">
                  <c:v>292.4399414062499</c:v>
                </c:pt>
                <c:pt idx="64">
                  <c:v>295.14990234375</c:v>
                </c:pt>
                <c:pt idx="65">
                  <c:v>289.81005859375</c:v>
                </c:pt>
                <c:pt idx="66">
                  <c:v>292.60986328125</c:v>
                </c:pt>
                <c:pt idx="67">
                  <c:v>292.4401855468749</c:v>
                </c:pt>
                <c:pt idx="68">
                  <c:v>292.6298828125</c:v>
                </c:pt>
                <c:pt idx="69">
                  <c:v>292.5200195312499</c:v>
                </c:pt>
                <c:pt idx="70">
                  <c:v>293.18994140625</c:v>
                </c:pt>
                <c:pt idx="71">
                  <c:v>291.75</c:v>
                </c:pt>
                <c:pt idx="72">
                  <c:v>292.5400390624999</c:v>
                </c:pt>
                <c:pt idx="73">
                  <c:v>292.4101562499999</c:v>
                </c:pt>
                <c:pt idx="74">
                  <c:v>292.7998046875</c:v>
                </c:pt>
                <c:pt idx="75">
                  <c:v>295.0100097656249</c:v>
                </c:pt>
                <c:pt idx="76">
                  <c:v>289.6901855468749</c:v>
                </c:pt>
                <c:pt idx="77">
                  <c:v>292.56982421875</c:v>
                </c:pt>
                <c:pt idx="78">
                  <c:v>292.56005859375</c:v>
                </c:pt>
                <c:pt idx="79">
                  <c:v>292.4599609375</c:v>
                </c:pt>
                <c:pt idx="80">
                  <c:v>292.5300292968749</c:v>
                </c:pt>
                <c:pt idx="81">
                  <c:v>292.35009765625</c:v>
                </c:pt>
                <c:pt idx="82">
                  <c:v>292.739990234375</c:v>
                </c:pt>
                <c:pt idx="83">
                  <c:v>292.389892578125</c:v>
                </c:pt>
                <c:pt idx="84">
                  <c:v>292.5400390624999</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292.8801269531249</c:v>
                </c:pt>
                <c:pt idx="96">
                  <c:v>292.2600097656249</c:v>
                </c:pt>
                <c:pt idx="97">
                  <c:v>295.219970703125</c:v>
                </c:pt>
                <c:pt idx="98">
                  <c:v>289.919921875</c:v>
                </c:pt>
              </c:numCache>
            </c:numRef>
          </c:val>
          <c:smooth val="0"/>
          <c:extLst xmlns:c16r2="http://schemas.microsoft.com/office/drawing/2015/06/char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390.2800292968749</c:v>
                </c:pt>
                <c:pt idx="5">
                  <c:v>389.7800292968749</c:v>
                </c:pt>
                <c:pt idx="6">
                  <c:v>389.9399414062499</c:v>
                </c:pt>
                <c:pt idx="7">
                  <c:v>390.14013671875</c:v>
                </c:pt>
                <c:pt idx="8">
                  <c:v>390.0100097656249</c:v>
                </c:pt>
                <c:pt idx="9">
                  <c:v>390.06005859375</c:v>
                </c:pt>
                <c:pt idx="10">
                  <c:v>389.969970703125</c:v>
                </c:pt>
                <c:pt idx="11">
                  <c:v>390.079833984375</c:v>
                </c:pt>
                <c:pt idx="12">
                  <c:v>392.670166015625</c:v>
                </c:pt>
                <c:pt idx="13">
                  <c:v>387.14990234375</c:v>
                </c:pt>
                <c:pt idx="14">
                  <c:v>390.139892578125</c:v>
                </c:pt>
                <c:pt idx="15">
                  <c:v>390.080078125</c:v>
                </c:pt>
                <c:pt idx="16">
                  <c:v>390.0300292968749</c:v>
                </c:pt>
                <c:pt idx="17">
                  <c:v>389.949951171875</c:v>
                </c:pt>
                <c:pt idx="18">
                  <c:v>390.080078125</c:v>
                </c:pt>
                <c:pt idx="19">
                  <c:v>389.909912109375</c:v>
                </c:pt>
                <c:pt idx="20">
                  <c:v>390.0100097656249</c:v>
                </c:pt>
                <c:pt idx="21">
                  <c:v>389.9101562499999</c:v>
                </c:pt>
                <c:pt idx="22">
                  <c:v>390.119873046875</c:v>
                </c:pt>
                <c:pt idx="23">
                  <c:v>392.739990234375</c:v>
                </c:pt>
                <c:pt idx="24">
                  <c:v>387.300048828125</c:v>
                </c:pt>
                <c:pt idx="25">
                  <c:v>389.969970703125</c:v>
                </c:pt>
                <c:pt idx="26">
                  <c:v>390.1301269531249</c:v>
                </c:pt>
                <c:pt idx="27">
                  <c:v>389.9599609375</c:v>
                </c:pt>
                <c:pt idx="28">
                  <c:v>390.14990234375</c:v>
                </c:pt>
                <c:pt idx="29">
                  <c:v>389.9399414062499</c:v>
                </c:pt>
                <c:pt idx="30">
                  <c:v>390.0200195312499</c:v>
                </c:pt>
                <c:pt idx="31">
                  <c:v>389.9201660156249</c:v>
                </c:pt>
                <c:pt idx="32">
                  <c:v>390.099853515625</c:v>
                </c:pt>
                <c:pt idx="33">
                  <c:v>389.8901367187499</c:v>
                </c:pt>
                <c:pt idx="34">
                  <c:v>438.919921875</c:v>
                </c:pt>
                <c:pt idx="35">
                  <c:v>389.989990234375</c:v>
                </c:pt>
                <c:pt idx="36">
                  <c:v>390.0300292968749</c:v>
                </c:pt>
                <c:pt idx="37">
                  <c:v>390.72998046875</c:v>
                </c:pt>
                <c:pt idx="38">
                  <c:v>389.2900390624999</c:v>
                </c:pt>
                <c:pt idx="39">
                  <c:v>390.070068359375</c:v>
                </c:pt>
                <c:pt idx="40">
                  <c:v>390.08984375</c:v>
                </c:pt>
                <c:pt idx="41">
                  <c:v>389.9399414062499</c:v>
                </c:pt>
                <c:pt idx="42">
                  <c:v>392.5200195312499</c:v>
                </c:pt>
                <c:pt idx="43">
                  <c:v>387.3901367187499</c:v>
                </c:pt>
                <c:pt idx="44">
                  <c:v>389.8798828125</c:v>
                </c:pt>
                <c:pt idx="45">
                  <c:v>390.090087890625</c:v>
                </c:pt>
                <c:pt idx="46">
                  <c:v>390.25</c:v>
                </c:pt>
                <c:pt idx="47">
                  <c:v>389.830078125</c:v>
                </c:pt>
                <c:pt idx="48">
                  <c:v>439.099853515625</c:v>
                </c:pt>
                <c:pt idx="49">
                  <c:v>389.8901367187499</c:v>
                </c:pt>
                <c:pt idx="50">
                  <c:v>389.829833984375</c:v>
                </c:pt>
                <c:pt idx="51">
                  <c:v>390.0100097656249</c:v>
                </c:pt>
                <c:pt idx="52">
                  <c:v>390.2700195312499</c:v>
                </c:pt>
                <c:pt idx="53">
                  <c:v>392.5100097656249</c:v>
                </c:pt>
                <c:pt idx="54">
                  <c:v>387.330078125</c:v>
                </c:pt>
                <c:pt idx="55">
                  <c:v>390.1298828125</c:v>
                </c:pt>
                <c:pt idx="56">
                  <c:v>389.9001464843749</c:v>
                </c:pt>
                <c:pt idx="57">
                  <c:v>389.68994140625</c:v>
                </c:pt>
                <c:pt idx="58">
                  <c:v>390.4399414062499</c:v>
                </c:pt>
                <c:pt idx="59">
                  <c:v>389.8901367187499</c:v>
                </c:pt>
                <c:pt idx="60">
                  <c:v>389.9299316406249</c:v>
                </c:pt>
                <c:pt idx="61">
                  <c:v>390.0200195312499</c:v>
                </c:pt>
                <c:pt idx="62">
                  <c:v>390.0400390624999</c:v>
                </c:pt>
                <c:pt idx="63">
                  <c:v>390.08984375</c:v>
                </c:pt>
                <c:pt idx="64">
                  <c:v>393.0200195312499</c:v>
                </c:pt>
                <c:pt idx="65">
                  <c:v>386.85009765625</c:v>
                </c:pt>
                <c:pt idx="66">
                  <c:v>390.199951171875</c:v>
                </c:pt>
                <c:pt idx="67">
                  <c:v>389.97998046875</c:v>
                </c:pt>
                <c:pt idx="68">
                  <c:v>390.0300292968749</c:v>
                </c:pt>
                <c:pt idx="69">
                  <c:v>389.7700195312499</c:v>
                </c:pt>
                <c:pt idx="70">
                  <c:v>390.239990234375</c:v>
                </c:pt>
                <c:pt idx="71">
                  <c:v>389.909912109375</c:v>
                </c:pt>
                <c:pt idx="72">
                  <c:v>390.2900390624999</c:v>
                </c:pt>
                <c:pt idx="73">
                  <c:v>389.840087890625</c:v>
                </c:pt>
                <c:pt idx="74">
                  <c:v>389.85986328125</c:v>
                </c:pt>
                <c:pt idx="75">
                  <c:v>392.9001464843749</c:v>
                </c:pt>
                <c:pt idx="76">
                  <c:v>387.2800292968749</c:v>
                </c:pt>
                <c:pt idx="77">
                  <c:v>390.06982421875</c:v>
                </c:pt>
                <c:pt idx="78">
                  <c:v>389.9001464843749</c:v>
                </c:pt>
                <c:pt idx="79">
                  <c:v>389.989990234375</c:v>
                </c:pt>
                <c:pt idx="80">
                  <c:v>390.0200195312499</c:v>
                </c:pt>
                <c:pt idx="81">
                  <c:v>487.219970703125</c:v>
                </c:pt>
                <c:pt idx="82">
                  <c:v>390.06005859375</c:v>
                </c:pt>
                <c:pt idx="83">
                  <c:v>390.199951171875</c:v>
                </c:pt>
                <c:pt idx="84">
                  <c:v>389.89990234375</c:v>
                </c:pt>
                <c:pt idx="85">
                  <c:v>389.9101562499999</c:v>
                </c:pt>
                <c:pt idx="86">
                  <c:v>392.77978515625</c:v>
                </c:pt>
                <c:pt idx="87">
                  <c:v>436.0</c:v>
                </c:pt>
                <c:pt idx="88">
                  <c:v>390.10009765625</c:v>
                </c:pt>
                <c:pt idx="89">
                  <c:v>390.6101074218749</c:v>
                </c:pt>
                <c:pt idx="90">
                  <c:v>389.47998046875</c:v>
                </c:pt>
                <c:pt idx="91">
                  <c:v>390.0</c:v>
                </c:pt>
                <c:pt idx="92">
                  <c:v>390.0100097656249</c:v>
                </c:pt>
                <c:pt idx="93">
                  <c:v>390.219970703125</c:v>
                </c:pt>
                <c:pt idx="94">
                  <c:v>392.7800292968749</c:v>
                </c:pt>
                <c:pt idx="95">
                  <c:v>387.139892578125</c:v>
                </c:pt>
                <c:pt idx="96">
                  <c:v>389.8701171874999</c:v>
                </c:pt>
                <c:pt idx="97">
                  <c:v>390.1298828125</c:v>
                </c:pt>
                <c:pt idx="98">
                  <c:v>389.969970703125</c:v>
                </c:pt>
              </c:numCache>
            </c:numRef>
          </c:val>
          <c:smooth val="0"/>
          <c:extLst xmlns:c16r2="http://schemas.microsoft.com/office/drawing/2015/06/char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487.6601562499999</c:v>
                </c:pt>
                <c:pt idx="4">
                  <c:v>487.52978515625</c:v>
                </c:pt>
                <c:pt idx="5">
                  <c:v>487.3601074218749</c:v>
                </c:pt>
                <c:pt idx="6">
                  <c:v>487.679931640625</c:v>
                </c:pt>
                <c:pt idx="7">
                  <c:v>490.3601074218749</c:v>
                </c:pt>
                <c:pt idx="8">
                  <c:v>484.639892578125</c:v>
                </c:pt>
                <c:pt idx="9">
                  <c:v>487.4599609375</c:v>
                </c:pt>
                <c:pt idx="10">
                  <c:v>487.480224609375</c:v>
                </c:pt>
                <c:pt idx="11">
                  <c:v>487.47998046875</c:v>
                </c:pt>
                <c:pt idx="12">
                  <c:v>487.5200195312499</c:v>
                </c:pt>
                <c:pt idx="13">
                  <c:v>487.559814453125</c:v>
                </c:pt>
                <c:pt idx="14">
                  <c:v>487.590087890625</c:v>
                </c:pt>
                <c:pt idx="15">
                  <c:v>536.25</c:v>
                </c:pt>
                <c:pt idx="16">
                  <c:v>536.199951171875</c:v>
                </c:pt>
                <c:pt idx="17">
                  <c:v>487.580078125</c:v>
                </c:pt>
                <c:pt idx="18">
                  <c:v>487.599853515625</c:v>
                </c:pt>
                <c:pt idx="19">
                  <c:v>487.340087890625</c:v>
                </c:pt>
                <c:pt idx="20">
                  <c:v>490.3801269531249</c:v>
                </c:pt>
                <c:pt idx="21">
                  <c:v>484.56982421875</c:v>
                </c:pt>
                <c:pt idx="22">
                  <c:v>487.719970703125</c:v>
                </c:pt>
                <c:pt idx="23">
                  <c:v>487.8901367187499</c:v>
                </c:pt>
                <c:pt idx="24">
                  <c:v>487.070068359375</c:v>
                </c:pt>
                <c:pt idx="25">
                  <c:v>487.4599609375</c:v>
                </c:pt>
                <c:pt idx="26">
                  <c:v>487.699951171875</c:v>
                </c:pt>
                <c:pt idx="27">
                  <c:v>487.659912109375</c:v>
                </c:pt>
                <c:pt idx="28">
                  <c:v>488.590087890625</c:v>
                </c:pt>
                <c:pt idx="29">
                  <c:v>486.14990234375</c:v>
                </c:pt>
                <c:pt idx="30">
                  <c:v>487.6201171874999</c:v>
                </c:pt>
                <c:pt idx="31">
                  <c:v>490.1298828125</c:v>
                </c:pt>
                <c:pt idx="32">
                  <c:v>485.1201171874999</c:v>
                </c:pt>
                <c:pt idx="33">
                  <c:v>487.159912109375</c:v>
                </c:pt>
                <c:pt idx="34">
                  <c:v>487.6601562499999</c:v>
                </c:pt>
                <c:pt idx="35">
                  <c:v>487.579833984375</c:v>
                </c:pt>
                <c:pt idx="36">
                  <c:v>487.4101562499999</c:v>
                </c:pt>
                <c:pt idx="37">
                  <c:v>487.5397949218749</c:v>
                </c:pt>
                <c:pt idx="38">
                  <c:v>487.5400390624999</c:v>
                </c:pt>
                <c:pt idx="39">
                  <c:v>487.5200195312499</c:v>
                </c:pt>
                <c:pt idx="40">
                  <c:v>487.449951171875</c:v>
                </c:pt>
                <c:pt idx="41">
                  <c:v>487.5400390624999</c:v>
                </c:pt>
                <c:pt idx="42">
                  <c:v>489.989990234375</c:v>
                </c:pt>
                <c:pt idx="43">
                  <c:v>485.150146484375</c:v>
                </c:pt>
                <c:pt idx="44">
                  <c:v>487.31982421875</c:v>
                </c:pt>
                <c:pt idx="45">
                  <c:v>487.4602050781249</c:v>
                </c:pt>
                <c:pt idx="46">
                  <c:v>487.72998046875</c:v>
                </c:pt>
                <c:pt idx="47">
                  <c:v>487.309814453125</c:v>
                </c:pt>
                <c:pt idx="48">
                  <c:v>487.6301269531249</c:v>
                </c:pt>
                <c:pt idx="49">
                  <c:v>487.349853515625</c:v>
                </c:pt>
                <c:pt idx="50">
                  <c:v>487.6301269531249</c:v>
                </c:pt>
                <c:pt idx="51">
                  <c:v>487.679931640625</c:v>
                </c:pt>
                <c:pt idx="52">
                  <c:v>487.340087890625</c:v>
                </c:pt>
                <c:pt idx="53">
                  <c:v>490.179931640625</c:v>
                </c:pt>
                <c:pt idx="54">
                  <c:v>484.97998046875</c:v>
                </c:pt>
                <c:pt idx="55">
                  <c:v>487.6101074218749</c:v>
                </c:pt>
                <c:pt idx="56">
                  <c:v>487.409912109375</c:v>
                </c:pt>
                <c:pt idx="57">
                  <c:v>487.4001464843749</c:v>
                </c:pt>
                <c:pt idx="58">
                  <c:v>487.5</c:v>
                </c:pt>
                <c:pt idx="59">
                  <c:v>487.52978515625</c:v>
                </c:pt>
                <c:pt idx="60">
                  <c:v>487.7700195312499</c:v>
                </c:pt>
                <c:pt idx="61">
                  <c:v>487.31005859375</c:v>
                </c:pt>
                <c:pt idx="62">
                  <c:v>487.4599609375</c:v>
                </c:pt>
                <c:pt idx="63">
                  <c:v>487.7900390624999</c:v>
                </c:pt>
                <c:pt idx="64">
                  <c:v>490.1201171874999</c:v>
                </c:pt>
                <c:pt idx="65">
                  <c:v>484.60986328125</c:v>
                </c:pt>
                <c:pt idx="66">
                  <c:v>488.2800292968749</c:v>
                </c:pt>
                <c:pt idx="67">
                  <c:v>486.97998046875</c:v>
                </c:pt>
                <c:pt idx="68">
                  <c:v>487.5400390624999</c:v>
                </c:pt>
                <c:pt idx="69">
                  <c:v>487.4399414062499</c:v>
                </c:pt>
                <c:pt idx="70">
                  <c:v>487.719970703125</c:v>
                </c:pt>
                <c:pt idx="71">
                  <c:v>487.150146484375</c:v>
                </c:pt>
                <c:pt idx="72">
                  <c:v>487.81982421875</c:v>
                </c:pt>
                <c:pt idx="73">
                  <c:v>487.2900390624999</c:v>
                </c:pt>
                <c:pt idx="74">
                  <c:v>487.590087890625</c:v>
                </c:pt>
                <c:pt idx="75">
                  <c:v>490.239990234375</c:v>
                </c:pt>
                <c:pt idx="76">
                  <c:v>484.869873046875</c:v>
                </c:pt>
                <c:pt idx="77">
                  <c:v>487.4201660156249</c:v>
                </c:pt>
                <c:pt idx="78">
                  <c:v>487.4399414062499</c:v>
                </c:pt>
                <c:pt idx="79">
                  <c:v>487.5100097656249</c:v>
                </c:pt>
                <c:pt idx="80">
                  <c:v>487.719970703125</c:v>
                </c:pt>
                <c:pt idx="81">
                  <c:v>487.8901367187499</c:v>
                </c:pt>
                <c:pt idx="82">
                  <c:v>486.9299316406249</c:v>
                </c:pt>
                <c:pt idx="83">
                  <c:v>487.619873046875</c:v>
                </c:pt>
                <c:pt idx="84">
                  <c:v>487.4602050781249</c:v>
                </c:pt>
                <c:pt idx="85">
                  <c:v>487.47998046875</c:v>
                </c:pt>
                <c:pt idx="86">
                  <c:v>492.919921875</c:v>
                </c:pt>
                <c:pt idx="87">
                  <c:v>482.050048828125</c:v>
                </c:pt>
                <c:pt idx="88">
                  <c:v>487.659912109375</c:v>
                </c:pt>
                <c:pt idx="89">
                  <c:v>487.3701171874999</c:v>
                </c:pt>
                <c:pt idx="90">
                  <c:v>487.699951171875</c:v>
                </c:pt>
                <c:pt idx="91">
                  <c:v>487.659912109375</c:v>
                </c:pt>
                <c:pt idx="92">
                  <c:v>488.5400390624999</c:v>
                </c:pt>
                <c:pt idx="93">
                  <c:v>486.39990234375</c:v>
                </c:pt>
                <c:pt idx="94">
                  <c:v>487.6801757812499</c:v>
                </c:pt>
                <c:pt idx="95">
                  <c:v>487.409912109375</c:v>
                </c:pt>
                <c:pt idx="96">
                  <c:v>487.4299316406249</c:v>
                </c:pt>
                <c:pt idx="97">
                  <c:v>490.06005859375</c:v>
                </c:pt>
                <c:pt idx="98">
                  <c:v>484.969970703125</c:v>
                </c:pt>
              </c:numCache>
            </c:numRef>
          </c:val>
          <c:smooth val="0"/>
          <c:extLst xmlns:c16r2="http://schemas.microsoft.com/office/drawing/2015/06/char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585.1501464843749</c:v>
                </c:pt>
                <c:pt idx="4">
                  <c:v>584.93994140625</c:v>
                </c:pt>
                <c:pt idx="5">
                  <c:v>584.93994140625</c:v>
                </c:pt>
                <c:pt idx="6">
                  <c:v>585.110107421875</c:v>
                </c:pt>
                <c:pt idx="7">
                  <c:v>585.1699218749999</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584.8601074218749</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584.9001464843749</c:v>
                </c:pt>
                <c:pt idx="33">
                  <c:v>588.0600585937499</c:v>
                </c:pt>
                <c:pt idx="34">
                  <c:v>582.0</c:v>
                </c:pt>
                <c:pt idx="35">
                  <c:v>585.059814453125</c:v>
                </c:pt>
                <c:pt idx="36">
                  <c:v>585.10009765625</c:v>
                </c:pt>
                <c:pt idx="37">
                  <c:v>584.93994140625</c:v>
                </c:pt>
                <c:pt idx="38">
                  <c:v>585.010009765625</c:v>
                </c:pt>
                <c:pt idx="39">
                  <c:v>584.949951171875</c:v>
                </c:pt>
                <c:pt idx="40">
                  <c:v>585.010009765625</c:v>
                </c:pt>
                <c:pt idx="41">
                  <c:v>584.8701171874999</c:v>
                </c:pt>
                <c:pt idx="42">
                  <c:v>585.219970703125</c:v>
                </c:pt>
                <c:pt idx="43">
                  <c:v>585.14990234375</c:v>
                </c:pt>
                <c:pt idx="44">
                  <c:v>587.690185546875</c:v>
                </c:pt>
                <c:pt idx="45">
                  <c:v>582.199951171875</c:v>
                </c:pt>
                <c:pt idx="46">
                  <c:v>584.849853515625</c:v>
                </c:pt>
                <c:pt idx="47">
                  <c:v>585.239990234375</c:v>
                </c:pt>
                <c:pt idx="48">
                  <c:v>584.9001464843749</c:v>
                </c:pt>
                <c:pt idx="49">
                  <c:v>584.93994140625</c:v>
                </c:pt>
                <c:pt idx="50">
                  <c:v>585.159912109375</c:v>
                </c:pt>
                <c:pt idx="51">
                  <c:v>584.9501953124999</c:v>
                </c:pt>
                <c:pt idx="52">
                  <c:v>682.539794921875</c:v>
                </c:pt>
                <c:pt idx="53">
                  <c:v>585.1201171874999</c:v>
                </c:pt>
                <c:pt idx="54">
                  <c:v>586.070068359375</c:v>
                </c:pt>
                <c:pt idx="55">
                  <c:v>586.409912109375</c:v>
                </c:pt>
                <c:pt idx="56">
                  <c:v>582.320068359375</c:v>
                </c:pt>
                <c:pt idx="57">
                  <c:v>585.389892578125</c:v>
                </c:pt>
                <c:pt idx="58">
                  <c:v>584.820068359375</c:v>
                </c:pt>
                <c:pt idx="59">
                  <c:v>585.0</c:v>
                </c:pt>
                <c:pt idx="60">
                  <c:v>585.0600585937499</c:v>
                </c:pt>
                <c:pt idx="61">
                  <c:v>585.02001953125</c:v>
                </c:pt>
                <c:pt idx="62">
                  <c:v>584.969970703125</c:v>
                </c:pt>
                <c:pt idx="63">
                  <c:v>585.14990234375</c:v>
                </c:pt>
                <c:pt idx="64">
                  <c:v>584.93994140625</c:v>
                </c:pt>
                <c:pt idx="65">
                  <c:v>584.940185546875</c:v>
                </c:pt>
                <c:pt idx="66">
                  <c:v>587.8798828125</c:v>
                </c:pt>
                <c:pt idx="67">
                  <c:v>582.1699218749999</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633.8100585937499</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582.3400878906249</c:v>
                </c:pt>
                <c:pt idx="88">
                  <c:v>585.14990234375</c:v>
                </c:pt>
                <c:pt idx="89">
                  <c:v>585.179931640625</c:v>
                </c:pt>
                <c:pt idx="90">
                  <c:v>584.9702148437499</c:v>
                </c:pt>
                <c:pt idx="91">
                  <c:v>584.83984375</c:v>
                </c:pt>
                <c:pt idx="92">
                  <c:v>584.969970703125</c:v>
                </c:pt>
                <c:pt idx="93">
                  <c:v>585.1501464843749</c:v>
                </c:pt>
                <c:pt idx="94">
                  <c:v>584.989990234375</c:v>
                </c:pt>
                <c:pt idx="95">
                  <c:v>585.02001953125</c:v>
                </c:pt>
                <c:pt idx="96">
                  <c:v>584.849853515625</c:v>
                </c:pt>
                <c:pt idx="97">
                  <c:v>588.010009765625</c:v>
                </c:pt>
                <c:pt idx="98">
                  <c:v>582.300048828125</c:v>
                </c:pt>
              </c:numCache>
            </c:numRef>
          </c:val>
          <c:smooth val="0"/>
          <c:extLst xmlns:c16r2="http://schemas.microsoft.com/office/drawing/2015/06/char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679.6501464843749</c:v>
                </c:pt>
                <c:pt idx="8">
                  <c:v>682.58984375</c:v>
                </c:pt>
                <c:pt idx="9">
                  <c:v>682.580078125</c:v>
                </c:pt>
                <c:pt idx="10">
                  <c:v>682.580078125</c:v>
                </c:pt>
                <c:pt idx="11">
                  <c:v>682.52001953125</c:v>
                </c:pt>
                <c:pt idx="12">
                  <c:v>682.559814453125</c:v>
                </c:pt>
                <c:pt idx="13">
                  <c:v>682.280029296875</c:v>
                </c:pt>
                <c:pt idx="14">
                  <c:v>687.3400878906249</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682.4001464843749</c:v>
                </c:pt>
                <c:pt idx="27">
                  <c:v>682.31982421875</c:v>
                </c:pt>
                <c:pt idx="28">
                  <c:v>685.60009765625</c:v>
                </c:pt>
                <c:pt idx="29">
                  <c:v>679.8400878906249</c:v>
                </c:pt>
                <c:pt idx="30">
                  <c:v>682.510009765625</c:v>
                </c:pt>
                <c:pt idx="31">
                  <c:v>682.369873046875</c:v>
                </c:pt>
                <c:pt idx="32">
                  <c:v>682.8400878906249</c:v>
                </c:pt>
                <c:pt idx="33">
                  <c:v>682.349853515625</c:v>
                </c:pt>
                <c:pt idx="34">
                  <c:v>682.489990234375</c:v>
                </c:pt>
                <c:pt idx="35">
                  <c:v>682.4501953124999</c:v>
                </c:pt>
                <c:pt idx="36">
                  <c:v>682.579833984375</c:v>
                </c:pt>
                <c:pt idx="37">
                  <c:v>682.6501464843749</c:v>
                </c:pt>
                <c:pt idx="38">
                  <c:v>682.369873046875</c:v>
                </c:pt>
                <c:pt idx="39">
                  <c:v>685.41015625</c:v>
                </c:pt>
                <c:pt idx="40">
                  <c:v>679.639892578125</c:v>
                </c:pt>
                <c:pt idx="41">
                  <c:v>682.550048828125</c:v>
                </c:pt>
                <c:pt idx="42">
                  <c:v>682.43994140625</c:v>
                </c:pt>
                <c:pt idx="43">
                  <c:v>682.4199218749999</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682.4201660156249</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679.8598632812499</c:v>
                </c:pt>
                <c:pt idx="74">
                  <c:v>682.679931640625</c:v>
                </c:pt>
                <c:pt idx="75">
                  <c:v>682.880126953125</c:v>
                </c:pt>
                <c:pt idx="76">
                  <c:v>681.989990234375</c:v>
                </c:pt>
                <c:pt idx="77">
                  <c:v>682.580078125</c:v>
                </c:pt>
                <c:pt idx="78">
                  <c:v>682.679931640625</c:v>
                </c:pt>
                <c:pt idx="79">
                  <c:v>682.429931640625</c:v>
                </c:pt>
                <c:pt idx="80">
                  <c:v>682.6699218749999</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679.8300781249999</c:v>
                </c:pt>
                <c:pt idx="96">
                  <c:v>682.35009765625</c:v>
                </c:pt>
                <c:pt idx="97">
                  <c:v>682.52978515625</c:v>
                </c:pt>
                <c:pt idx="98">
                  <c:v>682.590087890625</c:v>
                </c:pt>
              </c:numCache>
            </c:numRef>
          </c:val>
          <c:smooth val="0"/>
          <c:extLst xmlns:c16r2="http://schemas.microsoft.com/office/drawing/2015/06/char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marker val="1"/>
        <c:smooth val="0"/>
        <c:axId val="2071119416"/>
        <c:axId val="2071112696"/>
      </c:lineChart>
      <c:catAx>
        <c:axId val="2071119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112696"/>
        <c:crosses val="autoZero"/>
        <c:auto val="1"/>
        <c:lblAlgn val="ctr"/>
        <c:lblOffset val="100"/>
        <c:noMultiLvlLbl val="0"/>
      </c:catAx>
      <c:valAx>
        <c:axId val="2071112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119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190.0</c:v>
                </c:pt>
                <c:pt idx="1">
                  <c:v>194.85009765625</c:v>
                </c:pt>
                <c:pt idx="2">
                  <c:v>194.989990234375</c:v>
                </c:pt>
                <c:pt idx="3">
                  <c:v>195.1098632812499</c:v>
                </c:pt>
                <c:pt idx="4">
                  <c:v>198.41015625</c:v>
                </c:pt>
                <c:pt idx="5">
                  <c:v>191.599853515625</c:v>
                </c:pt>
                <c:pt idx="6">
                  <c:v>194.89013671875</c:v>
                </c:pt>
                <c:pt idx="7">
                  <c:v>195.030029296875</c:v>
                </c:pt>
                <c:pt idx="8">
                  <c:v>194.97998046875</c:v>
                </c:pt>
                <c:pt idx="9">
                  <c:v>195.0</c:v>
                </c:pt>
                <c:pt idx="10">
                  <c:v>195.2900390625</c:v>
                </c:pt>
                <c:pt idx="11">
                  <c:v>194.97998046875</c:v>
                </c:pt>
                <c:pt idx="12">
                  <c:v>194.85986328125</c:v>
                </c:pt>
                <c:pt idx="13">
                  <c:v>194.9499511718749</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195.2399902343749</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192.1198730468749</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194.9499511718749</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195.1098632812499</c:v>
                </c:pt>
                <c:pt idx="78">
                  <c:v>194.960205078125</c:v>
                </c:pt>
                <c:pt idx="79">
                  <c:v>194.93994140625</c:v>
                </c:pt>
                <c:pt idx="80">
                  <c:v>195.22998046875</c:v>
                </c:pt>
                <c:pt idx="81">
                  <c:v>194.849853515625</c:v>
                </c:pt>
                <c:pt idx="82">
                  <c:v>195.010009765625</c:v>
                </c:pt>
                <c:pt idx="83">
                  <c:v>194.97021484375</c:v>
                </c:pt>
                <c:pt idx="84">
                  <c:v>194.969970703125</c:v>
                </c:pt>
                <c:pt idx="85">
                  <c:v>195.0397949218749</c:v>
                </c:pt>
                <c:pt idx="86">
                  <c:v>197.830078125</c:v>
                </c:pt>
                <c:pt idx="87">
                  <c:v>192.360107421875</c:v>
                </c:pt>
                <c:pt idx="88">
                  <c:v>195.02001953125</c:v>
                </c:pt>
                <c:pt idx="89">
                  <c:v>194.83984375</c:v>
                </c:pt>
                <c:pt idx="90">
                  <c:v>194.989990234375</c:v>
                </c:pt>
                <c:pt idx="91">
                  <c:v>195.0</c:v>
                </c:pt>
                <c:pt idx="92">
                  <c:v>195.050048828125</c:v>
                </c:pt>
                <c:pt idx="93">
                  <c:v>195.0400390625</c:v>
                </c:pt>
                <c:pt idx="94">
                  <c:v>195.1198730468749</c:v>
                </c:pt>
                <c:pt idx="95">
                  <c:v>194.85009765625</c:v>
                </c:pt>
                <c:pt idx="96">
                  <c:v>195.030029296875</c:v>
                </c:pt>
                <c:pt idx="97">
                  <c:v>197.530029296875</c:v>
                </c:pt>
                <c:pt idx="98">
                  <c:v>192.570068359375</c:v>
                </c:pt>
              </c:numCache>
            </c:numRef>
          </c:val>
          <c:smooth val="0"/>
          <c:extLst xmlns:c16r2="http://schemas.microsoft.com/office/drawing/2015/06/char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marker val="1"/>
        <c:smooth val="0"/>
        <c:axId val="2069902520"/>
        <c:axId val="2069895784"/>
      </c:lineChart>
      <c:catAx>
        <c:axId val="2069902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895784"/>
        <c:crosses val="autoZero"/>
        <c:auto val="1"/>
        <c:lblAlgn val="ctr"/>
        <c:lblOffset val="100"/>
        <c:noMultiLvlLbl val="0"/>
      </c:catAx>
      <c:valAx>
        <c:axId val="2069895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02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292.7700195312499</c:v>
                </c:pt>
                <c:pt idx="7">
                  <c:v>341.0200195312499</c:v>
                </c:pt>
                <c:pt idx="8">
                  <c:v>341.419921875</c:v>
                </c:pt>
                <c:pt idx="9">
                  <c:v>294.8701171874999</c:v>
                </c:pt>
                <c:pt idx="10">
                  <c:v>290.0300292968749</c:v>
                </c:pt>
                <c:pt idx="11">
                  <c:v>292.449951171875</c:v>
                </c:pt>
                <c:pt idx="12">
                  <c:v>293.18994140625</c:v>
                </c:pt>
                <c:pt idx="13">
                  <c:v>291.97998046875</c:v>
                </c:pt>
                <c:pt idx="14">
                  <c:v>292.72998046875</c:v>
                </c:pt>
                <c:pt idx="15">
                  <c:v>292.449951171875</c:v>
                </c:pt>
                <c:pt idx="16">
                  <c:v>292.320068359375</c:v>
                </c:pt>
                <c:pt idx="17">
                  <c:v>292.6101074218749</c:v>
                </c:pt>
                <c:pt idx="18">
                  <c:v>292.39990234375</c:v>
                </c:pt>
                <c:pt idx="19">
                  <c:v>292.5300292968749</c:v>
                </c:pt>
                <c:pt idx="20">
                  <c:v>295.18994140625</c:v>
                </c:pt>
                <c:pt idx="21">
                  <c:v>289.840087890625</c:v>
                </c:pt>
                <c:pt idx="22">
                  <c:v>292.6298828125</c:v>
                </c:pt>
                <c:pt idx="23">
                  <c:v>292.4501953124999</c:v>
                </c:pt>
                <c:pt idx="24">
                  <c:v>292.559814453125</c:v>
                </c:pt>
                <c:pt idx="25">
                  <c:v>292.22998046875</c:v>
                </c:pt>
                <c:pt idx="26">
                  <c:v>292.820068359375</c:v>
                </c:pt>
                <c:pt idx="27">
                  <c:v>292.9599609375</c:v>
                </c:pt>
                <c:pt idx="28">
                  <c:v>291.840087890625</c:v>
                </c:pt>
                <c:pt idx="29">
                  <c:v>309.409912109375</c:v>
                </c:pt>
                <c:pt idx="30">
                  <c:v>275.6601562499999</c:v>
                </c:pt>
                <c:pt idx="31">
                  <c:v>295.349853515625</c:v>
                </c:pt>
                <c:pt idx="32">
                  <c:v>289.5400390624999</c:v>
                </c:pt>
                <c:pt idx="33">
                  <c:v>292.489990234375</c:v>
                </c:pt>
                <c:pt idx="34">
                  <c:v>292.60009765625</c:v>
                </c:pt>
                <c:pt idx="35">
                  <c:v>292.4399414062499</c:v>
                </c:pt>
                <c:pt idx="36">
                  <c:v>293.06005859375</c:v>
                </c:pt>
                <c:pt idx="37">
                  <c:v>292.0</c:v>
                </c:pt>
                <c:pt idx="38">
                  <c:v>292.9299316406249</c:v>
                </c:pt>
                <c:pt idx="39">
                  <c:v>292.35009765625</c:v>
                </c:pt>
                <c:pt idx="40">
                  <c:v>292.2700195312499</c:v>
                </c:pt>
                <c:pt idx="41">
                  <c:v>292.33984375</c:v>
                </c:pt>
                <c:pt idx="42">
                  <c:v>295.669921875</c:v>
                </c:pt>
                <c:pt idx="43">
                  <c:v>289.4602050781249</c:v>
                </c:pt>
                <c:pt idx="44">
                  <c:v>292.68994140625</c:v>
                </c:pt>
                <c:pt idx="45">
                  <c:v>292.4399414062499</c:v>
                </c:pt>
                <c:pt idx="46">
                  <c:v>292.449951171875</c:v>
                </c:pt>
                <c:pt idx="47">
                  <c:v>292.60009765625</c:v>
                </c:pt>
                <c:pt idx="48">
                  <c:v>292.39990234375</c:v>
                </c:pt>
                <c:pt idx="49">
                  <c:v>292.3701171874999</c:v>
                </c:pt>
                <c:pt idx="50">
                  <c:v>292.60986328125</c:v>
                </c:pt>
                <c:pt idx="51">
                  <c:v>292.989990234375</c:v>
                </c:pt>
                <c:pt idx="52">
                  <c:v>292.1201171874999</c:v>
                </c:pt>
                <c:pt idx="53">
                  <c:v>295.340087890625</c:v>
                </c:pt>
                <c:pt idx="54">
                  <c:v>289.7700195312499</c:v>
                </c:pt>
                <c:pt idx="55">
                  <c:v>292.849853515625</c:v>
                </c:pt>
                <c:pt idx="56">
                  <c:v>292.1301269531249</c:v>
                </c:pt>
                <c:pt idx="57">
                  <c:v>292.52978515625</c:v>
                </c:pt>
                <c:pt idx="58">
                  <c:v>292.6601562499999</c:v>
                </c:pt>
                <c:pt idx="59">
                  <c:v>292.580078125</c:v>
                </c:pt>
                <c:pt idx="60">
                  <c:v>292.199951171875</c:v>
                </c:pt>
                <c:pt idx="61">
                  <c:v>292.5300292968749</c:v>
                </c:pt>
                <c:pt idx="62">
                  <c:v>292.5200195312499</c:v>
                </c:pt>
                <c:pt idx="63">
                  <c:v>292.4399414062499</c:v>
                </c:pt>
                <c:pt idx="64">
                  <c:v>295.14990234375</c:v>
                </c:pt>
                <c:pt idx="65">
                  <c:v>289.81005859375</c:v>
                </c:pt>
                <c:pt idx="66">
                  <c:v>292.60986328125</c:v>
                </c:pt>
                <c:pt idx="67">
                  <c:v>292.4401855468749</c:v>
                </c:pt>
                <c:pt idx="68">
                  <c:v>292.6298828125</c:v>
                </c:pt>
                <c:pt idx="69">
                  <c:v>292.5200195312499</c:v>
                </c:pt>
                <c:pt idx="70">
                  <c:v>293.18994140625</c:v>
                </c:pt>
                <c:pt idx="71">
                  <c:v>291.75</c:v>
                </c:pt>
                <c:pt idx="72">
                  <c:v>292.5400390624999</c:v>
                </c:pt>
                <c:pt idx="73">
                  <c:v>292.4101562499999</c:v>
                </c:pt>
                <c:pt idx="74">
                  <c:v>292.7998046875</c:v>
                </c:pt>
                <c:pt idx="75">
                  <c:v>295.0100097656249</c:v>
                </c:pt>
                <c:pt idx="76">
                  <c:v>289.6901855468749</c:v>
                </c:pt>
                <c:pt idx="77">
                  <c:v>292.56982421875</c:v>
                </c:pt>
                <c:pt idx="78">
                  <c:v>292.56005859375</c:v>
                </c:pt>
                <c:pt idx="79">
                  <c:v>292.4599609375</c:v>
                </c:pt>
                <c:pt idx="80">
                  <c:v>292.5300292968749</c:v>
                </c:pt>
                <c:pt idx="81">
                  <c:v>292.35009765625</c:v>
                </c:pt>
                <c:pt idx="82">
                  <c:v>292.739990234375</c:v>
                </c:pt>
                <c:pt idx="83">
                  <c:v>292.389892578125</c:v>
                </c:pt>
                <c:pt idx="84">
                  <c:v>292.5400390624999</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292.8801269531249</c:v>
                </c:pt>
                <c:pt idx="96">
                  <c:v>292.2600097656249</c:v>
                </c:pt>
                <c:pt idx="97">
                  <c:v>295.219970703125</c:v>
                </c:pt>
                <c:pt idx="98">
                  <c:v>289.919921875</c:v>
                </c:pt>
              </c:numCache>
            </c:numRef>
          </c:val>
          <c:smooth val="0"/>
          <c:extLst xmlns:c16r2="http://schemas.microsoft.com/office/drawing/2015/06/char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marker val="1"/>
        <c:smooth val="0"/>
        <c:axId val="2071051496"/>
        <c:axId val="2071044712"/>
      </c:lineChart>
      <c:catAx>
        <c:axId val="2071051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044712"/>
        <c:crosses val="autoZero"/>
        <c:auto val="1"/>
        <c:lblAlgn val="ctr"/>
        <c:lblOffset val="100"/>
        <c:noMultiLvlLbl val="0"/>
      </c:catAx>
      <c:valAx>
        <c:axId val="2071044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051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67.89013671874999</c:v>
                </c:pt>
                <c:pt idx="1">
                  <c:v>106.829833984375</c:v>
                </c:pt>
                <c:pt idx="2">
                  <c:v>88.80004882812499</c:v>
                </c:pt>
                <c:pt idx="3">
                  <c:v>97.52001953125</c:v>
                </c:pt>
                <c:pt idx="4">
                  <c:v>98.2900390625</c:v>
                </c:pt>
                <c:pt idx="5">
                  <c:v>96.760009765625</c:v>
                </c:pt>
                <c:pt idx="6">
                  <c:v>96.14990234374999</c:v>
                </c:pt>
                <c:pt idx="7">
                  <c:v>98.110107421875</c:v>
                </c:pt>
                <c:pt idx="8">
                  <c:v>116.449951171875</c:v>
                </c:pt>
                <c:pt idx="9">
                  <c:v>126.97998046875</c:v>
                </c:pt>
                <c:pt idx="10">
                  <c:v>103.469970703125</c:v>
                </c:pt>
                <c:pt idx="11">
                  <c:v>102.699951171875</c:v>
                </c:pt>
                <c:pt idx="12">
                  <c:v>94.39013671874999</c:v>
                </c:pt>
                <c:pt idx="13">
                  <c:v>97.5</c:v>
                </c:pt>
                <c:pt idx="14">
                  <c:v>99.510009765625</c:v>
                </c:pt>
                <c:pt idx="15">
                  <c:v>94.81005859374999</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95.68994140624999</c:v>
                </c:pt>
                <c:pt idx="25">
                  <c:v>99.75</c:v>
                </c:pt>
                <c:pt idx="26">
                  <c:v>96.650146484375</c:v>
                </c:pt>
                <c:pt idx="27">
                  <c:v>90.17993164062499</c:v>
                </c:pt>
                <c:pt idx="28">
                  <c:v>97.14013671874999</c:v>
                </c:pt>
                <c:pt idx="29">
                  <c:v>103.119873046875</c:v>
                </c:pt>
                <c:pt idx="30">
                  <c:v>92.7099609375</c:v>
                </c:pt>
                <c:pt idx="31">
                  <c:v>98.0400390625</c:v>
                </c:pt>
                <c:pt idx="32">
                  <c:v>96.60009765624999</c:v>
                </c:pt>
                <c:pt idx="33">
                  <c:v>97.329833984375</c:v>
                </c:pt>
                <c:pt idx="34">
                  <c:v>97.91015625</c:v>
                </c:pt>
                <c:pt idx="35">
                  <c:v>96.77001953125</c:v>
                </c:pt>
                <c:pt idx="36">
                  <c:v>97.419921875</c:v>
                </c:pt>
                <c:pt idx="37">
                  <c:v>100.60009765625</c:v>
                </c:pt>
                <c:pt idx="38">
                  <c:v>94.659912109375</c:v>
                </c:pt>
                <c:pt idx="39">
                  <c:v>97.10009765624999</c:v>
                </c:pt>
                <c:pt idx="40">
                  <c:v>99.02978515624997</c:v>
                </c:pt>
                <c:pt idx="41">
                  <c:v>96.22021484375</c:v>
                </c:pt>
                <c:pt idx="42">
                  <c:v>97.829833984375</c:v>
                </c:pt>
                <c:pt idx="43">
                  <c:v>97.60009765624999</c:v>
                </c:pt>
                <c:pt idx="44">
                  <c:v>98.219970703125</c:v>
                </c:pt>
                <c:pt idx="45">
                  <c:v>96.5400390625</c:v>
                </c:pt>
                <c:pt idx="46">
                  <c:v>98.08984375</c:v>
                </c:pt>
                <c:pt idx="47">
                  <c:v>96.980224609375</c:v>
                </c:pt>
                <c:pt idx="48">
                  <c:v>97.919921875</c:v>
                </c:pt>
                <c:pt idx="49">
                  <c:v>96.87988281249996</c:v>
                </c:pt>
                <c:pt idx="50">
                  <c:v>105.510009765625</c:v>
                </c:pt>
                <c:pt idx="51">
                  <c:v>98.380126953125</c:v>
                </c:pt>
                <c:pt idx="52">
                  <c:v>95.31005859374999</c:v>
                </c:pt>
                <c:pt idx="53">
                  <c:v>90.43994140625</c:v>
                </c:pt>
                <c:pt idx="54">
                  <c:v>105.0</c:v>
                </c:pt>
                <c:pt idx="55">
                  <c:v>97.35986328125</c:v>
                </c:pt>
                <c:pt idx="56">
                  <c:v>98.239990234375</c:v>
                </c:pt>
                <c:pt idx="57">
                  <c:v>89.77001953125</c:v>
                </c:pt>
                <c:pt idx="58">
                  <c:v>104.050048828125</c:v>
                </c:pt>
                <c:pt idx="59">
                  <c:v>97.949951171875</c:v>
                </c:pt>
                <c:pt idx="60">
                  <c:v>95.87011718749999</c:v>
                </c:pt>
                <c:pt idx="61">
                  <c:v>90.88989257812499</c:v>
                </c:pt>
                <c:pt idx="62">
                  <c:v>106.360107421875</c:v>
                </c:pt>
                <c:pt idx="63">
                  <c:v>98.14990234374999</c:v>
                </c:pt>
                <c:pt idx="64">
                  <c:v>89.130126953125</c:v>
                </c:pt>
                <c:pt idx="65">
                  <c:v>105.559814453125</c:v>
                </c:pt>
                <c:pt idx="66">
                  <c:v>96.75</c:v>
                </c:pt>
                <c:pt idx="67">
                  <c:v>99.41015625</c:v>
                </c:pt>
                <c:pt idx="68">
                  <c:v>97.58984375</c:v>
                </c:pt>
                <c:pt idx="69">
                  <c:v>96.510009765625</c:v>
                </c:pt>
                <c:pt idx="70">
                  <c:v>97.5400390625</c:v>
                </c:pt>
                <c:pt idx="71">
                  <c:v>90.35009765624999</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84.06005859374999</c:v>
                </c:pt>
                <c:pt idx="83">
                  <c:v>103.830078125</c:v>
                </c:pt>
                <c:pt idx="84">
                  <c:v>91.87988281249996</c:v>
                </c:pt>
                <c:pt idx="85">
                  <c:v>106.080078125</c:v>
                </c:pt>
                <c:pt idx="86">
                  <c:v>94.62988281249996</c:v>
                </c:pt>
                <c:pt idx="87">
                  <c:v>98.62011718749999</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96.34008789062499</c:v>
                </c:pt>
              </c:numCache>
            </c:numRef>
          </c:val>
          <c:smooth val="0"/>
          <c:extLst xmlns:c16r2="http://schemas.microsoft.com/office/drawing/2015/06/char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marker val="1"/>
        <c:smooth val="0"/>
        <c:axId val="2071033512"/>
        <c:axId val="2071027432"/>
      </c:lineChart>
      <c:catAx>
        <c:axId val="2071033512"/>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2071027432"/>
        <c:crosses val="autoZero"/>
        <c:auto val="1"/>
        <c:lblAlgn val="ctr"/>
        <c:lblOffset val="100"/>
        <c:noMultiLvlLbl val="0"/>
      </c:catAx>
      <c:valAx>
        <c:axId val="2071027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2071033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98.30004882812499</c:v>
                </c:pt>
                <c:pt idx="5">
                  <c:v>96.7900390625</c:v>
                </c:pt>
                <c:pt idx="6">
                  <c:v>98.22998046875</c:v>
                </c:pt>
                <c:pt idx="7">
                  <c:v>97.869873046875</c:v>
                </c:pt>
                <c:pt idx="8">
                  <c:v>104.219970703125</c:v>
                </c:pt>
                <c:pt idx="9">
                  <c:v>99.18017578125</c:v>
                </c:pt>
                <c:pt idx="10">
                  <c:v>93.7099609375</c:v>
                </c:pt>
                <c:pt idx="11">
                  <c:v>92.570068359375</c:v>
                </c:pt>
                <c:pt idx="12">
                  <c:v>130.9499511718749</c:v>
                </c:pt>
                <c:pt idx="13">
                  <c:v>67.929931640625</c:v>
                </c:pt>
                <c:pt idx="14">
                  <c:v>93.489990234375</c:v>
                </c:pt>
                <c:pt idx="15">
                  <c:v>104.7900390625</c:v>
                </c:pt>
                <c:pt idx="16">
                  <c:v>101.199951171875</c:v>
                </c:pt>
                <c:pt idx="17">
                  <c:v>92.89990234374999</c:v>
                </c:pt>
                <c:pt idx="18">
                  <c:v>98.52001953125</c:v>
                </c:pt>
                <c:pt idx="19">
                  <c:v>98.33007812499999</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95.09008789062499</c:v>
                </c:pt>
                <c:pt idx="33">
                  <c:v>94.52978515624997</c:v>
                </c:pt>
                <c:pt idx="34">
                  <c:v>93.68017578125</c:v>
                </c:pt>
                <c:pt idx="35">
                  <c:v>107.079833984375</c:v>
                </c:pt>
                <c:pt idx="36">
                  <c:v>87.70019531249999</c:v>
                </c:pt>
                <c:pt idx="37">
                  <c:v>102.10986328125</c:v>
                </c:pt>
                <c:pt idx="38">
                  <c:v>93.909912109375</c:v>
                </c:pt>
                <c:pt idx="39">
                  <c:v>103.400146484375</c:v>
                </c:pt>
                <c:pt idx="40">
                  <c:v>97.47998046875</c:v>
                </c:pt>
                <c:pt idx="41">
                  <c:v>98.33007812499999</c:v>
                </c:pt>
                <c:pt idx="42">
                  <c:v>98.88989257812499</c:v>
                </c:pt>
                <c:pt idx="43">
                  <c:v>102.02001953125</c:v>
                </c:pt>
                <c:pt idx="44">
                  <c:v>89.83007812499999</c:v>
                </c:pt>
                <c:pt idx="45">
                  <c:v>91.7998046875</c:v>
                </c:pt>
                <c:pt idx="46">
                  <c:v>105.590087890625</c:v>
                </c:pt>
                <c:pt idx="47">
                  <c:v>91.409912109375</c:v>
                </c:pt>
                <c:pt idx="48">
                  <c:v>95.60009765624999</c:v>
                </c:pt>
                <c:pt idx="49">
                  <c:v>97.949951171875</c:v>
                </c:pt>
                <c:pt idx="50">
                  <c:v>103.090087890625</c:v>
                </c:pt>
                <c:pt idx="51">
                  <c:v>102.3798828125</c:v>
                </c:pt>
                <c:pt idx="52">
                  <c:v>95.70019531249999</c:v>
                </c:pt>
                <c:pt idx="53">
                  <c:v>96.919921875</c:v>
                </c:pt>
                <c:pt idx="54">
                  <c:v>96.919921875</c:v>
                </c:pt>
                <c:pt idx="55">
                  <c:v>105.77001953125</c:v>
                </c:pt>
                <c:pt idx="56">
                  <c:v>81.699951171875</c:v>
                </c:pt>
                <c:pt idx="57">
                  <c:v>107.090087890625</c:v>
                </c:pt>
                <c:pt idx="58">
                  <c:v>94.919921875</c:v>
                </c:pt>
                <c:pt idx="59">
                  <c:v>90.12011718749999</c:v>
                </c:pt>
                <c:pt idx="60">
                  <c:v>106.169921875</c:v>
                </c:pt>
                <c:pt idx="61">
                  <c:v>95.780029296875</c:v>
                </c:pt>
                <c:pt idx="62">
                  <c:v>97.97998046875</c:v>
                </c:pt>
                <c:pt idx="63">
                  <c:v>99.59008789062499</c:v>
                </c:pt>
                <c:pt idx="64">
                  <c:v>95.099853515625</c:v>
                </c:pt>
                <c:pt idx="65">
                  <c:v>97.05004882812499</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95.80004882812499</c:v>
                </c:pt>
                <c:pt idx="76">
                  <c:v>96.75</c:v>
                </c:pt>
                <c:pt idx="77">
                  <c:v>97.75</c:v>
                </c:pt>
                <c:pt idx="78">
                  <c:v>90.570068359375</c:v>
                </c:pt>
                <c:pt idx="79">
                  <c:v>105.85986328125</c:v>
                </c:pt>
                <c:pt idx="80">
                  <c:v>96.610107421875</c:v>
                </c:pt>
                <c:pt idx="81">
                  <c:v>93.35009765624999</c:v>
                </c:pt>
                <c:pt idx="82">
                  <c:v>94.429931640625</c:v>
                </c:pt>
                <c:pt idx="83">
                  <c:v>105.969970703125</c:v>
                </c:pt>
                <c:pt idx="84">
                  <c:v>96.010009765625</c:v>
                </c:pt>
                <c:pt idx="85">
                  <c:v>97.06005859374999</c:v>
                </c:pt>
                <c:pt idx="86">
                  <c:v>96.13989257812499</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94.81005859374999</c:v>
                </c:pt>
                <c:pt idx="96">
                  <c:v>104.179931640625</c:v>
                </c:pt>
                <c:pt idx="97">
                  <c:v>92.89990234374999</c:v>
                </c:pt>
                <c:pt idx="98">
                  <c:v>94.89013671874999</c:v>
                </c:pt>
              </c:numCache>
            </c:numRef>
          </c:val>
          <c:smooth val="0"/>
          <c:extLst xmlns:c16r2="http://schemas.microsoft.com/office/drawing/2015/06/char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marker val="1"/>
        <c:smooth val="0"/>
        <c:axId val="2098570056"/>
        <c:axId val="2098575960"/>
      </c:lineChart>
      <c:catAx>
        <c:axId val="2098570056"/>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2098575960"/>
        <c:crosses val="autoZero"/>
        <c:auto val="1"/>
        <c:lblAlgn val="ctr"/>
        <c:lblOffset val="100"/>
        <c:noMultiLvlLbl val="0"/>
      </c:catAx>
      <c:valAx>
        <c:axId val="2098575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2098570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 Id="rId2" Type="http://schemas.microsoft.com/office/2011/relationships/webextension" Target="webextension2.xml"/><Relationship Id="rId3" Type="http://schemas.microsoft.com/office/2011/relationships/webextension" Target="webextension3.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6</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9</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5</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8</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10</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b:Tag>
    <b:SourceType>InternetSite</b:SourceType>
    <b:Guid>{8571D76D-E704-4A22-A9B0-FD31E9376C47}</b:Guid>
    <b:Title>Transmission of IPv6 Packets over BLUETOOTH Low Energy</b:Title>
    <b:Year>2011</b:Year>
    <b:Author>
      <b:Author>
        <b:Corporate>Isomaki, M., Nieminen, J., Gomez, C., Shelby, Z., Savolainen, T., &amp; Patil, B.</b:Corporate>
      </b:Author>
    </b:Author>
    <b:InternetSiteTitle>tools.ietf.org</b:InternetSiteTitle>
    <b:Month>April</b:Month>
    <b:Day>19</b:Day>
    <b:URL>https://tools.ietf.org/html/draft-ietf-6lowpan-btle-00</b:URL>
    <b:YearAccessed>2016</b:YearAccessed>
    <b:MonthAccessed>April</b:MonthAccessed>
    <b:DayAccessed>12</b:DayAccessed>
    <b:RefOrder>1</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11</b:RefOrder>
  </b:Source>
  <b:Source>
    <b:Tag>11</b:Tag>
    <b:SourceType>InternetSite</b:SourceType>
    <b:Guid>{2B222F3F-9F57-4191-BBE7-C1E16CEE157F}</b:Guid>
    <b:Title>MQTT Version 3.1.1</b:Title>
    <b:Year>2014</b:Year>
    <b:Author>
      <b:Author>
        <b:Corporate>OASIS Technical Committee</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13</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14</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15</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16</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17</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18</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19</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20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12</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4</b:RefOrder>
  </b:Source>
  <b:Source>
    <b:Tag>20</b:Tag>
    <b:SourceType>DocumentFromInternetSite</b:SourceType>
    <b:Guid>{C3A37A40-9EE2-4E46-AF9C-74E22CBFAA43}</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b:MonthAccessed>
    <b:DayAccessed>26</b:DayAccessed>
    <b:RefOrder>7</b:RefOrder>
  </b:Source>
</b:Sources>
</file>

<file path=customXml/itemProps1.xml><?xml version="1.0" encoding="utf-8"?>
<ds:datastoreItem xmlns:ds="http://schemas.openxmlformats.org/officeDocument/2006/customXml" ds:itemID="{1468E533-0BAB-D648-B5B3-7842249C3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75</Pages>
  <Words>16099</Words>
  <Characters>91770</Characters>
  <Application>Microsoft Macintosh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Alex Chen</cp:lastModifiedBy>
  <cp:revision>564</cp:revision>
  <cp:lastPrinted>2016-05-02T17:23:00Z</cp:lastPrinted>
  <dcterms:created xsi:type="dcterms:W3CDTF">2016-05-02T17:18:00Z</dcterms:created>
  <dcterms:modified xsi:type="dcterms:W3CDTF">2016-05-16T03:42:00Z</dcterms:modified>
</cp:coreProperties>
</file>